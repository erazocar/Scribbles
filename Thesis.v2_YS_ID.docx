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9.xml" ContentType="application/vnd.openxmlformats-officedocument.wordprocessingml.footer+xml"/>
  <Override PartName="/word/header23.xml" ContentType="application/vnd.openxmlformats-officedocument.wordprocessingml.header+xml"/>
  <Override PartName="/word/footer20.xml" ContentType="application/vnd.openxmlformats-officedocument.wordprocessingml.footer+xml"/>
  <Override PartName="/word/header24.xml" ContentType="application/vnd.openxmlformats-officedocument.wordprocessingml.header+xml"/>
  <Override PartName="/word/footer21.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2.xml" ContentType="application/vnd.openxmlformats-officedocument.wordprocessingml.footer+xml"/>
  <Override PartName="/word/header27.xml" ContentType="application/vnd.openxmlformats-officedocument.wordprocessingml.header+xml"/>
  <Override PartName="/word/footer23.xml" ContentType="application/vnd.openxmlformats-officedocument.wordprocessingml.footer+xml"/>
  <Override PartName="/word/header28.xml" ContentType="application/vnd.openxmlformats-officedocument.wordprocessingml.header+xml"/>
  <Override PartName="/word/footer24.xml" ContentType="application/vnd.openxmlformats-officedocument.wordprocessingml.footer+xml"/>
  <Override PartName="/word/header29.xml" ContentType="application/vnd.openxmlformats-officedocument.wordprocessingml.header+xml"/>
  <Override PartName="/word/footer25.xml" ContentType="application/vnd.openxmlformats-officedocument.wordprocessingml.footer+xml"/>
  <Override PartName="/word/header30.xml" ContentType="application/vnd.openxmlformats-officedocument.wordprocessingml.header+xml"/>
  <Override PartName="/word/footer26.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footer30.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3.xml" ContentType="application/vnd.openxmlformats-officedocument.wordprocessingml.header+xml"/>
  <Override PartName="/word/footer3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C0385" w14:textId="181A5996" w:rsidR="00F90733" w:rsidRDefault="00F90733">
      <w:pPr>
        <w:spacing w:before="0" w:after="160" w:line="259" w:lineRule="auto"/>
        <w:ind w:firstLine="0"/>
        <w:jc w:val="left"/>
        <w:rPr>
          <w:ins w:id="0" w:author="Carlos Erazo" w:date="2020-08-15T02:26:00Z"/>
        </w:rPr>
      </w:pPr>
      <w:ins w:id="1" w:author="Carlos Erazo" w:date="2020-08-15T02:13:00Z">
        <w:r w:rsidRPr="0074657F">
          <w:t>Cover</w:t>
        </w:r>
      </w:ins>
    </w:p>
    <w:p w14:paraId="45EB7E2C" w14:textId="76404543" w:rsidR="00C177A1" w:rsidRDefault="00C177A1">
      <w:pPr>
        <w:spacing w:before="0" w:after="160" w:line="259" w:lineRule="auto"/>
        <w:ind w:firstLine="0"/>
        <w:jc w:val="left"/>
        <w:rPr>
          <w:ins w:id="2" w:author="Carlos Erazo" w:date="2020-08-15T02:26:00Z"/>
        </w:rPr>
      </w:pPr>
    </w:p>
    <w:p w14:paraId="1AAE20A4" w14:textId="0E493B39" w:rsidR="00C177A1" w:rsidRDefault="00C177A1">
      <w:pPr>
        <w:spacing w:before="0" w:after="160" w:line="259" w:lineRule="auto"/>
        <w:ind w:firstLine="0"/>
        <w:jc w:val="left"/>
        <w:rPr>
          <w:ins w:id="3" w:author="Carlos Erazo" w:date="2020-08-15T02:29:00Z"/>
        </w:rPr>
      </w:pPr>
      <w:ins w:id="4" w:author="Carlos Erazo" w:date="2020-08-15T02:26:00Z">
        <w:r>
          <w:t xml:space="preserve">HydroLang: Development of a web-based framework for </w:t>
        </w:r>
      </w:ins>
      <w:ins w:id="5" w:author="Carlos Erazo" w:date="2020-08-15T02:27:00Z">
        <w:r>
          <w:t>environmental and hydrological analyses</w:t>
        </w:r>
      </w:ins>
    </w:p>
    <w:p w14:paraId="2A71BF51" w14:textId="71C0847A" w:rsidR="00E6700F" w:rsidRDefault="00E6700F">
      <w:pPr>
        <w:spacing w:before="0" w:after="160" w:line="259" w:lineRule="auto"/>
        <w:ind w:firstLine="0"/>
        <w:jc w:val="left"/>
        <w:rPr>
          <w:ins w:id="6" w:author="Carlos Erazo" w:date="2020-08-15T02:29:00Z"/>
        </w:rPr>
      </w:pPr>
    </w:p>
    <w:p w14:paraId="01A733C3" w14:textId="55A9BCDC" w:rsidR="00E6700F" w:rsidRPr="00E6700F" w:rsidRDefault="00E6700F">
      <w:pPr>
        <w:spacing w:before="0" w:after="160" w:line="259" w:lineRule="auto"/>
        <w:ind w:firstLine="0"/>
        <w:jc w:val="left"/>
        <w:rPr>
          <w:ins w:id="7" w:author="Carlos Erazo" w:date="2020-08-15T02:13:00Z"/>
          <w:lang w:val="de-DE"/>
          <w:rPrChange w:id="8" w:author="Carlos Erazo" w:date="2020-08-15T02:29:00Z">
            <w:rPr>
              <w:ins w:id="9" w:author="Carlos Erazo" w:date="2020-08-15T02:13:00Z"/>
            </w:rPr>
          </w:rPrChange>
        </w:rPr>
      </w:pPr>
      <w:ins w:id="10" w:author="Carlos Erazo" w:date="2020-08-15T02:29:00Z">
        <w:r w:rsidRPr="00E6700F">
          <w:rPr>
            <w:lang w:val="de-DE"/>
            <w:rPrChange w:id="11" w:author="Carlos Erazo" w:date="2020-08-15T02:29:00Z">
              <w:rPr/>
            </w:rPrChange>
          </w:rPr>
          <w:t>HydroLang: Entwicklung eines webbasierten Frameworks für umweltbezogene und hydrologische Analysen</w:t>
        </w:r>
      </w:ins>
    </w:p>
    <w:p w14:paraId="742C5D16" w14:textId="77777777" w:rsidR="00F90733" w:rsidRPr="00E6700F" w:rsidRDefault="00F90733">
      <w:pPr>
        <w:spacing w:before="0" w:after="160" w:line="259" w:lineRule="auto"/>
        <w:ind w:firstLine="0"/>
        <w:jc w:val="left"/>
        <w:rPr>
          <w:ins w:id="12" w:author="Carlos Erazo" w:date="2020-08-15T02:13:00Z"/>
          <w:lang w:val="de-DE"/>
          <w:rPrChange w:id="13" w:author="Carlos Erazo" w:date="2020-08-15T02:29:00Z">
            <w:rPr>
              <w:ins w:id="14" w:author="Carlos Erazo" w:date="2020-08-15T02:13:00Z"/>
            </w:rPr>
          </w:rPrChange>
        </w:rPr>
      </w:pPr>
      <w:ins w:id="15" w:author="Carlos Erazo" w:date="2020-08-15T02:13:00Z">
        <w:r w:rsidRPr="00E6700F">
          <w:rPr>
            <w:lang w:val="de-DE"/>
            <w:rPrChange w:id="16" w:author="Carlos Erazo" w:date="2020-08-15T02:29:00Z">
              <w:rPr/>
            </w:rPrChange>
          </w:rPr>
          <w:br w:type="page"/>
        </w:r>
      </w:ins>
    </w:p>
    <w:p w14:paraId="27E0151D" w14:textId="77777777" w:rsidR="00F90733" w:rsidRPr="00E6700F" w:rsidRDefault="00F90733">
      <w:pPr>
        <w:spacing w:before="0" w:after="160" w:line="259" w:lineRule="auto"/>
        <w:ind w:firstLine="0"/>
        <w:jc w:val="left"/>
        <w:rPr>
          <w:ins w:id="17" w:author="Carlos Erazo" w:date="2020-08-15T02:13:00Z"/>
          <w:lang w:val="de-DE"/>
          <w:rPrChange w:id="18" w:author="Carlos Erazo" w:date="2020-08-15T02:29:00Z">
            <w:rPr>
              <w:ins w:id="19" w:author="Carlos Erazo" w:date="2020-08-15T02:13:00Z"/>
            </w:rPr>
          </w:rPrChange>
        </w:rPr>
      </w:pPr>
      <w:ins w:id="20" w:author="Carlos Erazo" w:date="2020-08-15T02:13:00Z">
        <w:r w:rsidRPr="00E6700F">
          <w:rPr>
            <w:lang w:val="de-DE"/>
            <w:rPrChange w:id="21" w:author="Carlos Erazo" w:date="2020-08-15T02:29:00Z">
              <w:rPr/>
            </w:rPrChange>
          </w:rPr>
          <w:lastRenderedPageBreak/>
          <w:br w:type="page"/>
        </w:r>
      </w:ins>
    </w:p>
    <w:p w14:paraId="07D7F69B" w14:textId="77777777" w:rsidR="00F90733" w:rsidRPr="00B90347" w:rsidRDefault="00F90733">
      <w:pPr>
        <w:spacing w:before="0" w:after="160" w:line="259" w:lineRule="auto"/>
        <w:ind w:firstLine="0"/>
        <w:jc w:val="left"/>
        <w:rPr>
          <w:ins w:id="22" w:author="Carlos Erazo" w:date="2020-08-15T02:13:00Z"/>
        </w:rPr>
      </w:pPr>
      <w:ins w:id="23" w:author="Carlos Erazo" w:date="2020-08-15T02:13:00Z">
        <w:r w:rsidRPr="00B90347">
          <w:lastRenderedPageBreak/>
          <w:t>Cover with german titles</w:t>
        </w:r>
      </w:ins>
    </w:p>
    <w:p w14:paraId="6D4CA9F1" w14:textId="77777777" w:rsidR="00F90733" w:rsidRPr="00B90347" w:rsidRDefault="00F90733">
      <w:pPr>
        <w:spacing w:before="0" w:after="160" w:line="259" w:lineRule="auto"/>
        <w:ind w:firstLine="0"/>
        <w:jc w:val="left"/>
        <w:rPr>
          <w:ins w:id="24" w:author="Carlos Erazo" w:date="2020-08-15T02:13:00Z"/>
        </w:rPr>
      </w:pPr>
      <w:ins w:id="25" w:author="Carlos Erazo" w:date="2020-08-15T02:13:00Z">
        <w:r w:rsidRPr="00B90347">
          <w:br w:type="page"/>
        </w:r>
      </w:ins>
    </w:p>
    <w:p w14:paraId="4EA8AE0B" w14:textId="77777777" w:rsidR="00F90733" w:rsidRPr="00B90347" w:rsidRDefault="00F90733">
      <w:pPr>
        <w:spacing w:before="0" w:after="160" w:line="259" w:lineRule="auto"/>
        <w:ind w:firstLine="0"/>
        <w:jc w:val="left"/>
        <w:rPr>
          <w:ins w:id="26" w:author="Carlos Erazo" w:date="2020-08-15T02:16:00Z"/>
        </w:rPr>
      </w:pPr>
    </w:p>
    <w:p w14:paraId="15D727DF" w14:textId="77777777" w:rsidR="00F90733" w:rsidRPr="00B90347" w:rsidRDefault="00F90733">
      <w:pPr>
        <w:spacing w:before="0" w:after="160" w:line="259" w:lineRule="auto"/>
        <w:ind w:firstLine="0"/>
        <w:jc w:val="left"/>
        <w:rPr>
          <w:ins w:id="27" w:author="Carlos Erazo" w:date="2020-08-15T02:16:00Z"/>
        </w:rPr>
      </w:pPr>
    </w:p>
    <w:p w14:paraId="16009582" w14:textId="77777777" w:rsidR="00F90733" w:rsidRPr="00B90347" w:rsidRDefault="00F90733">
      <w:pPr>
        <w:spacing w:before="0" w:after="160" w:line="259" w:lineRule="auto"/>
        <w:ind w:firstLine="0"/>
        <w:jc w:val="left"/>
        <w:rPr>
          <w:ins w:id="28" w:author="Carlos Erazo" w:date="2020-08-15T02:16:00Z"/>
        </w:rPr>
      </w:pPr>
    </w:p>
    <w:p w14:paraId="606DB781" w14:textId="77777777" w:rsidR="00F90733" w:rsidRPr="00B90347" w:rsidRDefault="00F90733">
      <w:pPr>
        <w:spacing w:before="0" w:after="160" w:line="259" w:lineRule="auto"/>
        <w:ind w:firstLine="0"/>
        <w:jc w:val="left"/>
        <w:rPr>
          <w:ins w:id="29" w:author="Carlos Erazo" w:date="2020-08-15T02:16:00Z"/>
        </w:rPr>
      </w:pPr>
    </w:p>
    <w:p w14:paraId="4F8D854C" w14:textId="77777777" w:rsidR="00F90733" w:rsidRPr="00B90347" w:rsidRDefault="00F90733">
      <w:pPr>
        <w:spacing w:before="0" w:after="160" w:line="259" w:lineRule="auto"/>
        <w:ind w:firstLine="0"/>
        <w:jc w:val="left"/>
        <w:rPr>
          <w:ins w:id="30" w:author="Carlos Erazo" w:date="2020-08-15T02:16:00Z"/>
        </w:rPr>
      </w:pPr>
    </w:p>
    <w:p w14:paraId="41943DF1" w14:textId="77777777" w:rsidR="00F90733" w:rsidRPr="00B90347" w:rsidRDefault="00F90733">
      <w:pPr>
        <w:spacing w:before="0" w:after="160" w:line="259" w:lineRule="auto"/>
        <w:ind w:firstLine="0"/>
        <w:jc w:val="left"/>
        <w:rPr>
          <w:ins w:id="31" w:author="Carlos Erazo" w:date="2020-08-15T02:16:00Z"/>
        </w:rPr>
      </w:pPr>
    </w:p>
    <w:p w14:paraId="4912E60D" w14:textId="77777777" w:rsidR="00F90733" w:rsidRPr="00B90347" w:rsidRDefault="00F90733">
      <w:pPr>
        <w:spacing w:before="0" w:after="160" w:line="259" w:lineRule="auto"/>
        <w:ind w:firstLine="0"/>
        <w:jc w:val="left"/>
        <w:rPr>
          <w:ins w:id="32" w:author="Carlos Erazo" w:date="2020-08-15T02:16:00Z"/>
        </w:rPr>
      </w:pPr>
    </w:p>
    <w:p w14:paraId="6D57FF07" w14:textId="77777777" w:rsidR="00F90733" w:rsidRPr="00B90347" w:rsidRDefault="00F90733">
      <w:pPr>
        <w:spacing w:before="0" w:after="160" w:line="259" w:lineRule="auto"/>
        <w:ind w:firstLine="0"/>
        <w:jc w:val="left"/>
        <w:rPr>
          <w:ins w:id="33" w:author="Carlos Erazo" w:date="2020-08-15T02:16:00Z"/>
        </w:rPr>
      </w:pPr>
    </w:p>
    <w:p w14:paraId="7D536F23" w14:textId="77777777" w:rsidR="00F90733" w:rsidRPr="00B90347" w:rsidRDefault="00F90733">
      <w:pPr>
        <w:spacing w:before="0" w:after="160" w:line="259" w:lineRule="auto"/>
        <w:ind w:firstLine="0"/>
        <w:jc w:val="left"/>
        <w:rPr>
          <w:ins w:id="34" w:author="Carlos Erazo" w:date="2020-08-15T02:16:00Z"/>
        </w:rPr>
      </w:pPr>
    </w:p>
    <w:p w14:paraId="252A3F00" w14:textId="77777777" w:rsidR="00F90733" w:rsidRPr="00B90347" w:rsidRDefault="00F90733">
      <w:pPr>
        <w:spacing w:before="0" w:after="160" w:line="259" w:lineRule="auto"/>
        <w:ind w:firstLine="0"/>
        <w:jc w:val="left"/>
        <w:rPr>
          <w:ins w:id="35" w:author="Carlos Erazo" w:date="2020-08-15T02:16:00Z"/>
        </w:rPr>
      </w:pPr>
    </w:p>
    <w:p w14:paraId="09873524" w14:textId="77777777" w:rsidR="00F90733" w:rsidRPr="00B90347" w:rsidRDefault="00F90733">
      <w:pPr>
        <w:spacing w:before="0" w:after="160" w:line="259" w:lineRule="auto"/>
        <w:ind w:firstLine="0"/>
        <w:jc w:val="left"/>
        <w:rPr>
          <w:ins w:id="36" w:author="Carlos Erazo" w:date="2020-08-15T02:16:00Z"/>
        </w:rPr>
      </w:pPr>
    </w:p>
    <w:p w14:paraId="165AB873" w14:textId="77777777" w:rsidR="00F90733" w:rsidRPr="00B90347" w:rsidRDefault="00F90733">
      <w:pPr>
        <w:spacing w:before="0" w:after="160" w:line="259" w:lineRule="auto"/>
        <w:ind w:firstLine="0"/>
        <w:jc w:val="left"/>
        <w:rPr>
          <w:ins w:id="37" w:author="Carlos Erazo" w:date="2020-08-15T02:16:00Z"/>
        </w:rPr>
      </w:pPr>
    </w:p>
    <w:p w14:paraId="26B40F9B" w14:textId="77777777" w:rsidR="00F90733" w:rsidRPr="00B90347" w:rsidRDefault="00F90733">
      <w:pPr>
        <w:spacing w:before="0" w:after="160" w:line="259" w:lineRule="auto"/>
        <w:ind w:firstLine="0"/>
        <w:jc w:val="left"/>
        <w:rPr>
          <w:ins w:id="38" w:author="Carlos Erazo" w:date="2020-08-15T02:16:00Z"/>
        </w:rPr>
      </w:pPr>
    </w:p>
    <w:p w14:paraId="281576C6" w14:textId="77777777" w:rsidR="00F90733" w:rsidRPr="00B90347" w:rsidRDefault="00F90733">
      <w:pPr>
        <w:spacing w:before="0" w:after="160" w:line="259" w:lineRule="auto"/>
        <w:ind w:firstLine="0"/>
        <w:jc w:val="left"/>
        <w:rPr>
          <w:ins w:id="39" w:author="Carlos Erazo" w:date="2020-08-15T02:16:00Z"/>
        </w:rPr>
      </w:pPr>
    </w:p>
    <w:p w14:paraId="2851AC53" w14:textId="77777777" w:rsidR="00F90733" w:rsidRPr="00B90347" w:rsidRDefault="00F90733">
      <w:pPr>
        <w:spacing w:before="0" w:after="160" w:line="259" w:lineRule="auto"/>
        <w:ind w:firstLine="0"/>
        <w:jc w:val="left"/>
        <w:rPr>
          <w:ins w:id="40" w:author="Carlos Erazo" w:date="2020-08-15T02:16:00Z"/>
        </w:rPr>
      </w:pPr>
    </w:p>
    <w:p w14:paraId="656BFD9B" w14:textId="77777777" w:rsidR="00F90733" w:rsidRPr="00B90347" w:rsidRDefault="00F90733">
      <w:pPr>
        <w:spacing w:before="0" w:after="160" w:line="259" w:lineRule="auto"/>
        <w:ind w:firstLine="0"/>
        <w:jc w:val="left"/>
        <w:rPr>
          <w:ins w:id="41" w:author="Carlos Erazo" w:date="2020-08-15T02:16:00Z"/>
        </w:rPr>
      </w:pPr>
    </w:p>
    <w:p w14:paraId="723983A2" w14:textId="77777777" w:rsidR="00F90733" w:rsidRPr="00B90347" w:rsidRDefault="00F90733">
      <w:pPr>
        <w:spacing w:before="0" w:after="160" w:line="259" w:lineRule="auto"/>
        <w:ind w:firstLine="0"/>
        <w:jc w:val="left"/>
        <w:rPr>
          <w:ins w:id="42" w:author="Carlos Erazo" w:date="2020-08-15T02:16:00Z"/>
        </w:rPr>
      </w:pPr>
    </w:p>
    <w:p w14:paraId="6F9F1E7C" w14:textId="77777777" w:rsidR="00F90733" w:rsidRPr="00B90347" w:rsidRDefault="00F90733">
      <w:pPr>
        <w:spacing w:before="0" w:after="160" w:line="259" w:lineRule="auto"/>
        <w:ind w:firstLine="0"/>
        <w:jc w:val="left"/>
        <w:rPr>
          <w:ins w:id="43" w:author="Carlos Erazo" w:date="2020-08-15T02:16:00Z"/>
        </w:rPr>
      </w:pPr>
    </w:p>
    <w:p w14:paraId="2A6AC118" w14:textId="77777777" w:rsidR="00F90733" w:rsidRPr="00B90347" w:rsidRDefault="00F90733">
      <w:pPr>
        <w:spacing w:before="0" w:after="160" w:line="259" w:lineRule="auto"/>
        <w:ind w:firstLine="0"/>
        <w:jc w:val="left"/>
        <w:rPr>
          <w:ins w:id="44" w:author="Carlos Erazo" w:date="2020-08-15T02:16:00Z"/>
        </w:rPr>
      </w:pPr>
    </w:p>
    <w:p w14:paraId="0F14BFB1" w14:textId="77777777" w:rsidR="00F90733" w:rsidRPr="00B90347" w:rsidRDefault="00F90733">
      <w:pPr>
        <w:spacing w:before="0" w:after="160" w:line="259" w:lineRule="auto"/>
        <w:ind w:firstLine="0"/>
        <w:jc w:val="left"/>
        <w:rPr>
          <w:ins w:id="45" w:author="Carlos Erazo" w:date="2020-08-15T02:16:00Z"/>
        </w:rPr>
      </w:pPr>
    </w:p>
    <w:p w14:paraId="38D9794C" w14:textId="77777777" w:rsidR="00F90733" w:rsidRPr="00B90347" w:rsidRDefault="00F90733">
      <w:pPr>
        <w:spacing w:before="0" w:after="160" w:line="259" w:lineRule="auto"/>
        <w:ind w:firstLine="0"/>
        <w:jc w:val="left"/>
        <w:rPr>
          <w:ins w:id="46" w:author="Carlos Erazo" w:date="2020-08-15T02:16:00Z"/>
        </w:rPr>
      </w:pPr>
    </w:p>
    <w:p w14:paraId="743C3022" w14:textId="77777777" w:rsidR="00F90733" w:rsidRPr="00B90347" w:rsidRDefault="00F90733">
      <w:pPr>
        <w:spacing w:before="0" w:after="160" w:line="259" w:lineRule="auto"/>
        <w:ind w:firstLine="0"/>
        <w:jc w:val="left"/>
        <w:rPr>
          <w:ins w:id="47" w:author="Carlos Erazo" w:date="2020-08-15T02:16:00Z"/>
        </w:rPr>
      </w:pPr>
    </w:p>
    <w:p w14:paraId="29033B6A" w14:textId="77777777" w:rsidR="00F90733" w:rsidRPr="00B90347" w:rsidRDefault="00F90733">
      <w:pPr>
        <w:spacing w:before="0" w:after="160" w:line="259" w:lineRule="auto"/>
        <w:ind w:firstLine="0"/>
        <w:jc w:val="left"/>
        <w:rPr>
          <w:ins w:id="48" w:author="Carlos Erazo" w:date="2020-08-15T02:16:00Z"/>
        </w:rPr>
      </w:pPr>
    </w:p>
    <w:p w14:paraId="3A0E2448" w14:textId="77777777" w:rsidR="00F90733" w:rsidRPr="00B90347" w:rsidRDefault="00F90733">
      <w:pPr>
        <w:spacing w:before="0" w:after="160" w:line="259" w:lineRule="auto"/>
        <w:ind w:firstLine="0"/>
        <w:jc w:val="left"/>
        <w:rPr>
          <w:ins w:id="49" w:author="Carlos Erazo" w:date="2020-08-15T02:16:00Z"/>
        </w:rPr>
      </w:pPr>
    </w:p>
    <w:p w14:paraId="2DA14CC8" w14:textId="77777777" w:rsidR="00F90733" w:rsidRPr="00B90347" w:rsidRDefault="00F90733">
      <w:pPr>
        <w:spacing w:before="0" w:after="160" w:line="259" w:lineRule="auto"/>
        <w:ind w:firstLine="0"/>
        <w:jc w:val="left"/>
        <w:rPr>
          <w:ins w:id="50" w:author="Carlos Erazo" w:date="2020-08-15T02:16:00Z"/>
        </w:rPr>
      </w:pPr>
    </w:p>
    <w:p w14:paraId="7BAE1311" w14:textId="77777777" w:rsidR="00F90733" w:rsidRPr="00B90347" w:rsidRDefault="00F90733">
      <w:pPr>
        <w:spacing w:before="0" w:after="160" w:line="259" w:lineRule="auto"/>
        <w:ind w:firstLine="0"/>
        <w:jc w:val="left"/>
        <w:rPr>
          <w:ins w:id="51" w:author="Carlos Erazo" w:date="2020-08-15T02:16:00Z"/>
        </w:rPr>
      </w:pPr>
    </w:p>
    <w:p w14:paraId="6452C5AD" w14:textId="6B39D4C7" w:rsidR="00F90733" w:rsidRPr="00B90347" w:rsidRDefault="00F90733">
      <w:pPr>
        <w:spacing w:before="0" w:after="160" w:line="259" w:lineRule="auto"/>
        <w:ind w:firstLine="0"/>
        <w:jc w:val="left"/>
        <w:rPr>
          <w:ins w:id="52" w:author="Carlos Erazo" w:date="2020-08-15T02:16:00Z"/>
        </w:rPr>
      </w:pPr>
      <w:ins w:id="53" w:author="Carlos Erazo" w:date="2020-08-15T02:13:00Z">
        <w:r w:rsidRPr="00B90347">
          <w:t xml:space="preserve">I </w:t>
        </w:r>
      </w:ins>
      <w:ins w:id="54" w:author="Carlos Erazo" w:date="2020-08-15T06:07:00Z">
        <w:r w:rsidR="001E0CBF">
          <w:t xml:space="preserve">hereby </w:t>
        </w:r>
      </w:ins>
      <w:ins w:id="55" w:author="Carlos Erazo" w:date="2020-08-15T02:13:00Z">
        <w:r w:rsidRPr="00B90347">
          <w:t>confirm that this master’s thesis and</w:t>
        </w:r>
      </w:ins>
      <w:ins w:id="56" w:author="Carlos Erazo" w:date="2020-08-15T02:15:00Z">
        <w:r w:rsidRPr="00B90347">
          <w:t xml:space="preserve"> the documentation pertaining it is my own work and all sources and mat</w:t>
        </w:r>
      </w:ins>
      <w:ins w:id="57" w:author="Carlos Erazo" w:date="2020-08-15T02:16:00Z">
        <w:r w:rsidRPr="00B90347">
          <w:t>erial used ha</w:t>
        </w:r>
      </w:ins>
      <w:ins w:id="58" w:author="Carlos Erazo" w:date="2020-08-15T02:22:00Z">
        <w:r w:rsidR="00C177A1">
          <w:t>ve</w:t>
        </w:r>
      </w:ins>
      <w:ins w:id="59" w:author="Carlos Erazo" w:date="2020-08-15T02:16:00Z">
        <w:r w:rsidRPr="00B90347">
          <w:t xml:space="preserve"> been documented.</w:t>
        </w:r>
      </w:ins>
    </w:p>
    <w:p w14:paraId="08BD3F61" w14:textId="77777777" w:rsidR="00F90733" w:rsidRPr="00B90347" w:rsidRDefault="00F90733">
      <w:pPr>
        <w:spacing w:before="0" w:after="160" w:line="259" w:lineRule="auto"/>
        <w:ind w:firstLine="0"/>
        <w:jc w:val="left"/>
        <w:rPr>
          <w:ins w:id="60" w:author="Carlos Erazo" w:date="2020-08-15T02:16:00Z"/>
        </w:rPr>
      </w:pPr>
    </w:p>
    <w:p w14:paraId="7DB97E73" w14:textId="77777777" w:rsidR="00F90733" w:rsidRPr="00D57E3F" w:rsidRDefault="00F90733">
      <w:pPr>
        <w:spacing w:before="0" w:after="160" w:line="259" w:lineRule="auto"/>
        <w:ind w:firstLine="0"/>
        <w:jc w:val="left"/>
        <w:rPr>
          <w:ins w:id="61" w:author="Carlos Erazo" w:date="2020-08-15T02:16:00Z"/>
          <w:lang w:val="es-HN"/>
        </w:rPr>
      </w:pPr>
      <w:ins w:id="62" w:author="Carlos Erazo" w:date="2020-08-15T02:16:00Z">
        <w:r w:rsidRPr="00D57E3F">
          <w:rPr>
            <w:lang w:val="es-HN"/>
            <w:rPrChange w:id="63" w:author="Carlos Erazo" w:date="2020-08-15T05:53:00Z">
              <w:rPr/>
            </w:rPrChange>
          </w:rPr>
          <w:t>Cottbus, Germany, 15.08.2020</w:t>
        </w:r>
        <w:r w:rsidRPr="00D57E3F">
          <w:rPr>
            <w:lang w:val="es-HN"/>
            <w:rPrChange w:id="64" w:author="Carlos Erazo" w:date="2020-08-15T05:53:00Z">
              <w:rPr/>
            </w:rPrChange>
          </w:rPr>
          <w:tab/>
        </w:r>
        <w:r w:rsidRPr="00D57E3F">
          <w:rPr>
            <w:lang w:val="es-HN"/>
            <w:rPrChange w:id="65" w:author="Carlos Erazo" w:date="2020-08-15T05:53:00Z">
              <w:rPr/>
            </w:rPrChange>
          </w:rPr>
          <w:tab/>
        </w:r>
        <w:r w:rsidRPr="00D57E3F">
          <w:rPr>
            <w:lang w:val="es-HN"/>
            <w:rPrChange w:id="66" w:author="Carlos Erazo" w:date="2020-08-15T05:53:00Z">
              <w:rPr/>
            </w:rPrChange>
          </w:rPr>
          <w:tab/>
        </w:r>
        <w:r w:rsidRPr="00D57E3F">
          <w:rPr>
            <w:lang w:val="es-HN"/>
            <w:rPrChange w:id="67" w:author="Carlos Erazo" w:date="2020-08-15T05:53:00Z">
              <w:rPr/>
            </w:rPrChange>
          </w:rPr>
          <w:tab/>
          <w:t>Carlos Valentin Erazo Ramirez</w:t>
        </w:r>
      </w:ins>
    </w:p>
    <w:p w14:paraId="2516E45A" w14:textId="3198CA37" w:rsidR="00D57E3F" w:rsidRDefault="00D57E3F" w:rsidP="001E0CBF">
      <w:pPr>
        <w:ind w:firstLine="0"/>
        <w:rPr>
          <w:ins w:id="68" w:author="Carlos Erazo" w:date="2020-08-15T06:07:00Z"/>
          <w:lang w:val="es-HN"/>
        </w:rPr>
      </w:pPr>
    </w:p>
    <w:p w14:paraId="55547748" w14:textId="77777777" w:rsidR="001E0CBF" w:rsidRDefault="001E0CBF" w:rsidP="001E0CBF">
      <w:pPr>
        <w:pStyle w:val="Heading1"/>
        <w:numPr>
          <w:ilvl w:val="0"/>
          <w:numId w:val="0"/>
        </w:numPr>
        <w:rPr>
          <w:ins w:id="69" w:author="Carlos Erazo" w:date="2020-08-15T06:07:00Z"/>
        </w:rPr>
        <w:pPrChange w:id="70" w:author="Carlos Erazo" w:date="2020-08-15T06:07:00Z">
          <w:pPr>
            <w:pStyle w:val="Heading1"/>
            <w:numPr>
              <w:numId w:val="0"/>
            </w:numPr>
          </w:pPr>
        </w:pPrChange>
      </w:pPr>
      <w:bookmarkStart w:id="71" w:name="_Toc48363136"/>
    </w:p>
    <w:p w14:paraId="2F3C87C4" w14:textId="6CAD7453" w:rsidR="00F90733" w:rsidRDefault="00F90733" w:rsidP="00D57E3F">
      <w:pPr>
        <w:pStyle w:val="Heading1"/>
        <w:numPr>
          <w:ilvl w:val="0"/>
          <w:numId w:val="0"/>
        </w:numPr>
        <w:ind w:left="432" w:hanging="432"/>
        <w:rPr>
          <w:ins w:id="72" w:author="Carlos Erazo" w:date="2020-08-15T02:30:00Z"/>
        </w:rPr>
        <w:pPrChange w:id="73" w:author="Carlos Erazo" w:date="2020-08-15T05:50:00Z">
          <w:pPr>
            <w:spacing w:before="0" w:after="160" w:line="259" w:lineRule="auto"/>
            <w:ind w:firstLine="0"/>
            <w:jc w:val="left"/>
          </w:pPr>
        </w:pPrChange>
      </w:pPr>
      <w:ins w:id="74" w:author="Carlos Erazo" w:date="2020-08-15T02:17:00Z">
        <w:r w:rsidRPr="00B90347">
          <w:rPr>
            <w:rPrChange w:id="75" w:author="Carlos Erazo" w:date="2020-08-15T02:17:00Z">
              <w:rPr>
                <w:lang w:val="es-HN"/>
              </w:rPr>
            </w:rPrChange>
          </w:rPr>
          <w:t>Acknowledgements</w:t>
        </w:r>
      </w:ins>
      <w:bookmarkEnd w:id="71"/>
    </w:p>
    <w:p w14:paraId="5722C4A5" w14:textId="08131BE5" w:rsidR="00CA6FDC" w:rsidRDefault="00CA6FDC">
      <w:pPr>
        <w:spacing w:before="0" w:after="160" w:line="259" w:lineRule="auto"/>
        <w:ind w:firstLine="0"/>
        <w:jc w:val="left"/>
        <w:rPr>
          <w:ins w:id="76" w:author="Carlos Erazo" w:date="2020-08-15T02:30:00Z"/>
        </w:rPr>
      </w:pPr>
    </w:p>
    <w:p w14:paraId="7185829A" w14:textId="0A8106E8" w:rsidR="00C3529F" w:rsidRDefault="00C3529F" w:rsidP="00700AFE">
      <w:pPr>
        <w:spacing w:before="0" w:after="160" w:line="259" w:lineRule="auto"/>
        <w:ind w:firstLine="0"/>
        <w:rPr>
          <w:ins w:id="77" w:author="Carlos Erazo" w:date="2020-08-15T04:13:00Z"/>
        </w:rPr>
      </w:pPr>
      <w:ins w:id="78" w:author="Carlos Erazo" w:date="2020-08-15T04:13:00Z">
        <w:r>
          <w:t>Most importantly, I want to thank my God, because there is no way I could explain all of this without Your certainty.</w:t>
        </w:r>
      </w:ins>
      <w:ins w:id="79" w:author="Carlos Erazo" w:date="2020-08-15T05:51:00Z">
        <w:r w:rsidR="00D57E3F">
          <w:t xml:space="preserve"> </w:t>
        </w:r>
        <w:r w:rsidR="00D57E3F">
          <w:t xml:space="preserve">To my beautiful wife Renee for having to deal with all my idiosyncrasies and inconsistencies throughout this journey; frankly, I do not know what my life would be without you. </w:t>
        </w:r>
      </w:ins>
      <w:ins w:id="80" w:author="Carlos Erazo" w:date="2020-08-15T04:13:00Z">
        <w:r>
          <w:t xml:space="preserve">To my family for their continuous support and love through the distance. I have missed you every day. </w:t>
        </w:r>
      </w:ins>
    </w:p>
    <w:p w14:paraId="46146CC0" w14:textId="36764017" w:rsidR="00AB173C" w:rsidRDefault="00CA6FDC" w:rsidP="00700AFE">
      <w:pPr>
        <w:spacing w:before="0" w:after="160" w:line="259" w:lineRule="auto"/>
        <w:ind w:firstLine="0"/>
        <w:rPr>
          <w:ins w:id="81" w:author="Carlos Erazo" w:date="2020-08-15T02:47:00Z"/>
        </w:rPr>
        <w:pPrChange w:id="82" w:author="Carlos Erazo" w:date="2020-08-15T03:17:00Z">
          <w:pPr>
            <w:spacing w:before="0" w:after="160" w:line="259" w:lineRule="auto"/>
            <w:ind w:firstLine="0"/>
            <w:jc w:val="left"/>
          </w:pPr>
        </w:pPrChange>
      </w:pPr>
      <w:ins w:id="83" w:author="Carlos Erazo" w:date="2020-08-15T02:30:00Z">
        <w:r>
          <w:t>I would like to thank the European Union</w:t>
        </w:r>
      </w:ins>
      <w:ins w:id="84" w:author="Carlos Erazo" w:date="2020-08-15T02:32:00Z">
        <w:r>
          <w:t xml:space="preserve"> </w:t>
        </w:r>
      </w:ins>
      <w:ins w:id="85" w:author="Carlos Erazo" w:date="2020-08-15T02:33:00Z">
        <w:r>
          <w:t xml:space="preserve">for </w:t>
        </w:r>
      </w:ins>
      <w:ins w:id="86" w:author="Carlos Erazo" w:date="2020-08-15T02:36:00Z">
        <w:r>
          <w:t>keeping on with master programs</w:t>
        </w:r>
      </w:ins>
      <w:ins w:id="87" w:author="Carlos Erazo" w:date="2020-08-15T02:37:00Z">
        <w:r>
          <w:t xml:space="preserve"> on the Eramus+ scheme</w:t>
        </w:r>
      </w:ins>
      <w:ins w:id="88" w:author="Carlos Erazo" w:date="2020-08-15T02:39:00Z">
        <w:r w:rsidR="00AB173C">
          <w:t xml:space="preserve"> that allow</w:t>
        </w:r>
      </w:ins>
      <w:ins w:id="89" w:author="Carlos Erazo" w:date="2020-08-15T02:37:00Z">
        <w:r>
          <w:t xml:space="preserve"> students from all over the world to have unique experiences and </w:t>
        </w:r>
      </w:ins>
      <w:ins w:id="90" w:author="Carlos Erazo" w:date="2020-08-15T02:38:00Z">
        <w:r w:rsidR="00AB173C">
          <w:t xml:space="preserve">explore new possibilities beyond their homelands. Specifically, I </w:t>
        </w:r>
      </w:ins>
      <w:ins w:id="91" w:author="Carlos Erazo" w:date="2020-08-15T02:59:00Z">
        <w:r w:rsidR="00F37B16">
          <w:t>am very grateful to</w:t>
        </w:r>
      </w:ins>
      <w:ins w:id="92" w:author="Carlos Erazo" w:date="2020-08-15T02:38:00Z">
        <w:r w:rsidR="00AB173C">
          <w:t xml:space="preserve"> the EuroAquae consortium</w:t>
        </w:r>
      </w:ins>
      <w:ins w:id="93" w:author="Carlos Erazo" w:date="2020-08-15T02:37:00Z">
        <w:r w:rsidR="00AB173C">
          <w:t xml:space="preserve"> </w:t>
        </w:r>
      </w:ins>
      <w:ins w:id="94" w:author="Carlos Erazo" w:date="2020-08-15T02:39:00Z">
        <w:r w:rsidR="00AB173C">
          <w:t>for giving me the opportunity to embra</w:t>
        </w:r>
      </w:ins>
      <w:ins w:id="95" w:author="Carlos Erazo" w:date="2020-08-15T02:41:00Z">
        <w:r w:rsidR="00AB173C">
          <w:t xml:space="preserve">ce in such a </w:t>
        </w:r>
      </w:ins>
      <w:ins w:id="96" w:author="Carlos Erazo" w:date="2020-08-15T02:42:00Z">
        <w:r w:rsidR="00AB173C">
          <w:t>culturally</w:t>
        </w:r>
      </w:ins>
      <w:ins w:id="97" w:author="Carlos Erazo" w:date="2020-08-15T02:43:00Z">
        <w:r w:rsidR="00AB173C">
          <w:t xml:space="preserve"> </w:t>
        </w:r>
      </w:ins>
      <w:ins w:id="98" w:author="Carlos Erazo" w:date="2020-08-15T02:41:00Z">
        <w:r w:rsidR="00AB173C">
          <w:t>rich community of educators and professiona</w:t>
        </w:r>
      </w:ins>
      <w:ins w:id="99" w:author="Carlos Erazo" w:date="2020-08-15T02:42:00Z">
        <w:r w:rsidR="00AB173C">
          <w:t>ls that have taught me so much during these</w:t>
        </w:r>
      </w:ins>
      <w:ins w:id="100" w:author="Carlos Erazo" w:date="2020-08-15T02:43:00Z">
        <w:r w:rsidR="00AB173C">
          <w:t xml:space="preserve"> past</w:t>
        </w:r>
      </w:ins>
      <w:ins w:id="101" w:author="Carlos Erazo" w:date="2020-08-15T02:42:00Z">
        <w:r w:rsidR="00AB173C">
          <w:t xml:space="preserve"> 2 years.</w:t>
        </w:r>
      </w:ins>
      <w:ins w:id="102" w:author="Carlos Erazo" w:date="2020-08-15T02:43:00Z">
        <w:r w:rsidR="00AB173C">
          <w:t xml:space="preserve"> Special thanks to Prof. Dr. Phillipe Goubersville</w:t>
        </w:r>
      </w:ins>
      <w:ins w:id="103" w:author="Carlos Erazo" w:date="2020-08-15T02:44:00Z">
        <w:r w:rsidR="00AB173C">
          <w:t>, Ms. Laure Vallet</w:t>
        </w:r>
      </w:ins>
      <w:ins w:id="104" w:author="Carlos Erazo" w:date="2020-08-15T03:00:00Z">
        <w:r w:rsidR="00F37B16">
          <w:t xml:space="preserve"> and</w:t>
        </w:r>
      </w:ins>
      <w:ins w:id="105" w:author="Carlos Erazo" w:date="2020-08-15T02:46:00Z">
        <w:r w:rsidR="00AB173C">
          <w:t xml:space="preserve"> </w:t>
        </w:r>
      </w:ins>
      <w:ins w:id="106" w:author="Carlos Erazo" w:date="2020-08-15T02:44:00Z">
        <w:r w:rsidR="00AB173C">
          <w:t>Mr. Mohammed Elhag</w:t>
        </w:r>
      </w:ins>
      <w:ins w:id="107" w:author="Carlos Erazo" w:date="2020-08-15T03:00:00Z">
        <w:r w:rsidR="00F37B16">
          <w:t xml:space="preserve"> </w:t>
        </w:r>
      </w:ins>
      <w:ins w:id="108" w:author="Carlos Erazo" w:date="2020-08-15T02:44:00Z">
        <w:r w:rsidR="00AB173C">
          <w:t>for their continuou</w:t>
        </w:r>
      </w:ins>
      <w:ins w:id="109" w:author="Carlos Erazo" w:date="2020-08-15T02:46:00Z">
        <w:r w:rsidR="00AB173C">
          <w:t xml:space="preserve">s </w:t>
        </w:r>
      </w:ins>
      <w:ins w:id="110" w:author="Carlos Erazo" w:date="2020-08-15T02:47:00Z">
        <w:r w:rsidR="00AB173C">
          <w:t xml:space="preserve">follow up on the </w:t>
        </w:r>
      </w:ins>
      <w:ins w:id="111" w:author="Carlos Erazo" w:date="2020-08-15T02:53:00Z">
        <w:r w:rsidR="008579C4">
          <w:t>better sake</w:t>
        </w:r>
      </w:ins>
      <w:ins w:id="112" w:author="Carlos Erazo" w:date="2020-08-15T02:47:00Z">
        <w:r w:rsidR="00AB173C">
          <w:t xml:space="preserve"> of all the students.</w:t>
        </w:r>
      </w:ins>
      <w:ins w:id="113" w:author="Carlos Erazo" w:date="2020-08-15T03:00:00Z">
        <w:r w:rsidR="00F37B16">
          <w:t xml:space="preserve"> To my academic advisor Prof. Dr. Frank Molkenthin, who embraces every student with personal</w:t>
        </w:r>
      </w:ins>
      <w:ins w:id="114" w:author="Carlos Erazo" w:date="2020-08-15T03:01:00Z">
        <w:r w:rsidR="00F37B16">
          <w:t xml:space="preserve"> care and who’s knowledge seems to be limitless.</w:t>
        </w:r>
      </w:ins>
    </w:p>
    <w:p w14:paraId="4BE75B4C" w14:textId="292AB52C" w:rsidR="00F37B16" w:rsidRDefault="00C3529F" w:rsidP="00700AFE">
      <w:pPr>
        <w:spacing w:before="0" w:after="160" w:line="259" w:lineRule="auto"/>
        <w:ind w:firstLine="0"/>
        <w:rPr>
          <w:ins w:id="115" w:author="Carlos Erazo" w:date="2020-08-15T02:58:00Z"/>
        </w:rPr>
        <w:pPrChange w:id="116" w:author="Carlos Erazo" w:date="2020-08-15T03:17:00Z">
          <w:pPr>
            <w:spacing w:before="0" w:after="160" w:line="259" w:lineRule="auto"/>
            <w:ind w:firstLine="0"/>
            <w:jc w:val="left"/>
          </w:pPr>
        </w:pPrChange>
      </w:pPr>
      <w:ins w:id="117" w:author="Carlos Erazo" w:date="2020-08-15T04:14:00Z">
        <w:r>
          <w:t xml:space="preserve">Finally, </w:t>
        </w:r>
      </w:ins>
      <w:ins w:id="118" w:author="Carlos Erazo" w:date="2020-08-15T02:47:00Z">
        <w:r w:rsidR="00AB173C">
          <w:t xml:space="preserve">I also want to thank my </w:t>
        </w:r>
      </w:ins>
      <w:ins w:id="119" w:author="Carlos Erazo" w:date="2020-08-15T03:01:00Z">
        <w:r w:rsidR="00F37B16">
          <w:t>institutional</w:t>
        </w:r>
      </w:ins>
      <w:ins w:id="120" w:author="Carlos Erazo" w:date="2020-08-15T02:47:00Z">
        <w:r w:rsidR="00AB173C">
          <w:t xml:space="preserve"> advisors Prof. Dr. Ibrahim Demir and Dr.</w:t>
        </w:r>
      </w:ins>
      <w:ins w:id="121" w:author="Carlos Erazo" w:date="2020-08-15T02:53:00Z">
        <w:r w:rsidR="008579C4">
          <w:t xml:space="preserve"> Yusuf Mohammed Sermet</w:t>
        </w:r>
      </w:ins>
      <w:ins w:id="122" w:author="Carlos Erazo" w:date="2020-08-15T02:48:00Z">
        <w:r w:rsidR="008579C4">
          <w:t xml:space="preserve"> </w:t>
        </w:r>
      </w:ins>
      <w:ins w:id="123" w:author="Carlos Erazo" w:date="2020-08-15T02:49:00Z">
        <w:r w:rsidR="008579C4">
          <w:t xml:space="preserve">for giving me the unique opportunity </w:t>
        </w:r>
      </w:ins>
      <w:ins w:id="124" w:author="Carlos Erazo" w:date="2020-08-15T02:50:00Z">
        <w:r w:rsidR="008579C4">
          <w:t>to work on such an exciting project</w:t>
        </w:r>
      </w:ins>
      <w:ins w:id="125" w:author="Carlos Erazo" w:date="2020-08-15T03:13:00Z">
        <w:r w:rsidR="00700AFE">
          <w:t xml:space="preserve"> </w:t>
        </w:r>
      </w:ins>
      <w:ins w:id="126" w:author="Carlos Erazo" w:date="2020-08-15T02:51:00Z">
        <w:r w:rsidR="008579C4">
          <w:t>and</w:t>
        </w:r>
      </w:ins>
      <w:ins w:id="127" w:author="Carlos Erazo" w:date="2020-08-15T03:02:00Z">
        <w:r w:rsidR="00F37B16">
          <w:t xml:space="preserve"> be able to</w:t>
        </w:r>
      </w:ins>
      <w:ins w:id="128" w:author="Carlos Erazo" w:date="2020-08-15T02:51:00Z">
        <w:r w:rsidR="008579C4">
          <w:t xml:space="preserve"> learn new skills that will last me for life. Moreover,</w:t>
        </w:r>
      </w:ins>
      <w:ins w:id="129" w:author="Carlos Erazo" w:date="2020-08-15T02:52:00Z">
        <w:r w:rsidR="008579C4">
          <w:t xml:space="preserve"> I would not have been able to finish this </w:t>
        </w:r>
      </w:ins>
      <w:ins w:id="130" w:author="Carlos Erazo" w:date="2020-08-15T03:13:00Z">
        <w:r w:rsidR="00700AFE">
          <w:t xml:space="preserve">thesis </w:t>
        </w:r>
      </w:ins>
      <w:ins w:id="131" w:author="Carlos Erazo" w:date="2020-08-15T02:52:00Z">
        <w:r w:rsidR="008579C4">
          <w:t>without the help of the</w:t>
        </w:r>
      </w:ins>
      <w:ins w:id="132" w:author="Carlos Erazo" w:date="2020-08-15T02:51:00Z">
        <w:r w:rsidR="008579C4">
          <w:t xml:space="preserve"> </w:t>
        </w:r>
      </w:ins>
      <w:ins w:id="133" w:author="Carlos Erazo" w:date="2020-08-15T02:52:00Z">
        <w:r w:rsidR="008579C4">
          <w:t>developer forums and communities</w:t>
        </w:r>
      </w:ins>
      <w:ins w:id="134" w:author="Carlos Erazo" w:date="2020-08-15T02:53:00Z">
        <w:r w:rsidR="008579C4">
          <w:t xml:space="preserve"> on the interne</w:t>
        </w:r>
      </w:ins>
      <w:ins w:id="135" w:author="Carlos Erazo" w:date="2020-08-15T02:54:00Z">
        <w:r w:rsidR="008579C4">
          <w:t>t</w:t>
        </w:r>
      </w:ins>
      <w:ins w:id="136" w:author="Carlos Erazo" w:date="2020-08-15T02:57:00Z">
        <w:r w:rsidR="00F37B16">
          <w:t>; I have</w:t>
        </w:r>
      </w:ins>
      <w:ins w:id="137" w:author="Carlos Erazo" w:date="2020-08-15T02:58:00Z">
        <w:r w:rsidR="00F37B16">
          <w:t xml:space="preserve"> learned more from here than from a thousand books</w:t>
        </w:r>
      </w:ins>
      <w:ins w:id="138" w:author="Carlos Erazo" w:date="2020-08-15T02:55:00Z">
        <w:r w:rsidR="008579C4">
          <w:t xml:space="preserve">. </w:t>
        </w:r>
      </w:ins>
    </w:p>
    <w:p w14:paraId="514077DA" w14:textId="57FFD5E9" w:rsidR="00700AFE" w:rsidRDefault="00700AFE">
      <w:pPr>
        <w:spacing w:before="0" w:after="160" w:line="259" w:lineRule="auto"/>
        <w:ind w:firstLine="0"/>
        <w:jc w:val="left"/>
        <w:rPr>
          <w:ins w:id="139" w:author="Carlos Erazo" w:date="2020-08-15T03:16:00Z"/>
        </w:rPr>
      </w:pPr>
      <w:ins w:id="140" w:author="Carlos Erazo" w:date="2020-08-15T03:16:00Z">
        <w:r>
          <w:br w:type="page"/>
        </w:r>
      </w:ins>
    </w:p>
    <w:p w14:paraId="0CBE26B0" w14:textId="5DD33D1E" w:rsidR="00700AFE" w:rsidRDefault="00700AFE">
      <w:pPr>
        <w:spacing w:before="0" w:after="160" w:line="259" w:lineRule="auto"/>
        <w:ind w:firstLine="0"/>
        <w:jc w:val="left"/>
        <w:rPr>
          <w:ins w:id="141" w:author="Carlos Erazo" w:date="2020-08-15T03:16:00Z"/>
        </w:rPr>
      </w:pPr>
      <w:ins w:id="142" w:author="Carlos Erazo" w:date="2020-08-15T03:16:00Z">
        <w:r>
          <w:lastRenderedPageBreak/>
          <w:br w:type="page"/>
        </w:r>
      </w:ins>
    </w:p>
    <w:p w14:paraId="0BDC7F1E" w14:textId="3051E0CF" w:rsidR="00700AFE" w:rsidRDefault="00700AFE">
      <w:pPr>
        <w:spacing w:before="0" w:after="160" w:line="259" w:lineRule="auto"/>
        <w:ind w:firstLine="0"/>
        <w:jc w:val="left"/>
        <w:rPr>
          <w:ins w:id="143" w:author="Carlos Erazo" w:date="2020-08-15T03:18:00Z"/>
        </w:rPr>
      </w:pPr>
      <w:ins w:id="144" w:author="Carlos Erazo" w:date="2020-08-15T03:16:00Z">
        <w:r>
          <w:lastRenderedPageBreak/>
          <w:t>Abstract</w:t>
        </w:r>
      </w:ins>
    </w:p>
    <w:p w14:paraId="1D789063" w14:textId="77777777" w:rsidR="008D4B6B" w:rsidRDefault="008D4B6B">
      <w:pPr>
        <w:spacing w:before="0" w:after="160" w:line="259" w:lineRule="auto"/>
        <w:ind w:firstLine="0"/>
        <w:jc w:val="left"/>
        <w:rPr>
          <w:ins w:id="145" w:author="Carlos Erazo" w:date="2020-08-15T03:18:00Z"/>
        </w:rPr>
        <w:sectPr w:rsidR="008D4B6B" w:rsidSect="00A9209F">
          <w:headerReference w:type="even" r:id="rId8"/>
          <w:footerReference w:type="even" r:id="rId9"/>
          <w:pgSz w:w="11906" w:h="16838" w:code="9"/>
          <w:pgMar w:top="1440" w:right="1440" w:bottom="1440" w:left="1440" w:header="720" w:footer="720" w:gutter="0"/>
          <w:cols w:space="720"/>
          <w:docGrid w:linePitch="360"/>
        </w:sectPr>
      </w:pPr>
    </w:p>
    <w:p w14:paraId="490EE7BE" w14:textId="6D72207C" w:rsidR="0004697E" w:rsidRPr="00D57E3F" w:rsidDel="00D57E3F" w:rsidRDefault="00D57E3F" w:rsidP="00D57E3F">
      <w:pPr>
        <w:pStyle w:val="TOC1"/>
        <w:rPr>
          <w:del w:id="149" w:author="Carlos Erazo" w:date="2020-08-15T05:53:00Z"/>
          <w:sz w:val="28"/>
          <w:szCs w:val="28"/>
          <w:rPrChange w:id="150" w:author="Carlos Erazo" w:date="2020-08-15T05:53:00Z">
            <w:rPr>
              <w:del w:id="151" w:author="Carlos Erazo" w:date="2020-08-15T05:53:00Z"/>
            </w:rPr>
          </w:rPrChange>
        </w:rPr>
      </w:pPr>
      <w:commentRangeStart w:id="152"/>
      <w:commentRangeStart w:id="153"/>
      <w:commentRangeStart w:id="154"/>
      <w:commentRangeStart w:id="155"/>
      <w:ins w:id="156" w:author="Carlos Erazo" w:date="2020-08-15T05:53:00Z">
        <w:r w:rsidRPr="00D57E3F">
          <w:rPr>
            <w:sz w:val="28"/>
            <w:szCs w:val="28"/>
            <w:rPrChange w:id="157" w:author="Carlos Erazo" w:date="2020-08-15T05:53:00Z">
              <w:rPr/>
            </w:rPrChange>
          </w:rPr>
          <w:lastRenderedPageBreak/>
          <w:t>Contents</w:t>
        </w:r>
        <w:commentRangeEnd w:id="152"/>
        <w:r w:rsidRPr="00D57E3F">
          <w:rPr>
            <w:rStyle w:val="CommentReference"/>
            <w:b w:val="0"/>
            <w:bCs w:val="0"/>
            <w:caps w:val="0"/>
            <w:sz w:val="28"/>
            <w:szCs w:val="28"/>
          </w:rPr>
          <w:commentReference w:id="152"/>
        </w:r>
        <w:commentRangeEnd w:id="153"/>
        <w:commentRangeEnd w:id="154"/>
        <w:r w:rsidRPr="00D57E3F">
          <w:rPr>
            <w:rStyle w:val="CommentReference"/>
            <w:b w:val="0"/>
            <w:bCs w:val="0"/>
            <w:caps w:val="0"/>
            <w:sz w:val="28"/>
            <w:szCs w:val="28"/>
          </w:rPr>
          <w:commentReference w:id="153"/>
        </w:r>
        <w:commentRangeEnd w:id="155"/>
        <w:r w:rsidRPr="00D57E3F">
          <w:rPr>
            <w:rStyle w:val="CommentReference"/>
            <w:b w:val="0"/>
            <w:bCs w:val="0"/>
            <w:caps w:val="0"/>
            <w:sz w:val="28"/>
            <w:szCs w:val="28"/>
          </w:rPr>
          <w:commentReference w:id="154"/>
        </w:r>
        <w:r w:rsidRPr="00D57E3F">
          <w:rPr>
            <w:rStyle w:val="CommentReference"/>
            <w:b w:val="0"/>
            <w:bCs w:val="0"/>
            <w:caps w:val="0"/>
            <w:sz w:val="28"/>
            <w:szCs w:val="28"/>
          </w:rPr>
          <w:commentReference w:id="155"/>
        </w:r>
      </w:ins>
      <w:del w:id="158" w:author="Carlos Erazo" w:date="2020-08-15T03:17:00Z">
        <w:r w:rsidR="0004697E" w:rsidRPr="00D57E3F" w:rsidDel="00700AFE">
          <w:rPr>
            <w:sz w:val="28"/>
            <w:szCs w:val="28"/>
            <w:rPrChange w:id="159" w:author="Carlos Erazo" w:date="2020-08-15T05:53:00Z">
              <w:rPr/>
            </w:rPrChange>
          </w:rPr>
          <w:delText xml:space="preserve">Table of </w:delText>
        </w:r>
      </w:del>
      <w:commentRangeStart w:id="160"/>
      <w:commentRangeStart w:id="161"/>
      <w:commentRangeStart w:id="162"/>
      <w:commentRangeStart w:id="163"/>
      <w:del w:id="164" w:author="Carlos Erazo" w:date="2020-08-15T05:53:00Z">
        <w:r w:rsidR="0004697E" w:rsidRPr="00D57E3F" w:rsidDel="00D57E3F">
          <w:rPr>
            <w:sz w:val="28"/>
            <w:szCs w:val="28"/>
            <w:rPrChange w:id="165" w:author="Carlos Erazo" w:date="2020-08-15T05:53:00Z">
              <w:rPr/>
            </w:rPrChange>
          </w:rPr>
          <w:delText>Contents</w:delText>
        </w:r>
        <w:commentRangeEnd w:id="160"/>
        <w:r w:rsidR="00200777" w:rsidRPr="00D57E3F" w:rsidDel="00D57E3F">
          <w:rPr>
            <w:rStyle w:val="CommentReference"/>
            <w:b w:val="0"/>
            <w:bCs w:val="0"/>
            <w:caps w:val="0"/>
            <w:sz w:val="28"/>
            <w:szCs w:val="28"/>
            <w:rPrChange w:id="166" w:author="Carlos Erazo" w:date="2020-08-15T05:53:00Z">
              <w:rPr>
                <w:rStyle w:val="CommentReference"/>
                <w:b w:val="0"/>
                <w:bCs w:val="0"/>
                <w:caps w:val="0"/>
                <w:sz w:val="24"/>
                <w:szCs w:val="24"/>
              </w:rPr>
            </w:rPrChange>
          </w:rPr>
          <w:commentReference w:id="160"/>
        </w:r>
        <w:commentRangeEnd w:id="161"/>
        <w:commentRangeEnd w:id="162"/>
        <w:r w:rsidR="00803F64" w:rsidRPr="00D57E3F" w:rsidDel="00D57E3F">
          <w:rPr>
            <w:rStyle w:val="CommentReference"/>
            <w:b w:val="0"/>
            <w:bCs w:val="0"/>
            <w:caps w:val="0"/>
            <w:sz w:val="28"/>
            <w:szCs w:val="28"/>
            <w:rPrChange w:id="167" w:author="Carlos Erazo" w:date="2020-08-15T05:53:00Z">
              <w:rPr>
                <w:rStyle w:val="CommentReference"/>
                <w:b w:val="0"/>
                <w:bCs w:val="0"/>
                <w:caps w:val="0"/>
                <w:sz w:val="24"/>
                <w:szCs w:val="24"/>
              </w:rPr>
            </w:rPrChange>
          </w:rPr>
          <w:commentReference w:id="161"/>
        </w:r>
        <w:commentRangeEnd w:id="163"/>
        <w:r w:rsidR="007B6F87" w:rsidRPr="00D57E3F" w:rsidDel="00D57E3F">
          <w:rPr>
            <w:rStyle w:val="CommentReference"/>
            <w:b w:val="0"/>
            <w:bCs w:val="0"/>
            <w:caps w:val="0"/>
            <w:sz w:val="28"/>
            <w:szCs w:val="28"/>
            <w:rPrChange w:id="168" w:author="Carlos Erazo" w:date="2020-08-15T05:53:00Z">
              <w:rPr>
                <w:rStyle w:val="CommentReference"/>
                <w:b w:val="0"/>
                <w:bCs w:val="0"/>
                <w:caps w:val="0"/>
                <w:sz w:val="24"/>
                <w:szCs w:val="24"/>
              </w:rPr>
            </w:rPrChange>
          </w:rPr>
          <w:commentReference w:id="162"/>
        </w:r>
        <w:r w:rsidR="007B6F87" w:rsidRPr="00D57E3F" w:rsidDel="00D57E3F">
          <w:rPr>
            <w:rStyle w:val="CommentReference"/>
            <w:b w:val="0"/>
            <w:bCs w:val="0"/>
            <w:caps w:val="0"/>
            <w:sz w:val="28"/>
            <w:szCs w:val="28"/>
            <w:rPrChange w:id="169" w:author="Carlos Erazo" w:date="2020-08-15T05:53:00Z">
              <w:rPr>
                <w:rStyle w:val="CommentReference"/>
                <w:b w:val="0"/>
                <w:bCs w:val="0"/>
                <w:caps w:val="0"/>
                <w:sz w:val="24"/>
                <w:szCs w:val="24"/>
              </w:rPr>
            </w:rPrChange>
          </w:rPr>
          <w:commentReference w:id="163"/>
        </w:r>
      </w:del>
    </w:p>
    <w:p w14:paraId="5B8E59D9" w14:textId="2C996E55" w:rsidR="00D57E3F" w:rsidRPr="00D57E3F" w:rsidRDefault="0004697E" w:rsidP="00D57E3F">
      <w:pPr>
        <w:pStyle w:val="TOC1"/>
        <w:rPr>
          <w:ins w:id="170" w:author="Carlos Erazo" w:date="2020-08-15T05:52:00Z"/>
          <w:rFonts w:eastAsiaTheme="minorEastAsia"/>
          <w:noProof/>
          <w:color w:val="auto"/>
          <w:sz w:val="28"/>
          <w:szCs w:val="28"/>
          <w:rPrChange w:id="171" w:author="Carlos Erazo" w:date="2020-08-15T05:52:00Z">
            <w:rPr>
              <w:ins w:id="172" w:author="Carlos Erazo" w:date="2020-08-15T05:52:00Z"/>
              <w:rFonts w:asciiTheme="minorHAnsi" w:eastAsiaTheme="minorEastAsia" w:hAnsiTheme="minorHAnsi" w:cstheme="minorBidi"/>
              <w:noProof/>
              <w:color w:val="auto"/>
              <w:sz w:val="22"/>
              <w:szCs w:val="22"/>
            </w:rPr>
          </w:rPrChange>
        </w:rPr>
      </w:pPr>
      <w:r w:rsidRPr="00D57E3F">
        <w:rPr>
          <w:sz w:val="28"/>
          <w:szCs w:val="28"/>
          <w:rPrChange w:id="173" w:author="Carlos Erazo" w:date="2020-08-15T05:52:00Z">
            <w:rPr/>
          </w:rPrChange>
        </w:rPr>
        <w:fldChar w:fldCharType="begin"/>
      </w:r>
      <w:r w:rsidRPr="00D57E3F">
        <w:rPr>
          <w:sz w:val="28"/>
          <w:szCs w:val="28"/>
          <w:rPrChange w:id="174" w:author="Carlos Erazo" w:date="2020-08-15T05:52:00Z">
            <w:rPr/>
          </w:rPrChange>
        </w:rPr>
        <w:instrText xml:space="preserve"> TOC \o "1-3" \u </w:instrText>
      </w:r>
      <w:r w:rsidRPr="00D57E3F">
        <w:rPr>
          <w:sz w:val="28"/>
          <w:szCs w:val="28"/>
          <w:rPrChange w:id="175" w:author="Carlos Erazo" w:date="2020-08-15T05:52:00Z">
            <w:rPr/>
          </w:rPrChange>
        </w:rPr>
        <w:fldChar w:fldCharType="separate"/>
      </w:r>
    </w:p>
    <w:p w14:paraId="7F19C234" w14:textId="3B26C3A7" w:rsidR="00D57E3F" w:rsidRPr="00D57E3F" w:rsidRDefault="00D57E3F" w:rsidP="00D57E3F">
      <w:pPr>
        <w:pStyle w:val="TOC1"/>
        <w:rPr>
          <w:ins w:id="176" w:author="Carlos Erazo" w:date="2020-08-15T05:52:00Z"/>
          <w:rFonts w:eastAsiaTheme="minorEastAsia"/>
          <w:noProof/>
          <w:color w:val="auto"/>
          <w:sz w:val="28"/>
          <w:szCs w:val="28"/>
          <w:rPrChange w:id="177" w:author="Carlos Erazo" w:date="2020-08-15T05:52:00Z">
            <w:rPr>
              <w:ins w:id="178" w:author="Carlos Erazo" w:date="2020-08-15T05:52:00Z"/>
              <w:rFonts w:asciiTheme="minorHAnsi" w:eastAsiaTheme="minorEastAsia" w:hAnsiTheme="minorHAnsi" w:cstheme="minorBidi"/>
              <w:noProof/>
              <w:color w:val="auto"/>
              <w:sz w:val="22"/>
              <w:szCs w:val="22"/>
            </w:rPr>
          </w:rPrChange>
        </w:rPr>
      </w:pPr>
      <w:ins w:id="179" w:author="Carlos Erazo" w:date="2020-08-15T05:52:00Z">
        <w:r w:rsidRPr="00D57E3F">
          <w:rPr>
            <w:noProof/>
            <w:sz w:val="28"/>
            <w:szCs w:val="28"/>
            <w:rPrChange w:id="180" w:author="Carlos Erazo" w:date="2020-08-15T05:52:00Z">
              <w:rPr>
                <w:noProof/>
              </w:rPr>
            </w:rPrChange>
          </w:rPr>
          <w:t>Abbreviations</w:t>
        </w:r>
        <w:r w:rsidRPr="00D57E3F">
          <w:rPr>
            <w:noProof/>
            <w:sz w:val="28"/>
            <w:szCs w:val="28"/>
            <w:rPrChange w:id="181" w:author="Carlos Erazo" w:date="2020-08-15T05:52:00Z">
              <w:rPr>
                <w:noProof/>
              </w:rPr>
            </w:rPrChange>
          </w:rPr>
          <w:tab/>
        </w:r>
        <w:r w:rsidRPr="00D57E3F">
          <w:rPr>
            <w:noProof/>
            <w:sz w:val="28"/>
            <w:szCs w:val="28"/>
            <w:rPrChange w:id="182" w:author="Carlos Erazo" w:date="2020-08-15T05:52:00Z">
              <w:rPr>
                <w:noProof/>
              </w:rPr>
            </w:rPrChange>
          </w:rPr>
          <w:fldChar w:fldCharType="begin"/>
        </w:r>
        <w:r w:rsidRPr="00D57E3F">
          <w:rPr>
            <w:noProof/>
            <w:sz w:val="28"/>
            <w:szCs w:val="28"/>
            <w:rPrChange w:id="183" w:author="Carlos Erazo" w:date="2020-08-15T05:52:00Z">
              <w:rPr>
                <w:noProof/>
              </w:rPr>
            </w:rPrChange>
          </w:rPr>
          <w:instrText xml:space="preserve"> PAGEREF _Toc48363137 \h </w:instrText>
        </w:r>
        <w:r w:rsidRPr="00D57E3F">
          <w:rPr>
            <w:noProof/>
            <w:sz w:val="28"/>
            <w:szCs w:val="28"/>
            <w:rPrChange w:id="184" w:author="Carlos Erazo" w:date="2020-08-15T05:52:00Z">
              <w:rPr>
                <w:noProof/>
              </w:rPr>
            </w:rPrChange>
          </w:rPr>
        </w:r>
      </w:ins>
      <w:r w:rsidRPr="00D57E3F">
        <w:rPr>
          <w:noProof/>
          <w:sz w:val="28"/>
          <w:szCs w:val="28"/>
          <w:rPrChange w:id="185" w:author="Carlos Erazo" w:date="2020-08-15T05:52:00Z">
            <w:rPr>
              <w:noProof/>
            </w:rPr>
          </w:rPrChange>
        </w:rPr>
        <w:fldChar w:fldCharType="separate"/>
      </w:r>
      <w:ins w:id="186" w:author="Carlos Erazo" w:date="2020-08-15T05:52:00Z">
        <w:r w:rsidRPr="00D57E3F">
          <w:rPr>
            <w:noProof/>
            <w:sz w:val="28"/>
            <w:szCs w:val="28"/>
            <w:rPrChange w:id="187" w:author="Carlos Erazo" w:date="2020-08-15T05:52:00Z">
              <w:rPr>
                <w:noProof/>
              </w:rPr>
            </w:rPrChange>
          </w:rPr>
          <w:t>viii</w:t>
        </w:r>
        <w:r w:rsidRPr="00D57E3F">
          <w:rPr>
            <w:noProof/>
            <w:sz w:val="28"/>
            <w:szCs w:val="28"/>
            <w:rPrChange w:id="188" w:author="Carlos Erazo" w:date="2020-08-15T05:52:00Z">
              <w:rPr>
                <w:noProof/>
              </w:rPr>
            </w:rPrChange>
          </w:rPr>
          <w:fldChar w:fldCharType="end"/>
        </w:r>
      </w:ins>
    </w:p>
    <w:p w14:paraId="1A3C4612" w14:textId="121ED3C4" w:rsidR="00D57E3F" w:rsidRPr="00D57E3F" w:rsidRDefault="00D57E3F" w:rsidP="00D57E3F">
      <w:pPr>
        <w:pStyle w:val="TOC1"/>
        <w:rPr>
          <w:ins w:id="189" w:author="Carlos Erazo" w:date="2020-08-15T05:52:00Z"/>
          <w:rFonts w:eastAsiaTheme="minorEastAsia"/>
          <w:noProof/>
          <w:color w:val="auto"/>
          <w:sz w:val="28"/>
          <w:szCs w:val="28"/>
          <w:rPrChange w:id="190" w:author="Carlos Erazo" w:date="2020-08-15T05:52:00Z">
            <w:rPr>
              <w:ins w:id="191" w:author="Carlos Erazo" w:date="2020-08-15T05:52:00Z"/>
              <w:rFonts w:asciiTheme="minorHAnsi" w:eastAsiaTheme="minorEastAsia" w:hAnsiTheme="minorHAnsi" w:cstheme="minorBidi"/>
              <w:noProof/>
              <w:color w:val="auto"/>
              <w:sz w:val="22"/>
              <w:szCs w:val="22"/>
            </w:rPr>
          </w:rPrChange>
        </w:rPr>
      </w:pPr>
      <w:ins w:id="192" w:author="Carlos Erazo" w:date="2020-08-15T05:52:00Z">
        <w:r w:rsidRPr="00D57E3F">
          <w:rPr>
            <w:noProof/>
            <w:sz w:val="28"/>
            <w:szCs w:val="28"/>
            <w:rPrChange w:id="193" w:author="Carlos Erazo" w:date="2020-08-15T05:52:00Z">
              <w:rPr>
                <w:noProof/>
              </w:rPr>
            </w:rPrChange>
          </w:rPr>
          <w:t>1. Introduction</w:t>
        </w:r>
        <w:r w:rsidRPr="00D57E3F">
          <w:rPr>
            <w:noProof/>
            <w:sz w:val="28"/>
            <w:szCs w:val="28"/>
            <w:rPrChange w:id="194" w:author="Carlos Erazo" w:date="2020-08-15T05:52:00Z">
              <w:rPr>
                <w:noProof/>
              </w:rPr>
            </w:rPrChange>
          </w:rPr>
          <w:tab/>
        </w:r>
        <w:r w:rsidRPr="00D57E3F">
          <w:rPr>
            <w:noProof/>
            <w:sz w:val="28"/>
            <w:szCs w:val="28"/>
            <w:rPrChange w:id="195" w:author="Carlos Erazo" w:date="2020-08-15T05:52:00Z">
              <w:rPr>
                <w:noProof/>
              </w:rPr>
            </w:rPrChange>
          </w:rPr>
          <w:fldChar w:fldCharType="begin"/>
        </w:r>
        <w:r w:rsidRPr="00D57E3F">
          <w:rPr>
            <w:noProof/>
            <w:sz w:val="28"/>
            <w:szCs w:val="28"/>
            <w:rPrChange w:id="196" w:author="Carlos Erazo" w:date="2020-08-15T05:52:00Z">
              <w:rPr>
                <w:noProof/>
              </w:rPr>
            </w:rPrChange>
          </w:rPr>
          <w:instrText xml:space="preserve"> PAGEREF _Toc48363139 \h </w:instrText>
        </w:r>
        <w:r w:rsidRPr="00D57E3F">
          <w:rPr>
            <w:noProof/>
            <w:sz w:val="28"/>
            <w:szCs w:val="28"/>
            <w:rPrChange w:id="197" w:author="Carlos Erazo" w:date="2020-08-15T05:52:00Z">
              <w:rPr>
                <w:noProof/>
              </w:rPr>
            </w:rPrChange>
          </w:rPr>
        </w:r>
      </w:ins>
      <w:r w:rsidRPr="00D57E3F">
        <w:rPr>
          <w:noProof/>
          <w:sz w:val="28"/>
          <w:szCs w:val="28"/>
          <w:rPrChange w:id="198" w:author="Carlos Erazo" w:date="2020-08-15T05:52:00Z">
            <w:rPr>
              <w:noProof/>
            </w:rPr>
          </w:rPrChange>
        </w:rPr>
        <w:fldChar w:fldCharType="separate"/>
      </w:r>
      <w:ins w:id="199" w:author="Carlos Erazo" w:date="2020-08-15T05:52:00Z">
        <w:r w:rsidRPr="00D57E3F">
          <w:rPr>
            <w:noProof/>
            <w:sz w:val="28"/>
            <w:szCs w:val="28"/>
            <w:rPrChange w:id="200" w:author="Carlos Erazo" w:date="2020-08-15T05:52:00Z">
              <w:rPr>
                <w:noProof/>
              </w:rPr>
            </w:rPrChange>
          </w:rPr>
          <w:t>1</w:t>
        </w:r>
        <w:r w:rsidRPr="00D57E3F">
          <w:rPr>
            <w:noProof/>
            <w:sz w:val="28"/>
            <w:szCs w:val="28"/>
            <w:rPrChange w:id="201" w:author="Carlos Erazo" w:date="2020-08-15T05:52:00Z">
              <w:rPr>
                <w:noProof/>
              </w:rPr>
            </w:rPrChange>
          </w:rPr>
          <w:fldChar w:fldCharType="end"/>
        </w:r>
      </w:ins>
    </w:p>
    <w:p w14:paraId="1558D9B6" w14:textId="59FFFE82" w:rsidR="00D57E3F" w:rsidRPr="00D57E3F" w:rsidRDefault="00D57E3F">
      <w:pPr>
        <w:pStyle w:val="TOC2"/>
        <w:rPr>
          <w:ins w:id="202" w:author="Carlos Erazo" w:date="2020-08-15T05:52:00Z"/>
          <w:rFonts w:ascii="Times New Roman" w:eastAsiaTheme="minorEastAsia" w:hAnsi="Times New Roman" w:cs="Times New Roman"/>
          <w:b w:val="0"/>
          <w:bCs w:val="0"/>
          <w:smallCaps w:val="0"/>
          <w:noProof/>
          <w:color w:val="auto"/>
          <w:sz w:val="28"/>
          <w:szCs w:val="28"/>
          <w:rPrChange w:id="203" w:author="Carlos Erazo" w:date="2020-08-15T05:52:00Z">
            <w:rPr>
              <w:ins w:id="204" w:author="Carlos Erazo" w:date="2020-08-15T05:52:00Z"/>
              <w:rFonts w:eastAsiaTheme="minorEastAsia" w:cstheme="minorBidi"/>
              <w:b w:val="0"/>
              <w:bCs w:val="0"/>
              <w:smallCaps w:val="0"/>
              <w:noProof/>
              <w:color w:val="auto"/>
            </w:rPr>
          </w:rPrChange>
        </w:rPr>
      </w:pPr>
      <w:ins w:id="205" w:author="Carlos Erazo" w:date="2020-08-15T05:52:00Z">
        <w:r w:rsidRPr="00D57E3F">
          <w:rPr>
            <w:rFonts w:ascii="Times New Roman" w:hAnsi="Times New Roman" w:cs="Times New Roman"/>
            <w:noProof/>
            <w:sz w:val="28"/>
            <w:szCs w:val="28"/>
            <w:rPrChange w:id="206" w:author="Carlos Erazo" w:date="2020-08-15T05:52:00Z">
              <w:rPr>
                <w:noProof/>
              </w:rPr>
            </w:rPrChange>
          </w:rPr>
          <w:t>1.1. Objectives</w:t>
        </w:r>
        <w:r w:rsidRPr="00D57E3F">
          <w:rPr>
            <w:rFonts w:ascii="Times New Roman" w:hAnsi="Times New Roman" w:cs="Times New Roman"/>
            <w:noProof/>
            <w:sz w:val="28"/>
            <w:szCs w:val="28"/>
            <w:rPrChange w:id="207" w:author="Carlos Erazo" w:date="2020-08-15T05:52:00Z">
              <w:rPr>
                <w:noProof/>
              </w:rPr>
            </w:rPrChange>
          </w:rPr>
          <w:tab/>
        </w:r>
        <w:r w:rsidRPr="00D57E3F">
          <w:rPr>
            <w:rFonts w:ascii="Times New Roman" w:hAnsi="Times New Roman" w:cs="Times New Roman"/>
            <w:noProof/>
            <w:sz w:val="28"/>
            <w:szCs w:val="28"/>
            <w:rPrChange w:id="208" w:author="Carlos Erazo" w:date="2020-08-15T05:52:00Z">
              <w:rPr>
                <w:noProof/>
              </w:rPr>
            </w:rPrChange>
          </w:rPr>
          <w:fldChar w:fldCharType="begin"/>
        </w:r>
        <w:r w:rsidRPr="00D57E3F">
          <w:rPr>
            <w:rFonts w:ascii="Times New Roman" w:hAnsi="Times New Roman" w:cs="Times New Roman"/>
            <w:noProof/>
            <w:sz w:val="28"/>
            <w:szCs w:val="28"/>
            <w:rPrChange w:id="209" w:author="Carlos Erazo" w:date="2020-08-15T05:52:00Z">
              <w:rPr>
                <w:noProof/>
              </w:rPr>
            </w:rPrChange>
          </w:rPr>
          <w:instrText xml:space="preserve"> PAGEREF _Toc48363140 \h </w:instrText>
        </w:r>
        <w:r w:rsidRPr="00D57E3F">
          <w:rPr>
            <w:rFonts w:ascii="Times New Roman" w:hAnsi="Times New Roman" w:cs="Times New Roman"/>
            <w:noProof/>
            <w:sz w:val="28"/>
            <w:szCs w:val="28"/>
            <w:rPrChange w:id="210" w:author="Carlos Erazo" w:date="2020-08-15T05:52:00Z">
              <w:rPr>
                <w:noProof/>
              </w:rPr>
            </w:rPrChange>
          </w:rPr>
        </w:r>
      </w:ins>
      <w:r w:rsidRPr="00D57E3F">
        <w:rPr>
          <w:rFonts w:ascii="Times New Roman" w:hAnsi="Times New Roman" w:cs="Times New Roman"/>
          <w:noProof/>
          <w:sz w:val="28"/>
          <w:szCs w:val="28"/>
          <w:rPrChange w:id="211" w:author="Carlos Erazo" w:date="2020-08-15T05:52:00Z">
            <w:rPr>
              <w:noProof/>
            </w:rPr>
          </w:rPrChange>
        </w:rPr>
        <w:fldChar w:fldCharType="separate"/>
      </w:r>
      <w:ins w:id="212" w:author="Carlos Erazo" w:date="2020-08-15T05:52:00Z">
        <w:r w:rsidRPr="00D57E3F">
          <w:rPr>
            <w:rFonts w:ascii="Times New Roman" w:hAnsi="Times New Roman" w:cs="Times New Roman"/>
            <w:noProof/>
            <w:sz w:val="28"/>
            <w:szCs w:val="28"/>
            <w:rPrChange w:id="213" w:author="Carlos Erazo" w:date="2020-08-15T05:52:00Z">
              <w:rPr>
                <w:noProof/>
              </w:rPr>
            </w:rPrChange>
          </w:rPr>
          <w:t>1</w:t>
        </w:r>
        <w:r w:rsidRPr="00D57E3F">
          <w:rPr>
            <w:rFonts w:ascii="Times New Roman" w:hAnsi="Times New Roman" w:cs="Times New Roman"/>
            <w:noProof/>
            <w:sz w:val="28"/>
            <w:szCs w:val="28"/>
            <w:rPrChange w:id="214" w:author="Carlos Erazo" w:date="2020-08-15T05:52:00Z">
              <w:rPr>
                <w:noProof/>
              </w:rPr>
            </w:rPrChange>
          </w:rPr>
          <w:fldChar w:fldCharType="end"/>
        </w:r>
      </w:ins>
    </w:p>
    <w:p w14:paraId="0CA4E54D" w14:textId="5DE6B742" w:rsidR="00D57E3F" w:rsidRPr="00D57E3F" w:rsidRDefault="00D57E3F">
      <w:pPr>
        <w:pStyle w:val="TOC2"/>
        <w:rPr>
          <w:ins w:id="215" w:author="Carlos Erazo" w:date="2020-08-15T05:52:00Z"/>
          <w:rFonts w:ascii="Times New Roman" w:eastAsiaTheme="minorEastAsia" w:hAnsi="Times New Roman" w:cs="Times New Roman"/>
          <w:b w:val="0"/>
          <w:bCs w:val="0"/>
          <w:smallCaps w:val="0"/>
          <w:noProof/>
          <w:color w:val="auto"/>
          <w:sz w:val="28"/>
          <w:szCs w:val="28"/>
          <w:rPrChange w:id="216" w:author="Carlos Erazo" w:date="2020-08-15T05:52:00Z">
            <w:rPr>
              <w:ins w:id="217" w:author="Carlos Erazo" w:date="2020-08-15T05:52:00Z"/>
              <w:rFonts w:eastAsiaTheme="minorEastAsia" w:cstheme="minorBidi"/>
              <w:b w:val="0"/>
              <w:bCs w:val="0"/>
              <w:smallCaps w:val="0"/>
              <w:noProof/>
              <w:color w:val="auto"/>
            </w:rPr>
          </w:rPrChange>
        </w:rPr>
      </w:pPr>
      <w:ins w:id="218" w:author="Carlos Erazo" w:date="2020-08-15T05:52:00Z">
        <w:r w:rsidRPr="00D57E3F">
          <w:rPr>
            <w:rFonts w:ascii="Times New Roman" w:hAnsi="Times New Roman" w:cs="Times New Roman"/>
            <w:noProof/>
            <w:sz w:val="28"/>
            <w:szCs w:val="28"/>
            <w:rPrChange w:id="219" w:author="Carlos Erazo" w:date="2020-08-15T05:52:00Z">
              <w:rPr>
                <w:noProof/>
              </w:rPr>
            </w:rPrChange>
          </w:rPr>
          <w:t>1.2. Literature review</w:t>
        </w:r>
        <w:r w:rsidRPr="00D57E3F">
          <w:rPr>
            <w:rFonts w:ascii="Times New Roman" w:hAnsi="Times New Roman" w:cs="Times New Roman"/>
            <w:noProof/>
            <w:sz w:val="28"/>
            <w:szCs w:val="28"/>
            <w:rPrChange w:id="220" w:author="Carlos Erazo" w:date="2020-08-15T05:52:00Z">
              <w:rPr>
                <w:noProof/>
              </w:rPr>
            </w:rPrChange>
          </w:rPr>
          <w:tab/>
        </w:r>
        <w:r w:rsidRPr="00D57E3F">
          <w:rPr>
            <w:rFonts w:ascii="Times New Roman" w:hAnsi="Times New Roman" w:cs="Times New Roman"/>
            <w:noProof/>
            <w:sz w:val="28"/>
            <w:szCs w:val="28"/>
            <w:rPrChange w:id="221" w:author="Carlos Erazo" w:date="2020-08-15T05:52:00Z">
              <w:rPr>
                <w:noProof/>
              </w:rPr>
            </w:rPrChange>
          </w:rPr>
          <w:fldChar w:fldCharType="begin"/>
        </w:r>
        <w:r w:rsidRPr="00D57E3F">
          <w:rPr>
            <w:rFonts w:ascii="Times New Roman" w:hAnsi="Times New Roman" w:cs="Times New Roman"/>
            <w:noProof/>
            <w:sz w:val="28"/>
            <w:szCs w:val="28"/>
            <w:rPrChange w:id="222" w:author="Carlos Erazo" w:date="2020-08-15T05:52:00Z">
              <w:rPr>
                <w:noProof/>
              </w:rPr>
            </w:rPrChange>
          </w:rPr>
          <w:instrText xml:space="preserve"> PAGEREF _Toc48363141 \h </w:instrText>
        </w:r>
        <w:r w:rsidRPr="00D57E3F">
          <w:rPr>
            <w:rFonts w:ascii="Times New Roman" w:hAnsi="Times New Roman" w:cs="Times New Roman"/>
            <w:noProof/>
            <w:sz w:val="28"/>
            <w:szCs w:val="28"/>
            <w:rPrChange w:id="223" w:author="Carlos Erazo" w:date="2020-08-15T05:52:00Z">
              <w:rPr>
                <w:noProof/>
              </w:rPr>
            </w:rPrChange>
          </w:rPr>
        </w:r>
      </w:ins>
      <w:r w:rsidRPr="00D57E3F">
        <w:rPr>
          <w:rFonts w:ascii="Times New Roman" w:hAnsi="Times New Roman" w:cs="Times New Roman"/>
          <w:noProof/>
          <w:sz w:val="28"/>
          <w:szCs w:val="28"/>
          <w:rPrChange w:id="224" w:author="Carlos Erazo" w:date="2020-08-15T05:52:00Z">
            <w:rPr>
              <w:noProof/>
            </w:rPr>
          </w:rPrChange>
        </w:rPr>
        <w:fldChar w:fldCharType="separate"/>
      </w:r>
      <w:ins w:id="225" w:author="Carlos Erazo" w:date="2020-08-15T05:52:00Z">
        <w:r w:rsidRPr="00D57E3F">
          <w:rPr>
            <w:rFonts w:ascii="Times New Roman" w:hAnsi="Times New Roman" w:cs="Times New Roman"/>
            <w:noProof/>
            <w:sz w:val="28"/>
            <w:szCs w:val="28"/>
            <w:rPrChange w:id="226" w:author="Carlos Erazo" w:date="2020-08-15T05:52:00Z">
              <w:rPr>
                <w:noProof/>
              </w:rPr>
            </w:rPrChange>
          </w:rPr>
          <w:t>2</w:t>
        </w:r>
        <w:r w:rsidRPr="00D57E3F">
          <w:rPr>
            <w:rFonts w:ascii="Times New Roman" w:hAnsi="Times New Roman" w:cs="Times New Roman"/>
            <w:noProof/>
            <w:sz w:val="28"/>
            <w:szCs w:val="28"/>
            <w:rPrChange w:id="227" w:author="Carlos Erazo" w:date="2020-08-15T05:52:00Z">
              <w:rPr>
                <w:noProof/>
              </w:rPr>
            </w:rPrChange>
          </w:rPr>
          <w:fldChar w:fldCharType="end"/>
        </w:r>
      </w:ins>
    </w:p>
    <w:p w14:paraId="2CFD67B5" w14:textId="6BDA4C22" w:rsidR="00D57E3F" w:rsidRPr="00D57E3F" w:rsidRDefault="00D57E3F" w:rsidP="00D57E3F">
      <w:pPr>
        <w:pStyle w:val="TOC1"/>
        <w:rPr>
          <w:ins w:id="228" w:author="Carlos Erazo" w:date="2020-08-15T05:52:00Z"/>
          <w:rFonts w:eastAsiaTheme="minorEastAsia"/>
          <w:noProof/>
          <w:color w:val="auto"/>
          <w:sz w:val="28"/>
          <w:szCs w:val="28"/>
          <w:rPrChange w:id="229" w:author="Carlos Erazo" w:date="2020-08-15T05:52:00Z">
            <w:rPr>
              <w:ins w:id="230" w:author="Carlos Erazo" w:date="2020-08-15T05:52:00Z"/>
              <w:rFonts w:asciiTheme="minorHAnsi" w:eastAsiaTheme="minorEastAsia" w:hAnsiTheme="minorHAnsi" w:cstheme="minorBidi"/>
              <w:noProof/>
              <w:color w:val="auto"/>
              <w:sz w:val="22"/>
              <w:szCs w:val="22"/>
            </w:rPr>
          </w:rPrChange>
        </w:rPr>
      </w:pPr>
      <w:ins w:id="231" w:author="Carlos Erazo" w:date="2020-08-15T05:52:00Z">
        <w:r w:rsidRPr="00D57E3F">
          <w:rPr>
            <w:noProof/>
            <w:sz w:val="28"/>
            <w:szCs w:val="28"/>
            <w:rPrChange w:id="232" w:author="Carlos Erazo" w:date="2020-08-15T05:52:00Z">
              <w:rPr>
                <w:noProof/>
              </w:rPr>
            </w:rPrChange>
          </w:rPr>
          <w:t>2. Background</w:t>
        </w:r>
        <w:r w:rsidRPr="00D57E3F">
          <w:rPr>
            <w:noProof/>
            <w:sz w:val="28"/>
            <w:szCs w:val="28"/>
            <w:rPrChange w:id="233" w:author="Carlos Erazo" w:date="2020-08-15T05:52:00Z">
              <w:rPr>
                <w:noProof/>
              </w:rPr>
            </w:rPrChange>
          </w:rPr>
          <w:tab/>
        </w:r>
        <w:r w:rsidRPr="00D57E3F">
          <w:rPr>
            <w:noProof/>
            <w:sz w:val="28"/>
            <w:szCs w:val="28"/>
            <w:rPrChange w:id="234" w:author="Carlos Erazo" w:date="2020-08-15T05:52:00Z">
              <w:rPr>
                <w:noProof/>
              </w:rPr>
            </w:rPrChange>
          </w:rPr>
          <w:fldChar w:fldCharType="begin"/>
        </w:r>
        <w:r w:rsidRPr="00D57E3F">
          <w:rPr>
            <w:noProof/>
            <w:sz w:val="28"/>
            <w:szCs w:val="28"/>
            <w:rPrChange w:id="235" w:author="Carlos Erazo" w:date="2020-08-15T05:52:00Z">
              <w:rPr>
                <w:noProof/>
              </w:rPr>
            </w:rPrChange>
          </w:rPr>
          <w:instrText xml:space="preserve"> PAGEREF _Toc48363142 \h </w:instrText>
        </w:r>
        <w:r w:rsidRPr="00D57E3F">
          <w:rPr>
            <w:noProof/>
            <w:sz w:val="28"/>
            <w:szCs w:val="28"/>
            <w:rPrChange w:id="236" w:author="Carlos Erazo" w:date="2020-08-15T05:52:00Z">
              <w:rPr>
                <w:noProof/>
              </w:rPr>
            </w:rPrChange>
          </w:rPr>
        </w:r>
      </w:ins>
      <w:r w:rsidRPr="00D57E3F">
        <w:rPr>
          <w:noProof/>
          <w:sz w:val="28"/>
          <w:szCs w:val="28"/>
          <w:rPrChange w:id="237" w:author="Carlos Erazo" w:date="2020-08-15T05:52:00Z">
            <w:rPr>
              <w:noProof/>
            </w:rPr>
          </w:rPrChange>
        </w:rPr>
        <w:fldChar w:fldCharType="separate"/>
      </w:r>
      <w:ins w:id="238" w:author="Carlos Erazo" w:date="2020-08-15T05:52:00Z">
        <w:r w:rsidRPr="00D57E3F">
          <w:rPr>
            <w:noProof/>
            <w:sz w:val="28"/>
            <w:szCs w:val="28"/>
            <w:rPrChange w:id="239" w:author="Carlos Erazo" w:date="2020-08-15T05:52:00Z">
              <w:rPr>
                <w:noProof/>
              </w:rPr>
            </w:rPrChange>
          </w:rPr>
          <w:t>8</w:t>
        </w:r>
        <w:r w:rsidRPr="00D57E3F">
          <w:rPr>
            <w:noProof/>
            <w:sz w:val="28"/>
            <w:szCs w:val="28"/>
            <w:rPrChange w:id="240" w:author="Carlos Erazo" w:date="2020-08-15T05:52:00Z">
              <w:rPr>
                <w:noProof/>
              </w:rPr>
            </w:rPrChange>
          </w:rPr>
          <w:fldChar w:fldCharType="end"/>
        </w:r>
      </w:ins>
    </w:p>
    <w:p w14:paraId="10804F17" w14:textId="7B5B50BB" w:rsidR="00D57E3F" w:rsidRPr="00D57E3F" w:rsidRDefault="00D57E3F">
      <w:pPr>
        <w:pStyle w:val="TOC2"/>
        <w:rPr>
          <w:ins w:id="241" w:author="Carlos Erazo" w:date="2020-08-15T05:52:00Z"/>
          <w:rFonts w:ascii="Times New Roman" w:eastAsiaTheme="minorEastAsia" w:hAnsi="Times New Roman" w:cs="Times New Roman"/>
          <w:b w:val="0"/>
          <w:bCs w:val="0"/>
          <w:smallCaps w:val="0"/>
          <w:noProof/>
          <w:color w:val="auto"/>
          <w:sz w:val="28"/>
          <w:szCs w:val="28"/>
          <w:rPrChange w:id="242" w:author="Carlos Erazo" w:date="2020-08-15T05:52:00Z">
            <w:rPr>
              <w:ins w:id="243" w:author="Carlos Erazo" w:date="2020-08-15T05:52:00Z"/>
              <w:rFonts w:eastAsiaTheme="minorEastAsia" w:cstheme="minorBidi"/>
              <w:b w:val="0"/>
              <w:bCs w:val="0"/>
              <w:smallCaps w:val="0"/>
              <w:noProof/>
              <w:color w:val="auto"/>
            </w:rPr>
          </w:rPrChange>
        </w:rPr>
      </w:pPr>
      <w:ins w:id="244" w:author="Carlos Erazo" w:date="2020-08-15T05:52:00Z">
        <w:r w:rsidRPr="00D57E3F">
          <w:rPr>
            <w:rFonts w:ascii="Times New Roman" w:hAnsi="Times New Roman" w:cs="Times New Roman"/>
            <w:noProof/>
            <w:sz w:val="28"/>
            <w:szCs w:val="28"/>
            <w:rPrChange w:id="245" w:author="Carlos Erazo" w:date="2020-08-15T05:52:00Z">
              <w:rPr>
                <w:noProof/>
              </w:rPr>
            </w:rPrChange>
          </w:rPr>
          <w:t>2.1. Hydrology</w:t>
        </w:r>
        <w:r w:rsidRPr="00D57E3F">
          <w:rPr>
            <w:rFonts w:ascii="Times New Roman" w:hAnsi="Times New Roman" w:cs="Times New Roman"/>
            <w:noProof/>
            <w:sz w:val="28"/>
            <w:szCs w:val="28"/>
            <w:rPrChange w:id="246" w:author="Carlos Erazo" w:date="2020-08-15T05:52:00Z">
              <w:rPr>
                <w:noProof/>
              </w:rPr>
            </w:rPrChange>
          </w:rPr>
          <w:tab/>
        </w:r>
        <w:r w:rsidRPr="00D57E3F">
          <w:rPr>
            <w:rFonts w:ascii="Times New Roman" w:hAnsi="Times New Roman" w:cs="Times New Roman"/>
            <w:noProof/>
            <w:sz w:val="28"/>
            <w:szCs w:val="28"/>
            <w:rPrChange w:id="247" w:author="Carlos Erazo" w:date="2020-08-15T05:52:00Z">
              <w:rPr>
                <w:noProof/>
              </w:rPr>
            </w:rPrChange>
          </w:rPr>
          <w:fldChar w:fldCharType="begin"/>
        </w:r>
        <w:r w:rsidRPr="00D57E3F">
          <w:rPr>
            <w:rFonts w:ascii="Times New Roman" w:hAnsi="Times New Roman" w:cs="Times New Roman"/>
            <w:noProof/>
            <w:sz w:val="28"/>
            <w:szCs w:val="28"/>
            <w:rPrChange w:id="248" w:author="Carlos Erazo" w:date="2020-08-15T05:52:00Z">
              <w:rPr>
                <w:noProof/>
              </w:rPr>
            </w:rPrChange>
          </w:rPr>
          <w:instrText xml:space="preserve"> PAGEREF _Toc48363143 \h </w:instrText>
        </w:r>
        <w:r w:rsidRPr="00D57E3F">
          <w:rPr>
            <w:rFonts w:ascii="Times New Roman" w:hAnsi="Times New Roman" w:cs="Times New Roman"/>
            <w:noProof/>
            <w:sz w:val="28"/>
            <w:szCs w:val="28"/>
            <w:rPrChange w:id="249" w:author="Carlos Erazo" w:date="2020-08-15T05:52:00Z">
              <w:rPr>
                <w:noProof/>
              </w:rPr>
            </w:rPrChange>
          </w:rPr>
        </w:r>
      </w:ins>
      <w:r w:rsidRPr="00D57E3F">
        <w:rPr>
          <w:rFonts w:ascii="Times New Roman" w:hAnsi="Times New Roman" w:cs="Times New Roman"/>
          <w:noProof/>
          <w:sz w:val="28"/>
          <w:szCs w:val="28"/>
          <w:rPrChange w:id="250" w:author="Carlos Erazo" w:date="2020-08-15T05:52:00Z">
            <w:rPr>
              <w:noProof/>
            </w:rPr>
          </w:rPrChange>
        </w:rPr>
        <w:fldChar w:fldCharType="separate"/>
      </w:r>
      <w:ins w:id="251" w:author="Carlos Erazo" w:date="2020-08-15T05:52:00Z">
        <w:r w:rsidRPr="00D57E3F">
          <w:rPr>
            <w:rFonts w:ascii="Times New Roman" w:hAnsi="Times New Roman" w:cs="Times New Roman"/>
            <w:noProof/>
            <w:sz w:val="28"/>
            <w:szCs w:val="28"/>
            <w:rPrChange w:id="252" w:author="Carlos Erazo" w:date="2020-08-15T05:52:00Z">
              <w:rPr>
                <w:noProof/>
              </w:rPr>
            </w:rPrChange>
          </w:rPr>
          <w:t>8</w:t>
        </w:r>
        <w:r w:rsidRPr="00D57E3F">
          <w:rPr>
            <w:rFonts w:ascii="Times New Roman" w:hAnsi="Times New Roman" w:cs="Times New Roman"/>
            <w:noProof/>
            <w:sz w:val="28"/>
            <w:szCs w:val="28"/>
            <w:rPrChange w:id="253" w:author="Carlos Erazo" w:date="2020-08-15T05:52:00Z">
              <w:rPr>
                <w:noProof/>
              </w:rPr>
            </w:rPrChange>
          </w:rPr>
          <w:fldChar w:fldCharType="end"/>
        </w:r>
      </w:ins>
    </w:p>
    <w:p w14:paraId="2566F202" w14:textId="380504C3" w:rsidR="00D57E3F" w:rsidRPr="00D57E3F" w:rsidRDefault="00D57E3F">
      <w:pPr>
        <w:pStyle w:val="TOC3"/>
        <w:rPr>
          <w:ins w:id="254" w:author="Carlos Erazo" w:date="2020-08-15T05:52:00Z"/>
          <w:rFonts w:ascii="Times New Roman" w:eastAsiaTheme="minorEastAsia" w:hAnsi="Times New Roman" w:cs="Times New Roman"/>
          <w:smallCaps w:val="0"/>
          <w:noProof/>
          <w:color w:val="auto"/>
          <w:sz w:val="28"/>
          <w:szCs w:val="28"/>
          <w:rPrChange w:id="255" w:author="Carlos Erazo" w:date="2020-08-15T05:52:00Z">
            <w:rPr>
              <w:ins w:id="256" w:author="Carlos Erazo" w:date="2020-08-15T05:52:00Z"/>
              <w:rFonts w:eastAsiaTheme="minorEastAsia" w:cstheme="minorBidi"/>
              <w:smallCaps w:val="0"/>
              <w:noProof/>
              <w:color w:val="auto"/>
            </w:rPr>
          </w:rPrChange>
        </w:rPr>
      </w:pPr>
      <w:ins w:id="257" w:author="Carlos Erazo" w:date="2020-08-15T05:52:00Z">
        <w:r w:rsidRPr="00D57E3F">
          <w:rPr>
            <w:rFonts w:ascii="Times New Roman" w:hAnsi="Times New Roman" w:cs="Times New Roman"/>
            <w:noProof/>
            <w:sz w:val="28"/>
            <w:szCs w:val="28"/>
            <w:rPrChange w:id="258" w:author="Carlos Erazo" w:date="2020-08-15T05:52:00Z">
              <w:rPr>
                <w:noProof/>
              </w:rPr>
            </w:rPrChange>
          </w:rPr>
          <w:t>2.1.1. Rainfall</w:t>
        </w:r>
        <w:r w:rsidRPr="00D57E3F">
          <w:rPr>
            <w:rFonts w:ascii="Times New Roman" w:hAnsi="Times New Roman" w:cs="Times New Roman"/>
            <w:noProof/>
            <w:sz w:val="28"/>
            <w:szCs w:val="28"/>
            <w:rPrChange w:id="259" w:author="Carlos Erazo" w:date="2020-08-15T05:52:00Z">
              <w:rPr>
                <w:noProof/>
              </w:rPr>
            </w:rPrChange>
          </w:rPr>
          <w:tab/>
        </w:r>
        <w:r w:rsidRPr="00D57E3F">
          <w:rPr>
            <w:rFonts w:ascii="Times New Roman" w:hAnsi="Times New Roman" w:cs="Times New Roman"/>
            <w:noProof/>
            <w:sz w:val="28"/>
            <w:szCs w:val="28"/>
            <w:rPrChange w:id="260" w:author="Carlos Erazo" w:date="2020-08-15T05:52:00Z">
              <w:rPr>
                <w:noProof/>
              </w:rPr>
            </w:rPrChange>
          </w:rPr>
          <w:fldChar w:fldCharType="begin"/>
        </w:r>
        <w:r w:rsidRPr="00D57E3F">
          <w:rPr>
            <w:rFonts w:ascii="Times New Roman" w:hAnsi="Times New Roman" w:cs="Times New Roman"/>
            <w:noProof/>
            <w:sz w:val="28"/>
            <w:szCs w:val="28"/>
            <w:rPrChange w:id="261" w:author="Carlos Erazo" w:date="2020-08-15T05:52:00Z">
              <w:rPr>
                <w:noProof/>
              </w:rPr>
            </w:rPrChange>
          </w:rPr>
          <w:instrText xml:space="preserve"> PAGEREF _Toc48363144 \h </w:instrText>
        </w:r>
        <w:r w:rsidRPr="00D57E3F">
          <w:rPr>
            <w:rFonts w:ascii="Times New Roman" w:hAnsi="Times New Roman" w:cs="Times New Roman"/>
            <w:noProof/>
            <w:sz w:val="28"/>
            <w:szCs w:val="28"/>
            <w:rPrChange w:id="262" w:author="Carlos Erazo" w:date="2020-08-15T05:52:00Z">
              <w:rPr>
                <w:noProof/>
              </w:rPr>
            </w:rPrChange>
          </w:rPr>
        </w:r>
      </w:ins>
      <w:r w:rsidRPr="00D57E3F">
        <w:rPr>
          <w:rFonts w:ascii="Times New Roman" w:hAnsi="Times New Roman" w:cs="Times New Roman"/>
          <w:noProof/>
          <w:sz w:val="28"/>
          <w:szCs w:val="28"/>
          <w:rPrChange w:id="263" w:author="Carlos Erazo" w:date="2020-08-15T05:52:00Z">
            <w:rPr>
              <w:noProof/>
            </w:rPr>
          </w:rPrChange>
        </w:rPr>
        <w:fldChar w:fldCharType="separate"/>
      </w:r>
      <w:ins w:id="264" w:author="Carlos Erazo" w:date="2020-08-15T05:52:00Z">
        <w:r w:rsidRPr="00D57E3F">
          <w:rPr>
            <w:rFonts w:ascii="Times New Roman" w:hAnsi="Times New Roman" w:cs="Times New Roman"/>
            <w:noProof/>
            <w:sz w:val="28"/>
            <w:szCs w:val="28"/>
            <w:rPrChange w:id="265" w:author="Carlos Erazo" w:date="2020-08-15T05:52:00Z">
              <w:rPr>
                <w:noProof/>
              </w:rPr>
            </w:rPrChange>
          </w:rPr>
          <w:t>8</w:t>
        </w:r>
        <w:r w:rsidRPr="00D57E3F">
          <w:rPr>
            <w:rFonts w:ascii="Times New Roman" w:hAnsi="Times New Roman" w:cs="Times New Roman"/>
            <w:noProof/>
            <w:sz w:val="28"/>
            <w:szCs w:val="28"/>
            <w:rPrChange w:id="266" w:author="Carlos Erazo" w:date="2020-08-15T05:52:00Z">
              <w:rPr>
                <w:noProof/>
              </w:rPr>
            </w:rPrChange>
          </w:rPr>
          <w:fldChar w:fldCharType="end"/>
        </w:r>
      </w:ins>
    </w:p>
    <w:p w14:paraId="795F0998" w14:textId="34D241EE" w:rsidR="00D57E3F" w:rsidRPr="00D57E3F" w:rsidRDefault="00D57E3F">
      <w:pPr>
        <w:pStyle w:val="TOC3"/>
        <w:rPr>
          <w:ins w:id="267" w:author="Carlos Erazo" w:date="2020-08-15T05:52:00Z"/>
          <w:rFonts w:ascii="Times New Roman" w:eastAsiaTheme="minorEastAsia" w:hAnsi="Times New Roman" w:cs="Times New Roman"/>
          <w:smallCaps w:val="0"/>
          <w:noProof/>
          <w:color w:val="auto"/>
          <w:sz w:val="28"/>
          <w:szCs w:val="28"/>
          <w:rPrChange w:id="268" w:author="Carlos Erazo" w:date="2020-08-15T05:52:00Z">
            <w:rPr>
              <w:ins w:id="269" w:author="Carlos Erazo" w:date="2020-08-15T05:52:00Z"/>
              <w:rFonts w:eastAsiaTheme="minorEastAsia" w:cstheme="minorBidi"/>
              <w:smallCaps w:val="0"/>
              <w:noProof/>
              <w:color w:val="auto"/>
            </w:rPr>
          </w:rPrChange>
        </w:rPr>
      </w:pPr>
      <w:ins w:id="270" w:author="Carlos Erazo" w:date="2020-08-15T05:52:00Z">
        <w:r w:rsidRPr="00D57E3F">
          <w:rPr>
            <w:rFonts w:ascii="Times New Roman" w:hAnsi="Times New Roman" w:cs="Times New Roman"/>
            <w:noProof/>
            <w:sz w:val="28"/>
            <w:szCs w:val="28"/>
            <w:rPrChange w:id="271" w:author="Carlos Erazo" w:date="2020-08-15T05:52:00Z">
              <w:rPr>
                <w:noProof/>
              </w:rPr>
            </w:rPrChange>
          </w:rPr>
          <w:t>2.1.2. Runoff</w:t>
        </w:r>
        <w:r w:rsidRPr="00D57E3F">
          <w:rPr>
            <w:rFonts w:ascii="Times New Roman" w:hAnsi="Times New Roman" w:cs="Times New Roman"/>
            <w:noProof/>
            <w:sz w:val="28"/>
            <w:szCs w:val="28"/>
            <w:rPrChange w:id="272" w:author="Carlos Erazo" w:date="2020-08-15T05:52:00Z">
              <w:rPr>
                <w:noProof/>
              </w:rPr>
            </w:rPrChange>
          </w:rPr>
          <w:tab/>
        </w:r>
        <w:r w:rsidRPr="00D57E3F">
          <w:rPr>
            <w:rFonts w:ascii="Times New Roman" w:hAnsi="Times New Roman" w:cs="Times New Roman"/>
            <w:noProof/>
            <w:sz w:val="28"/>
            <w:szCs w:val="28"/>
            <w:rPrChange w:id="273" w:author="Carlos Erazo" w:date="2020-08-15T05:52:00Z">
              <w:rPr>
                <w:noProof/>
              </w:rPr>
            </w:rPrChange>
          </w:rPr>
          <w:fldChar w:fldCharType="begin"/>
        </w:r>
        <w:r w:rsidRPr="00D57E3F">
          <w:rPr>
            <w:rFonts w:ascii="Times New Roman" w:hAnsi="Times New Roman" w:cs="Times New Roman"/>
            <w:noProof/>
            <w:sz w:val="28"/>
            <w:szCs w:val="28"/>
            <w:rPrChange w:id="274" w:author="Carlos Erazo" w:date="2020-08-15T05:52:00Z">
              <w:rPr>
                <w:noProof/>
              </w:rPr>
            </w:rPrChange>
          </w:rPr>
          <w:instrText xml:space="preserve"> PAGEREF _Toc48363145 \h </w:instrText>
        </w:r>
        <w:r w:rsidRPr="00D57E3F">
          <w:rPr>
            <w:rFonts w:ascii="Times New Roman" w:hAnsi="Times New Roman" w:cs="Times New Roman"/>
            <w:noProof/>
            <w:sz w:val="28"/>
            <w:szCs w:val="28"/>
            <w:rPrChange w:id="275" w:author="Carlos Erazo" w:date="2020-08-15T05:52:00Z">
              <w:rPr>
                <w:noProof/>
              </w:rPr>
            </w:rPrChange>
          </w:rPr>
        </w:r>
      </w:ins>
      <w:r w:rsidRPr="00D57E3F">
        <w:rPr>
          <w:rFonts w:ascii="Times New Roman" w:hAnsi="Times New Roman" w:cs="Times New Roman"/>
          <w:noProof/>
          <w:sz w:val="28"/>
          <w:szCs w:val="28"/>
          <w:rPrChange w:id="276" w:author="Carlos Erazo" w:date="2020-08-15T05:52:00Z">
            <w:rPr>
              <w:noProof/>
            </w:rPr>
          </w:rPrChange>
        </w:rPr>
        <w:fldChar w:fldCharType="separate"/>
      </w:r>
      <w:ins w:id="277" w:author="Carlos Erazo" w:date="2020-08-15T05:52:00Z">
        <w:r w:rsidRPr="00D57E3F">
          <w:rPr>
            <w:rFonts w:ascii="Times New Roman" w:hAnsi="Times New Roman" w:cs="Times New Roman"/>
            <w:noProof/>
            <w:sz w:val="28"/>
            <w:szCs w:val="28"/>
            <w:rPrChange w:id="278" w:author="Carlos Erazo" w:date="2020-08-15T05:52:00Z">
              <w:rPr>
                <w:noProof/>
              </w:rPr>
            </w:rPrChange>
          </w:rPr>
          <w:t>9</w:t>
        </w:r>
        <w:r w:rsidRPr="00D57E3F">
          <w:rPr>
            <w:rFonts w:ascii="Times New Roman" w:hAnsi="Times New Roman" w:cs="Times New Roman"/>
            <w:noProof/>
            <w:sz w:val="28"/>
            <w:szCs w:val="28"/>
            <w:rPrChange w:id="279" w:author="Carlos Erazo" w:date="2020-08-15T05:52:00Z">
              <w:rPr>
                <w:noProof/>
              </w:rPr>
            </w:rPrChange>
          </w:rPr>
          <w:fldChar w:fldCharType="end"/>
        </w:r>
      </w:ins>
    </w:p>
    <w:p w14:paraId="4E000860" w14:textId="2AB523C9" w:rsidR="00D57E3F" w:rsidRPr="00D57E3F" w:rsidRDefault="00D57E3F">
      <w:pPr>
        <w:pStyle w:val="TOC2"/>
        <w:rPr>
          <w:ins w:id="280" w:author="Carlos Erazo" w:date="2020-08-15T05:52:00Z"/>
          <w:rFonts w:ascii="Times New Roman" w:eastAsiaTheme="minorEastAsia" w:hAnsi="Times New Roman" w:cs="Times New Roman"/>
          <w:b w:val="0"/>
          <w:bCs w:val="0"/>
          <w:smallCaps w:val="0"/>
          <w:noProof/>
          <w:color w:val="auto"/>
          <w:sz w:val="28"/>
          <w:szCs w:val="28"/>
          <w:rPrChange w:id="281" w:author="Carlos Erazo" w:date="2020-08-15T05:52:00Z">
            <w:rPr>
              <w:ins w:id="282" w:author="Carlos Erazo" w:date="2020-08-15T05:52:00Z"/>
              <w:rFonts w:eastAsiaTheme="minorEastAsia" w:cstheme="minorBidi"/>
              <w:b w:val="0"/>
              <w:bCs w:val="0"/>
              <w:smallCaps w:val="0"/>
              <w:noProof/>
              <w:color w:val="auto"/>
            </w:rPr>
          </w:rPrChange>
        </w:rPr>
      </w:pPr>
      <w:ins w:id="283" w:author="Carlos Erazo" w:date="2020-08-15T05:52:00Z">
        <w:r w:rsidRPr="00D57E3F">
          <w:rPr>
            <w:rFonts w:ascii="Times New Roman" w:hAnsi="Times New Roman" w:cs="Times New Roman"/>
            <w:noProof/>
            <w:sz w:val="28"/>
            <w:szCs w:val="28"/>
            <w:rPrChange w:id="284" w:author="Carlos Erazo" w:date="2020-08-15T05:52:00Z">
              <w:rPr>
                <w:noProof/>
              </w:rPr>
            </w:rPrChange>
          </w:rPr>
          <w:t>2.2. Statistics</w:t>
        </w:r>
        <w:r w:rsidRPr="00D57E3F">
          <w:rPr>
            <w:rFonts w:ascii="Times New Roman" w:hAnsi="Times New Roman" w:cs="Times New Roman"/>
            <w:noProof/>
            <w:sz w:val="28"/>
            <w:szCs w:val="28"/>
            <w:rPrChange w:id="285" w:author="Carlos Erazo" w:date="2020-08-15T05:52:00Z">
              <w:rPr>
                <w:noProof/>
              </w:rPr>
            </w:rPrChange>
          </w:rPr>
          <w:tab/>
        </w:r>
        <w:r w:rsidRPr="00D57E3F">
          <w:rPr>
            <w:rFonts w:ascii="Times New Roman" w:hAnsi="Times New Roman" w:cs="Times New Roman"/>
            <w:noProof/>
            <w:sz w:val="28"/>
            <w:szCs w:val="28"/>
            <w:rPrChange w:id="286" w:author="Carlos Erazo" w:date="2020-08-15T05:52:00Z">
              <w:rPr>
                <w:noProof/>
              </w:rPr>
            </w:rPrChange>
          </w:rPr>
          <w:fldChar w:fldCharType="begin"/>
        </w:r>
        <w:r w:rsidRPr="00D57E3F">
          <w:rPr>
            <w:rFonts w:ascii="Times New Roman" w:hAnsi="Times New Roman" w:cs="Times New Roman"/>
            <w:noProof/>
            <w:sz w:val="28"/>
            <w:szCs w:val="28"/>
            <w:rPrChange w:id="287" w:author="Carlos Erazo" w:date="2020-08-15T05:52:00Z">
              <w:rPr>
                <w:noProof/>
              </w:rPr>
            </w:rPrChange>
          </w:rPr>
          <w:instrText xml:space="preserve"> PAGEREF _Toc48363146 \h </w:instrText>
        </w:r>
        <w:r w:rsidRPr="00D57E3F">
          <w:rPr>
            <w:rFonts w:ascii="Times New Roman" w:hAnsi="Times New Roman" w:cs="Times New Roman"/>
            <w:noProof/>
            <w:sz w:val="28"/>
            <w:szCs w:val="28"/>
            <w:rPrChange w:id="288" w:author="Carlos Erazo" w:date="2020-08-15T05:52:00Z">
              <w:rPr>
                <w:noProof/>
              </w:rPr>
            </w:rPrChange>
          </w:rPr>
        </w:r>
      </w:ins>
      <w:r w:rsidRPr="00D57E3F">
        <w:rPr>
          <w:rFonts w:ascii="Times New Roman" w:hAnsi="Times New Roman" w:cs="Times New Roman"/>
          <w:noProof/>
          <w:sz w:val="28"/>
          <w:szCs w:val="28"/>
          <w:rPrChange w:id="289" w:author="Carlos Erazo" w:date="2020-08-15T05:52:00Z">
            <w:rPr>
              <w:noProof/>
            </w:rPr>
          </w:rPrChange>
        </w:rPr>
        <w:fldChar w:fldCharType="separate"/>
      </w:r>
      <w:ins w:id="290" w:author="Carlos Erazo" w:date="2020-08-15T05:52:00Z">
        <w:r w:rsidRPr="00D57E3F">
          <w:rPr>
            <w:rFonts w:ascii="Times New Roman" w:hAnsi="Times New Roman" w:cs="Times New Roman"/>
            <w:noProof/>
            <w:sz w:val="28"/>
            <w:szCs w:val="28"/>
            <w:rPrChange w:id="291" w:author="Carlos Erazo" w:date="2020-08-15T05:52:00Z">
              <w:rPr>
                <w:noProof/>
              </w:rPr>
            </w:rPrChange>
          </w:rPr>
          <w:t>17</w:t>
        </w:r>
        <w:r w:rsidRPr="00D57E3F">
          <w:rPr>
            <w:rFonts w:ascii="Times New Roman" w:hAnsi="Times New Roman" w:cs="Times New Roman"/>
            <w:noProof/>
            <w:sz w:val="28"/>
            <w:szCs w:val="28"/>
            <w:rPrChange w:id="292" w:author="Carlos Erazo" w:date="2020-08-15T05:52:00Z">
              <w:rPr>
                <w:noProof/>
              </w:rPr>
            </w:rPrChange>
          </w:rPr>
          <w:fldChar w:fldCharType="end"/>
        </w:r>
      </w:ins>
    </w:p>
    <w:p w14:paraId="724E23F6" w14:textId="1EA13316" w:rsidR="00D57E3F" w:rsidRPr="00D57E3F" w:rsidRDefault="00D57E3F">
      <w:pPr>
        <w:pStyle w:val="TOC2"/>
        <w:rPr>
          <w:ins w:id="293" w:author="Carlos Erazo" w:date="2020-08-15T05:52:00Z"/>
          <w:rFonts w:ascii="Times New Roman" w:eastAsiaTheme="minorEastAsia" w:hAnsi="Times New Roman" w:cs="Times New Roman"/>
          <w:b w:val="0"/>
          <w:bCs w:val="0"/>
          <w:smallCaps w:val="0"/>
          <w:noProof/>
          <w:color w:val="auto"/>
          <w:sz w:val="28"/>
          <w:szCs w:val="28"/>
          <w:rPrChange w:id="294" w:author="Carlos Erazo" w:date="2020-08-15T05:52:00Z">
            <w:rPr>
              <w:ins w:id="295" w:author="Carlos Erazo" w:date="2020-08-15T05:52:00Z"/>
              <w:rFonts w:eastAsiaTheme="minorEastAsia" w:cstheme="minorBidi"/>
              <w:b w:val="0"/>
              <w:bCs w:val="0"/>
              <w:smallCaps w:val="0"/>
              <w:noProof/>
              <w:color w:val="auto"/>
            </w:rPr>
          </w:rPrChange>
        </w:rPr>
      </w:pPr>
      <w:ins w:id="296" w:author="Carlos Erazo" w:date="2020-08-15T05:52:00Z">
        <w:r w:rsidRPr="00D57E3F">
          <w:rPr>
            <w:rFonts w:ascii="Times New Roman" w:hAnsi="Times New Roman" w:cs="Times New Roman"/>
            <w:noProof/>
            <w:sz w:val="28"/>
            <w:szCs w:val="28"/>
            <w:rPrChange w:id="297" w:author="Carlos Erazo" w:date="2020-08-15T05:52:00Z">
              <w:rPr>
                <w:noProof/>
              </w:rPr>
            </w:rPrChange>
          </w:rPr>
          <w:t>2.3. Neural Networks</w:t>
        </w:r>
        <w:r w:rsidRPr="00D57E3F">
          <w:rPr>
            <w:rFonts w:ascii="Times New Roman" w:hAnsi="Times New Roman" w:cs="Times New Roman"/>
            <w:noProof/>
            <w:sz w:val="28"/>
            <w:szCs w:val="28"/>
            <w:rPrChange w:id="298" w:author="Carlos Erazo" w:date="2020-08-15T05:52:00Z">
              <w:rPr>
                <w:noProof/>
              </w:rPr>
            </w:rPrChange>
          </w:rPr>
          <w:tab/>
        </w:r>
        <w:r w:rsidRPr="00D57E3F">
          <w:rPr>
            <w:rFonts w:ascii="Times New Roman" w:hAnsi="Times New Roman" w:cs="Times New Roman"/>
            <w:noProof/>
            <w:sz w:val="28"/>
            <w:szCs w:val="28"/>
            <w:rPrChange w:id="299" w:author="Carlos Erazo" w:date="2020-08-15T05:52:00Z">
              <w:rPr>
                <w:noProof/>
              </w:rPr>
            </w:rPrChange>
          </w:rPr>
          <w:fldChar w:fldCharType="begin"/>
        </w:r>
        <w:r w:rsidRPr="00D57E3F">
          <w:rPr>
            <w:rFonts w:ascii="Times New Roman" w:hAnsi="Times New Roman" w:cs="Times New Roman"/>
            <w:noProof/>
            <w:sz w:val="28"/>
            <w:szCs w:val="28"/>
            <w:rPrChange w:id="300" w:author="Carlos Erazo" w:date="2020-08-15T05:52:00Z">
              <w:rPr>
                <w:noProof/>
              </w:rPr>
            </w:rPrChange>
          </w:rPr>
          <w:instrText xml:space="preserve"> PAGEREF _Toc48363147 \h </w:instrText>
        </w:r>
        <w:r w:rsidRPr="00D57E3F">
          <w:rPr>
            <w:rFonts w:ascii="Times New Roman" w:hAnsi="Times New Roman" w:cs="Times New Roman"/>
            <w:noProof/>
            <w:sz w:val="28"/>
            <w:szCs w:val="28"/>
            <w:rPrChange w:id="301" w:author="Carlos Erazo" w:date="2020-08-15T05:52:00Z">
              <w:rPr>
                <w:noProof/>
              </w:rPr>
            </w:rPrChange>
          </w:rPr>
        </w:r>
      </w:ins>
      <w:r w:rsidRPr="00D57E3F">
        <w:rPr>
          <w:rFonts w:ascii="Times New Roman" w:hAnsi="Times New Roman" w:cs="Times New Roman"/>
          <w:noProof/>
          <w:sz w:val="28"/>
          <w:szCs w:val="28"/>
          <w:rPrChange w:id="302" w:author="Carlos Erazo" w:date="2020-08-15T05:52:00Z">
            <w:rPr>
              <w:noProof/>
            </w:rPr>
          </w:rPrChange>
        </w:rPr>
        <w:fldChar w:fldCharType="separate"/>
      </w:r>
      <w:ins w:id="303" w:author="Carlos Erazo" w:date="2020-08-15T05:52:00Z">
        <w:r w:rsidRPr="00D57E3F">
          <w:rPr>
            <w:rFonts w:ascii="Times New Roman" w:hAnsi="Times New Roman" w:cs="Times New Roman"/>
            <w:noProof/>
            <w:sz w:val="28"/>
            <w:szCs w:val="28"/>
            <w:rPrChange w:id="304" w:author="Carlos Erazo" w:date="2020-08-15T05:52:00Z">
              <w:rPr>
                <w:noProof/>
              </w:rPr>
            </w:rPrChange>
          </w:rPr>
          <w:t>18</w:t>
        </w:r>
        <w:r w:rsidRPr="00D57E3F">
          <w:rPr>
            <w:rFonts w:ascii="Times New Roman" w:hAnsi="Times New Roman" w:cs="Times New Roman"/>
            <w:noProof/>
            <w:sz w:val="28"/>
            <w:szCs w:val="28"/>
            <w:rPrChange w:id="305" w:author="Carlos Erazo" w:date="2020-08-15T05:52:00Z">
              <w:rPr>
                <w:noProof/>
              </w:rPr>
            </w:rPrChange>
          </w:rPr>
          <w:fldChar w:fldCharType="end"/>
        </w:r>
      </w:ins>
    </w:p>
    <w:p w14:paraId="3AC69372" w14:textId="5B5BB0E5" w:rsidR="00D57E3F" w:rsidRPr="00D57E3F" w:rsidRDefault="00D57E3F" w:rsidP="00D57E3F">
      <w:pPr>
        <w:pStyle w:val="TOC1"/>
        <w:rPr>
          <w:ins w:id="306" w:author="Carlos Erazo" w:date="2020-08-15T05:52:00Z"/>
          <w:rFonts w:eastAsiaTheme="minorEastAsia"/>
          <w:noProof/>
          <w:color w:val="auto"/>
          <w:sz w:val="28"/>
          <w:szCs w:val="28"/>
          <w:rPrChange w:id="307" w:author="Carlos Erazo" w:date="2020-08-15T05:52:00Z">
            <w:rPr>
              <w:ins w:id="308" w:author="Carlos Erazo" w:date="2020-08-15T05:52:00Z"/>
              <w:rFonts w:asciiTheme="minorHAnsi" w:eastAsiaTheme="minorEastAsia" w:hAnsiTheme="minorHAnsi" w:cstheme="minorBidi"/>
              <w:noProof/>
              <w:color w:val="auto"/>
              <w:sz w:val="22"/>
              <w:szCs w:val="22"/>
            </w:rPr>
          </w:rPrChange>
        </w:rPr>
      </w:pPr>
      <w:ins w:id="309" w:author="Carlos Erazo" w:date="2020-08-15T05:52:00Z">
        <w:r w:rsidRPr="00D57E3F">
          <w:rPr>
            <w:noProof/>
            <w:sz w:val="28"/>
            <w:szCs w:val="28"/>
            <w:rPrChange w:id="310" w:author="Carlos Erazo" w:date="2020-08-15T05:52:00Z">
              <w:rPr>
                <w:noProof/>
              </w:rPr>
            </w:rPrChange>
          </w:rPr>
          <w:t>3. Design Methodology</w:t>
        </w:r>
        <w:r w:rsidRPr="00D57E3F">
          <w:rPr>
            <w:noProof/>
            <w:sz w:val="28"/>
            <w:szCs w:val="28"/>
            <w:rPrChange w:id="311" w:author="Carlos Erazo" w:date="2020-08-15T05:52:00Z">
              <w:rPr>
                <w:noProof/>
              </w:rPr>
            </w:rPrChange>
          </w:rPr>
          <w:tab/>
        </w:r>
        <w:r w:rsidRPr="00D57E3F">
          <w:rPr>
            <w:noProof/>
            <w:sz w:val="28"/>
            <w:szCs w:val="28"/>
            <w:rPrChange w:id="312" w:author="Carlos Erazo" w:date="2020-08-15T05:52:00Z">
              <w:rPr>
                <w:noProof/>
              </w:rPr>
            </w:rPrChange>
          </w:rPr>
          <w:fldChar w:fldCharType="begin"/>
        </w:r>
        <w:r w:rsidRPr="00D57E3F">
          <w:rPr>
            <w:noProof/>
            <w:sz w:val="28"/>
            <w:szCs w:val="28"/>
            <w:rPrChange w:id="313" w:author="Carlos Erazo" w:date="2020-08-15T05:52:00Z">
              <w:rPr>
                <w:noProof/>
              </w:rPr>
            </w:rPrChange>
          </w:rPr>
          <w:instrText xml:space="preserve"> PAGEREF _Toc48363148 \h </w:instrText>
        </w:r>
        <w:r w:rsidRPr="00D57E3F">
          <w:rPr>
            <w:noProof/>
            <w:sz w:val="28"/>
            <w:szCs w:val="28"/>
            <w:rPrChange w:id="314" w:author="Carlos Erazo" w:date="2020-08-15T05:52:00Z">
              <w:rPr>
                <w:noProof/>
              </w:rPr>
            </w:rPrChange>
          </w:rPr>
        </w:r>
      </w:ins>
      <w:r w:rsidRPr="00D57E3F">
        <w:rPr>
          <w:noProof/>
          <w:sz w:val="28"/>
          <w:szCs w:val="28"/>
          <w:rPrChange w:id="315" w:author="Carlos Erazo" w:date="2020-08-15T05:52:00Z">
            <w:rPr>
              <w:noProof/>
            </w:rPr>
          </w:rPrChange>
        </w:rPr>
        <w:fldChar w:fldCharType="separate"/>
      </w:r>
      <w:ins w:id="316" w:author="Carlos Erazo" w:date="2020-08-15T05:52:00Z">
        <w:r w:rsidRPr="00D57E3F">
          <w:rPr>
            <w:noProof/>
            <w:sz w:val="28"/>
            <w:szCs w:val="28"/>
            <w:rPrChange w:id="317" w:author="Carlos Erazo" w:date="2020-08-15T05:52:00Z">
              <w:rPr>
                <w:noProof/>
              </w:rPr>
            </w:rPrChange>
          </w:rPr>
          <w:t>21</w:t>
        </w:r>
        <w:r w:rsidRPr="00D57E3F">
          <w:rPr>
            <w:noProof/>
            <w:sz w:val="28"/>
            <w:szCs w:val="28"/>
            <w:rPrChange w:id="318" w:author="Carlos Erazo" w:date="2020-08-15T05:52:00Z">
              <w:rPr>
                <w:noProof/>
              </w:rPr>
            </w:rPrChange>
          </w:rPr>
          <w:fldChar w:fldCharType="end"/>
        </w:r>
      </w:ins>
    </w:p>
    <w:p w14:paraId="6F1358A6" w14:textId="259CA01C" w:rsidR="00D57E3F" w:rsidRPr="00D57E3F" w:rsidRDefault="00D57E3F">
      <w:pPr>
        <w:pStyle w:val="TOC2"/>
        <w:rPr>
          <w:ins w:id="319" w:author="Carlos Erazo" w:date="2020-08-15T05:52:00Z"/>
          <w:rFonts w:ascii="Times New Roman" w:eastAsiaTheme="minorEastAsia" w:hAnsi="Times New Roman" w:cs="Times New Roman"/>
          <w:b w:val="0"/>
          <w:bCs w:val="0"/>
          <w:smallCaps w:val="0"/>
          <w:noProof/>
          <w:color w:val="auto"/>
          <w:sz w:val="28"/>
          <w:szCs w:val="28"/>
          <w:rPrChange w:id="320" w:author="Carlos Erazo" w:date="2020-08-15T05:52:00Z">
            <w:rPr>
              <w:ins w:id="321" w:author="Carlos Erazo" w:date="2020-08-15T05:52:00Z"/>
              <w:rFonts w:eastAsiaTheme="minorEastAsia" w:cstheme="minorBidi"/>
              <w:b w:val="0"/>
              <w:bCs w:val="0"/>
              <w:smallCaps w:val="0"/>
              <w:noProof/>
              <w:color w:val="auto"/>
            </w:rPr>
          </w:rPrChange>
        </w:rPr>
      </w:pPr>
      <w:ins w:id="322" w:author="Carlos Erazo" w:date="2020-08-15T05:52:00Z">
        <w:r w:rsidRPr="00D57E3F">
          <w:rPr>
            <w:rFonts w:ascii="Times New Roman" w:hAnsi="Times New Roman" w:cs="Times New Roman"/>
            <w:noProof/>
            <w:sz w:val="28"/>
            <w:szCs w:val="28"/>
            <w:rPrChange w:id="323" w:author="Carlos Erazo" w:date="2020-08-15T05:52:00Z">
              <w:rPr>
                <w:noProof/>
              </w:rPr>
            </w:rPrChange>
          </w:rPr>
          <w:t>3.1. Requirements</w:t>
        </w:r>
        <w:r w:rsidRPr="00D57E3F">
          <w:rPr>
            <w:rFonts w:ascii="Times New Roman" w:hAnsi="Times New Roman" w:cs="Times New Roman"/>
            <w:noProof/>
            <w:sz w:val="28"/>
            <w:szCs w:val="28"/>
            <w:rPrChange w:id="324" w:author="Carlos Erazo" w:date="2020-08-15T05:52:00Z">
              <w:rPr>
                <w:noProof/>
              </w:rPr>
            </w:rPrChange>
          </w:rPr>
          <w:tab/>
        </w:r>
        <w:r w:rsidRPr="00D57E3F">
          <w:rPr>
            <w:rFonts w:ascii="Times New Roman" w:hAnsi="Times New Roman" w:cs="Times New Roman"/>
            <w:noProof/>
            <w:sz w:val="28"/>
            <w:szCs w:val="28"/>
            <w:rPrChange w:id="325" w:author="Carlos Erazo" w:date="2020-08-15T05:52:00Z">
              <w:rPr>
                <w:noProof/>
              </w:rPr>
            </w:rPrChange>
          </w:rPr>
          <w:fldChar w:fldCharType="begin"/>
        </w:r>
        <w:r w:rsidRPr="00D57E3F">
          <w:rPr>
            <w:rFonts w:ascii="Times New Roman" w:hAnsi="Times New Roman" w:cs="Times New Roman"/>
            <w:noProof/>
            <w:sz w:val="28"/>
            <w:szCs w:val="28"/>
            <w:rPrChange w:id="326" w:author="Carlos Erazo" w:date="2020-08-15T05:52:00Z">
              <w:rPr>
                <w:noProof/>
              </w:rPr>
            </w:rPrChange>
          </w:rPr>
          <w:instrText xml:space="preserve"> PAGEREF _Toc48363149 \h </w:instrText>
        </w:r>
        <w:r w:rsidRPr="00D57E3F">
          <w:rPr>
            <w:rFonts w:ascii="Times New Roman" w:hAnsi="Times New Roman" w:cs="Times New Roman"/>
            <w:noProof/>
            <w:sz w:val="28"/>
            <w:szCs w:val="28"/>
            <w:rPrChange w:id="327" w:author="Carlos Erazo" w:date="2020-08-15T05:52:00Z">
              <w:rPr>
                <w:noProof/>
              </w:rPr>
            </w:rPrChange>
          </w:rPr>
        </w:r>
      </w:ins>
      <w:r w:rsidRPr="00D57E3F">
        <w:rPr>
          <w:rFonts w:ascii="Times New Roman" w:hAnsi="Times New Roman" w:cs="Times New Roman"/>
          <w:noProof/>
          <w:sz w:val="28"/>
          <w:szCs w:val="28"/>
          <w:rPrChange w:id="328" w:author="Carlos Erazo" w:date="2020-08-15T05:52:00Z">
            <w:rPr>
              <w:noProof/>
            </w:rPr>
          </w:rPrChange>
        </w:rPr>
        <w:fldChar w:fldCharType="separate"/>
      </w:r>
      <w:ins w:id="329" w:author="Carlos Erazo" w:date="2020-08-15T05:52:00Z">
        <w:r w:rsidRPr="00D57E3F">
          <w:rPr>
            <w:rFonts w:ascii="Times New Roman" w:hAnsi="Times New Roman" w:cs="Times New Roman"/>
            <w:noProof/>
            <w:sz w:val="28"/>
            <w:szCs w:val="28"/>
            <w:rPrChange w:id="330" w:author="Carlos Erazo" w:date="2020-08-15T05:52:00Z">
              <w:rPr>
                <w:noProof/>
              </w:rPr>
            </w:rPrChange>
          </w:rPr>
          <w:t>21</w:t>
        </w:r>
        <w:r w:rsidRPr="00D57E3F">
          <w:rPr>
            <w:rFonts w:ascii="Times New Roman" w:hAnsi="Times New Roman" w:cs="Times New Roman"/>
            <w:noProof/>
            <w:sz w:val="28"/>
            <w:szCs w:val="28"/>
            <w:rPrChange w:id="331" w:author="Carlos Erazo" w:date="2020-08-15T05:52:00Z">
              <w:rPr>
                <w:noProof/>
              </w:rPr>
            </w:rPrChange>
          </w:rPr>
          <w:fldChar w:fldCharType="end"/>
        </w:r>
      </w:ins>
    </w:p>
    <w:p w14:paraId="543CC925" w14:textId="3907CEDA" w:rsidR="00D57E3F" w:rsidRPr="00D57E3F" w:rsidRDefault="00D57E3F">
      <w:pPr>
        <w:pStyle w:val="TOC2"/>
        <w:rPr>
          <w:ins w:id="332" w:author="Carlos Erazo" w:date="2020-08-15T05:52:00Z"/>
          <w:rFonts w:ascii="Times New Roman" w:eastAsiaTheme="minorEastAsia" w:hAnsi="Times New Roman" w:cs="Times New Roman"/>
          <w:b w:val="0"/>
          <w:bCs w:val="0"/>
          <w:smallCaps w:val="0"/>
          <w:noProof/>
          <w:color w:val="auto"/>
          <w:sz w:val="28"/>
          <w:szCs w:val="28"/>
          <w:rPrChange w:id="333" w:author="Carlos Erazo" w:date="2020-08-15T05:52:00Z">
            <w:rPr>
              <w:ins w:id="334" w:author="Carlos Erazo" w:date="2020-08-15T05:52:00Z"/>
              <w:rFonts w:eastAsiaTheme="minorEastAsia" w:cstheme="minorBidi"/>
              <w:b w:val="0"/>
              <w:bCs w:val="0"/>
              <w:smallCaps w:val="0"/>
              <w:noProof/>
              <w:color w:val="auto"/>
            </w:rPr>
          </w:rPrChange>
        </w:rPr>
      </w:pPr>
      <w:ins w:id="335" w:author="Carlos Erazo" w:date="2020-08-15T05:52:00Z">
        <w:r w:rsidRPr="00D57E3F">
          <w:rPr>
            <w:rFonts w:ascii="Times New Roman" w:hAnsi="Times New Roman" w:cs="Times New Roman"/>
            <w:noProof/>
            <w:sz w:val="28"/>
            <w:szCs w:val="28"/>
            <w:rPrChange w:id="336" w:author="Carlos Erazo" w:date="2020-08-15T05:52:00Z">
              <w:rPr>
                <w:noProof/>
              </w:rPr>
            </w:rPrChange>
          </w:rPr>
          <w:t>3.2. Architecture</w:t>
        </w:r>
        <w:r w:rsidRPr="00D57E3F">
          <w:rPr>
            <w:rFonts w:ascii="Times New Roman" w:hAnsi="Times New Roman" w:cs="Times New Roman"/>
            <w:noProof/>
            <w:sz w:val="28"/>
            <w:szCs w:val="28"/>
            <w:rPrChange w:id="337" w:author="Carlos Erazo" w:date="2020-08-15T05:52:00Z">
              <w:rPr>
                <w:noProof/>
              </w:rPr>
            </w:rPrChange>
          </w:rPr>
          <w:tab/>
        </w:r>
        <w:r w:rsidRPr="00D57E3F">
          <w:rPr>
            <w:rFonts w:ascii="Times New Roman" w:hAnsi="Times New Roman" w:cs="Times New Roman"/>
            <w:noProof/>
            <w:sz w:val="28"/>
            <w:szCs w:val="28"/>
            <w:rPrChange w:id="338" w:author="Carlos Erazo" w:date="2020-08-15T05:52:00Z">
              <w:rPr>
                <w:noProof/>
              </w:rPr>
            </w:rPrChange>
          </w:rPr>
          <w:fldChar w:fldCharType="begin"/>
        </w:r>
        <w:r w:rsidRPr="00D57E3F">
          <w:rPr>
            <w:rFonts w:ascii="Times New Roman" w:hAnsi="Times New Roman" w:cs="Times New Roman"/>
            <w:noProof/>
            <w:sz w:val="28"/>
            <w:szCs w:val="28"/>
            <w:rPrChange w:id="339" w:author="Carlos Erazo" w:date="2020-08-15T05:52:00Z">
              <w:rPr>
                <w:noProof/>
              </w:rPr>
            </w:rPrChange>
          </w:rPr>
          <w:instrText xml:space="preserve"> PAGEREF _Toc48363150 \h </w:instrText>
        </w:r>
        <w:r w:rsidRPr="00D57E3F">
          <w:rPr>
            <w:rFonts w:ascii="Times New Roman" w:hAnsi="Times New Roman" w:cs="Times New Roman"/>
            <w:noProof/>
            <w:sz w:val="28"/>
            <w:szCs w:val="28"/>
            <w:rPrChange w:id="340" w:author="Carlos Erazo" w:date="2020-08-15T05:52:00Z">
              <w:rPr>
                <w:noProof/>
              </w:rPr>
            </w:rPrChange>
          </w:rPr>
        </w:r>
      </w:ins>
      <w:r w:rsidRPr="00D57E3F">
        <w:rPr>
          <w:rFonts w:ascii="Times New Roman" w:hAnsi="Times New Roman" w:cs="Times New Roman"/>
          <w:noProof/>
          <w:sz w:val="28"/>
          <w:szCs w:val="28"/>
          <w:rPrChange w:id="341" w:author="Carlos Erazo" w:date="2020-08-15T05:52:00Z">
            <w:rPr>
              <w:noProof/>
            </w:rPr>
          </w:rPrChange>
        </w:rPr>
        <w:fldChar w:fldCharType="separate"/>
      </w:r>
      <w:ins w:id="342" w:author="Carlos Erazo" w:date="2020-08-15T05:52:00Z">
        <w:r w:rsidRPr="00D57E3F">
          <w:rPr>
            <w:rFonts w:ascii="Times New Roman" w:hAnsi="Times New Roman" w:cs="Times New Roman"/>
            <w:noProof/>
            <w:sz w:val="28"/>
            <w:szCs w:val="28"/>
            <w:rPrChange w:id="343" w:author="Carlos Erazo" w:date="2020-08-15T05:52:00Z">
              <w:rPr>
                <w:noProof/>
              </w:rPr>
            </w:rPrChange>
          </w:rPr>
          <w:t>22</w:t>
        </w:r>
        <w:r w:rsidRPr="00D57E3F">
          <w:rPr>
            <w:rFonts w:ascii="Times New Roman" w:hAnsi="Times New Roman" w:cs="Times New Roman"/>
            <w:noProof/>
            <w:sz w:val="28"/>
            <w:szCs w:val="28"/>
            <w:rPrChange w:id="344" w:author="Carlos Erazo" w:date="2020-08-15T05:52:00Z">
              <w:rPr>
                <w:noProof/>
              </w:rPr>
            </w:rPrChange>
          </w:rPr>
          <w:fldChar w:fldCharType="end"/>
        </w:r>
      </w:ins>
    </w:p>
    <w:p w14:paraId="3AFD7F90" w14:textId="57E5BA08" w:rsidR="00D57E3F" w:rsidRPr="00D57E3F" w:rsidRDefault="00D57E3F">
      <w:pPr>
        <w:pStyle w:val="TOC2"/>
        <w:rPr>
          <w:ins w:id="345" w:author="Carlos Erazo" w:date="2020-08-15T05:52:00Z"/>
          <w:rFonts w:ascii="Times New Roman" w:eastAsiaTheme="minorEastAsia" w:hAnsi="Times New Roman" w:cs="Times New Roman"/>
          <w:b w:val="0"/>
          <w:bCs w:val="0"/>
          <w:smallCaps w:val="0"/>
          <w:noProof/>
          <w:color w:val="auto"/>
          <w:sz w:val="28"/>
          <w:szCs w:val="28"/>
          <w:rPrChange w:id="346" w:author="Carlos Erazo" w:date="2020-08-15T05:52:00Z">
            <w:rPr>
              <w:ins w:id="347" w:author="Carlos Erazo" w:date="2020-08-15T05:52:00Z"/>
              <w:rFonts w:eastAsiaTheme="minorEastAsia" w:cstheme="minorBidi"/>
              <w:b w:val="0"/>
              <w:bCs w:val="0"/>
              <w:smallCaps w:val="0"/>
              <w:noProof/>
              <w:color w:val="auto"/>
            </w:rPr>
          </w:rPrChange>
        </w:rPr>
      </w:pPr>
      <w:ins w:id="348" w:author="Carlos Erazo" w:date="2020-08-15T05:52:00Z">
        <w:r w:rsidRPr="00D57E3F">
          <w:rPr>
            <w:rFonts w:ascii="Times New Roman" w:hAnsi="Times New Roman" w:cs="Times New Roman"/>
            <w:noProof/>
            <w:sz w:val="28"/>
            <w:szCs w:val="28"/>
            <w:rPrChange w:id="349" w:author="Carlos Erazo" w:date="2020-08-15T05:52:00Z">
              <w:rPr>
                <w:noProof/>
              </w:rPr>
            </w:rPrChange>
          </w:rPr>
          <w:t>3.3. External libraries</w:t>
        </w:r>
        <w:r w:rsidRPr="00D57E3F">
          <w:rPr>
            <w:rFonts w:ascii="Times New Roman" w:hAnsi="Times New Roman" w:cs="Times New Roman"/>
            <w:noProof/>
            <w:sz w:val="28"/>
            <w:szCs w:val="28"/>
            <w:rPrChange w:id="350" w:author="Carlos Erazo" w:date="2020-08-15T05:52:00Z">
              <w:rPr>
                <w:noProof/>
              </w:rPr>
            </w:rPrChange>
          </w:rPr>
          <w:tab/>
        </w:r>
        <w:r w:rsidRPr="00D57E3F">
          <w:rPr>
            <w:rFonts w:ascii="Times New Roman" w:hAnsi="Times New Roman" w:cs="Times New Roman"/>
            <w:noProof/>
            <w:sz w:val="28"/>
            <w:szCs w:val="28"/>
            <w:rPrChange w:id="351" w:author="Carlos Erazo" w:date="2020-08-15T05:52:00Z">
              <w:rPr>
                <w:noProof/>
              </w:rPr>
            </w:rPrChange>
          </w:rPr>
          <w:fldChar w:fldCharType="begin"/>
        </w:r>
        <w:r w:rsidRPr="00D57E3F">
          <w:rPr>
            <w:rFonts w:ascii="Times New Roman" w:hAnsi="Times New Roman" w:cs="Times New Roman"/>
            <w:noProof/>
            <w:sz w:val="28"/>
            <w:szCs w:val="28"/>
            <w:rPrChange w:id="352" w:author="Carlos Erazo" w:date="2020-08-15T05:52:00Z">
              <w:rPr>
                <w:noProof/>
              </w:rPr>
            </w:rPrChange>
          </w:rPr>
          <w:instrText xml:space="preserve"> PAGEREF _Toc48363151 \h </w:instrText>
        </w:r>
        <w:r w:rsidRPr="00D57E3F">
          <w:rPr>
            <w:rFonts w:ascii="Times New Roman" w:hAnsi="Times New Roman" w:cs="Times New Roman"/>
            <w:noProof/>
            <w:sz w:val="28"/>
            <w:szCs w:val="28"/>
            <w:rPrChange w:id="353" w:author="Carlos Erazo" w:date="2020-08-15T05:52:00Z">
              <w:rPr>
                <w:noProof/>
              </w:rPr>
            </w:rPrChange>
          </w:rPr>
        </w:r>
      </w:ins>
      <w:r w:rsidRPr="00D57E3F">
        <w:rPr>
          <w:rFonts w:ascii="Times New Roman" w:hAnsi="Times New Roman" w:cs="Times New Roman"/>
          <w:noProof/>
          <w:sz w:val="28"/>
          <w:szCs w:val="28"/>
          <w:rPrChange w:id="354" w:author="Carlos Erazo" w:date="2020-08-15T05:52:00Z">
            <w:rPr>
              <w:noProof/>
            </w:rPr>
          </w:rPrChange>
        </w:rPr>
        <w:fldChar w:fldCharType="separate"/>
      </w:r>
      <w:ins w:id="355" w:author="Carlos Erazo" w:date="2020-08-15T05:52:00Z">
        <w:r w:rsidRPr="00D57E3F">
          <w:rPr>
            <w:rFonts w:ascii="Times New Roman" w:hAnsi="Times New Roman" w:cs="Times New Roman"/>
            <w:noProof/>
            <w:sz w:val="28"/>
            <w:szCs w:val="28"/>
            <w:rPrChange w:id="356" w:author="Carlos Erazo" w:date="2020-08-15T05:52:00Z">
              <w:rPr>
                <w:noProof/>
              </w:rPr>
            </w:rPrChange>
          </w:rPr>
          <w:t>24</w:t>
        </w:r>
        <w:r w:rsidRPr="00D57E3F">
          <w:rPr>
            <w:rFonts w:ascii="Times New Roman" w:hAnsi="Times New Roman" w:cs="Times New Roman"/>
            <w:noProof/>
            <w:sz w:val="28"/>
            <w:szCs w:val="28"/>
            <w:rPrChange w:id="357" w:author="Carlos Erazo" w:date="2020-08-15T05:52:00Z">
              <w:rPr>
                <w:noProof/>
              </w:rPr>
            </w:rPrChange>
          </w:rPr>
          <w:fldChar w:fldCharType="end"/>
        </w:r>
      </w:ins>
    </w:p>
    <w:p w14:paraId="2A13791A" w14:textId="1212EE07" w:rsidR="00D57E3F" w:rsidRPr="00D57E3F" w:rsidRDefault="00D57E3F">
      <w:pPr>
        <w:pStyle w:val="TOC2"/>
        <w:rPr>
          <w:ins w:id="358" w:author="Carlos Erazo" w:date="2020-08-15T05:52:00Z"/>
          <w:rFonts w:ascii="Times New Roman" w:eastAsiaTheme="minorEastAsia" w:hAnsi="Times New Roman" w:cs="Times New Roman"/>
          <w:b w:val="0"/>
          <w:bCs w:val="0"/>
          <w:smallCaps w:val="0"/>
          <w:noProof/>
          <w:color w:val="auto"/>
          <w:sz w:val="28"/>
          <w:szCs w:val="28"/>
          <w:rPrChange w:id="359" w:author="Carlos Erazo" w:date="2020-08-15T05:52:00Z">
            <w:rPr>
              <w:ins w:id="360" w:author="Carlos Erazo" w:date="2020-08-15T05:52:00Z"/>
              <w:rFonts w:eastAsiaTheme="minorEastAsia" w:cstheme="minorBidi"/>
              <w:b w:val="0"/>
              <w:bCs w:val="0"/>
              <w:smallCaps w:val="0"/>
              <w:noProof/>
              <w:color w:val="auto"/>
            </w:rPr>
          </w:rPrChange>
        </w:rPr>
      </w:pPr>
      <w:ins w:id="361" w:author="Carlos Erazo" w:date="2020-08-15T05:52:00Z">
        <w:r w:rsidRPr="00D57E3F">
          <w:rPr>
            <w:rFonts w:ascii="Times New Roman" w:hAnsi="Times New Roman" w:cs="Times New Roman"/>
            <w:noProof/>
            <w:sz w:val="28"/>
            <w:szCs w:val="28"/>
            <w:rPrChange w:id="362" w:author="Carlos Erazo" w:date="2020-08-15T05:52:00Z">
              <w:rPr>
                <w:noProof/>
              </w:rPr>
            </w:rPrChange>
          </w:rPr>
          <w:t>3.4. Data sources</w:t>
        </w:r>
        <w:r w:rsidRPr="00D57E3F">
          <w:rPr>
            <w:rFonts w:ascii="Times New Roman" w:hAnsi="Times New Roman" w:cs="Times New Roman"/>
            <w:noProof/>
            <w:sz w:val="28"/>
            <w:szCs w:val="28"/>
            <w:rPrChange w:id="363" w:author="Carlos Erazo" w:date="2020-08-15T05:52:00Z">
              <w:rPr>
                <w:noProof/>
              </w:rPr>
            </w:rPrChange>
          </w:rPr>
          <w:tab/>
        </w:r>
        <w:r w:rsidRPr="00D57E3F">
          <w:rPr>
            <w:rFonts w:ascii="Times New Roman" w:hAnsi="Times New Roman" w:cs="Times New Roman"/>
            <w:noProof/>
            <w:sz w:val="28"/>
            <w:szCs w:val="28"/>
            <w:rPrChange w:id="364" w:author="Carlos Erazo" w:date="2020-08-15T05:52:00Z">
              <w:rPr>
                <w:noProof/>
              </w:rPr>
            </w:rPrChange>
          </w:rPr>
          <w:fldChar w:fldCharType="begin"/>
        </w:r>
        <w:r w:rsidRPr="00D57E3F">
          <w:rPr>
            <w:rFonts w:ascii="Times New Roman" w:hAnsi="Times New Roman" w:cs="Times New Roman"/>
            <w:noProof/>
            <w:sz w:val="28"/>
            <w:szCs w:val="28"/>
            <w:rPrChange w:id="365" w:author="Carlos Erazo" w:date="2020-08-15T05:52:00Z">
              <w:rPr>
                <w:noProof/>
              </w:rPr>
            </w:rPrChange>
          </w:rPr>
          <w:instrText xml:space="preserve"> PAGEREF _Toc48363152 \h </w:instrText>
        </w:r>
        <w:r w:rsidRPr="00D57E3F">
          <w:rPr>
            <w:rFonts w:ascii="Times New Roman" w:hAnsi="Times New Roman" w:cs="Times New Roman"/>
            <w:noProof/>
            <w:sz w:val="28"/>
            <w:szCs w:val="28"/>
            <w:rPrChange w:id="366" w:author="Carlos Erazo" w:date="2020-08-15T05:52:00Z">
              <w:rPr>
                <w:noProof/>
              </w:rPr>
            </w:rPrChange>
          </w:rPr>
        </w:r>
      </w:ins>
      <w:r w:rsidRPr="00D57E3F">
        <w:rPr>
          <w:rFonts w:ascii="Times New Roman" w:hAnsi="Times New Roman" w:cs="Times New Roman"/>
          <w:noProof/>
          <w:sz w:val="28"/>
          <w:szCs w:val="28"/>
          <w:rPrChange w:id="367" w:author="Carlos Erazo" w:date="2020-08-15T05:52:00Z">
            <w:rPr>
              <w:noProof/>
            </w:rPr>
          </w:rPrChange>
        </w:rPr>
        <w:fldChar w:fldCharType="separate"/>
      </w:r>
      <w:ins w:id="368" w:author="Carlos Erazo" w:date="2020-08-15T05:52:00Z">
        <w:r w:rsidRPr="00D57E3F">
          <w:rPr>
            <w:rFonts w:ascii="Times New Roman" w:hAnsi="Times New Roman" w:cs="Times New Roman"/>
            <w:noProof/>
            <w:sz w:val="28"/>
            <w:szCs w:val="28"/>
            <w:rPrChange w:id="369" w:author="Carlos Erazo" w:date="2020-08-15T05:52:00Z">
              <w:rPr>
                <w:noProof/>
              </w:rPr>
            </w:rPrChange>
          </w:rPr>
          <w:t>25</w:t>
        </w:r>
        <w:r w:rsidRPr="00D57E3F">
          <w:rPr>
            <w:rFonts w:ascii="Times New Roman" w:hAnsi="Times New Roman" w:cs="Times New Roman"/>
            <w:noProof/>
            <w:sz w:val="28"/>
            <w:szCs w:val="28"/>
            <w:rPrChange w:id="370" w:author="Carlos Erazo" w:date="2020-08-15T05:52:00Z">
              <w:rPr>
                <w:noProof/>
              </w:rPr>
            </w:rPrChange>
          </w:rPr>
          <w:fldChar w:fldCharType="end"/>
        </w:r>
      </w:ins>
    </w:p>
    <w:p w14:paraId="4819A05A" w14:textId="1A1DF5C7" w:rsidR="00D57E3F" w:rsidRPr="00D57E3F" w:rsidRDefault="00D57E3F">
      <w:pPr>
        <w:pStyle w:val="TOC3"/>
        <w:rPr>
          <w:ins w:id="371" w:author="Carlos Erazo" w:date="2020-08-15T05:52:00Z"/>
          <w:rFonts w:ascii="Times New Roman" w:eastAsiaTheme="minorEastAsia" w:hAnsi="Times New Roman" w:cs="Times New Roman"/>
          <w:smallCaps w:val="0"/>
          <w:noProof/>
          <w:color w:val="auto"/>
          <w:sz w:val="28"/>
          <w:szCs w:val="28"/>
          <w:rPrChange w:id="372" w:author="Carlos Erazo" w:date="2020-08-15T05:52:00Z">
            <w:rPr>
              <w:ins w:id="373" w:author="Carlos Erazo" w:date="2020-08-15T05:52:00Z"/>
              <w:rFonts w:eastAsiaTheme="minorEastAsia" w:cstheme="minorBidi"/>
              <w:smallCaps w:val="0"/>
              <w:noProof/>
              <w:color w:val="auto"/>
            </w:rPr>
          </w:rPrChange>
        </w:rPr>
      </w:pPr>
      <w:ins w:id="374" w:author="Carlos Erazo" w:date="2020-08-15T05:52:00Z">
        <w:r w:rsidRPr="00D57E3F">
          <w:rPr>
            <w:rFonts w:ascii="Times New Roman" w:hAnsi="Times New Roman" w:cs="Times New Roman"/>
            <w:noProof/>
            <w:sz w:val="28"/>
            <w:szCs w:val="28"/>
            <w:rPrChange w:id="375" w:author="Carlos Erazo" w:date="2020-08-15T05:52:00Z">
              <w:rPr>
                <w:noProof/>
              </w:rPr>
            </w:rPrChange>
          </w:rPr>
          <w:t>3.4.1. AEMET</w:t>
        </w:r>
        <w:r w:rsidRPr="00D57E3F">
          <w:rPr>
            <w:rFonts w:ascii="Times New Roman" w:hAnsi="Times New Roman" w:cs="Times New Roman"/>
            <w:noProof/>
            <w:sz w:val="28"/>
            <w:szCs w:val="28"/>
            <w:rPrChange w:id="376" w:author="Carlos Erazo" w:date="2020-08-15T05:52:00Z">
              <w:rPr>
                <w:noProof/>
              </w:rPr>
            </w:rPrChange>
          </w:rPr>
          <w:tab/>
        </w:r>
        <w:r w:rsidRPr="00D57E3F">
          <w:rPr>
            <w:rFonts w:ascii="Times New Roman" w:hAnsi="Times New Roman" w:cs="Times New Roman"/>
            <w:noProof/>
            <w:sz w:val="28"/>
            <w:szCs w:val="28"/>
            <w:rPrChange w:id="377" w:author="Carlos Erazo" w:date="2020-08-15T05:52:00Z">
              <w:rPr>
                <w:noProof/>
              </w:rPr>
            </w:rPrChange>
          </w:rPr>
          <w:fldChar w:fldCharType="begin"/>
        </w:r>
        <w:r w:rsidRPr="00D57E3F">
          <w:rPr>
            <w:rFonts w:ascii="Times New Roman" w:hAnsi="Times New Roman" w:cs="Times New Roman"/>
            <w:noProof/>
            <w:sz w:val="28"/>
            <w:szCs w:val="28"/>
            <w:rPrChange w:id="378" w:author="Carlos Erazo" w:date="2020-08-15T05:52:00Z">
              <w:rPr>
                <w:noProof/>
              </w:rPr>
            </w:rPrChange>
          </w:rPr>
          <w:instrText xml:space="preserve"> PAGEREF _Toc48363153 \h </w:instrText>
        </w:r>
        <w:r w:rsidRPr="00D57E3F">
          <w:rPr>
            <w:rFonts w:ascii="Times New Roman" w:hAnsi="Times New Roman" w:cs="Times New Roman"/>
            <w:noProof/>
            <w:sz w:val="28"/>
            <w:szCs w:val="28"/>
            <w:rPrChange w:id="379" w:author="Carlos Erazo" w:date="2020-08-15T05:52:00Z">
              <w:rPr>
                <w:noProof/>
              </w:rPr>
            </w:rPrChange>
          </w:rPr>
        </w:r>
      </w:ins>
      <w:r w:rsidRPr="00D57E3F">
        <w:rPr>
          <w:rFonts w:ascii="Times New Roman" w:hAnsi="Times New Roman" w:cs="Times New Roman"/>
          <w:noProof/>
          <w:sz w:val="28"/>
          <w:szCs w:val="28"/>
          <w:rPrChange w:id="380" w:author="Carlos Erazo" w:date="2020-08-15T05:52:00Z">
            <w:rPr>
              <w:noProof/>
            </w:rPr>
          </w:rPrChange>
        </w:rPr>
        <w:fldChar w:fldCharType="separate"/>
      </w:r>
      <w:ins w:id="381" w:author="Carlos Erazo" w:date="2020-08-15T05:52:00Z">
        <w:r w:rsidRPr="00D57E3F">
          <w:rPr>
            <w:rFonts w:ascii="Times New Roman" w:hAnsi="Times New Roman" w:cs="Times New Roman"/>
            <w:noProof/>
            <w:sz w:val="28"/>
            <w:szCs w:val="28"/>
            <w:rPrChange w:id="382" w:author="Carlos Erazo" w:date="2020-08-15T05:52:00Z">
              <w:rPr>
                <w:noProof/>
              </w:rPr>
            </w:rPrChange>
          </w:rPr>
          <w:t>27</w:t>
        </w:r>
        <w:r w:rsidRPr="00D57E3F">
          <w:rPr>
            <w:rFonts w:ascii="Times New Roman" w:hAnsi="Times New Roman" w:cs="Times New Roman"/>
            <w:noProof/>
            <w:sz w:val="28"/>
            <w:szCs w:val="28"/>
            <w:rPrChange w:id="383" w:author="Carlos Erazo" w:date="2020-08-15T05:52:00Z">
              <w:rPr>
                <w:noProof/>
              </w:rPr>
            </w:rPrChange>
          </w:rPr>
          <w:fldChar w:fldCharType="end"/>
        </w:r>
      </w:ins>
    </w:p>
    <w:p w14:paraId="1A298898" w14:textId="47AF1ECB" w:rsidR="00D57E3F" w:rsidRPr="00D57E3F" w:rsidRDefault="00D57E3F">
      <w:pPr>
        <w:pStyle w:val="TOC3"/>
        <w:rPr>
          <w:ins w:id="384" w:author="Carlos Erazo" w:date="2020-08-15T05:52:00Z"/>
          <w:rFonts w:ascii="Times New Roman" w:eastAsiaTheme="minorEastAsia" w:hAnsi="Times New Roman" w:cs="Times New Roman"/>
          <w:smallCaps w:val="0"/>
          <w:noProof/>
          <w:color w:val="auto"/>
          <w:sz w:val="28"/>
          <w:szCs w:val="28"/>
          <w:rPrChange w:id="385" w:author="Carlos Erazo" w:date="2020-08-15T05:52:00Z">
            <w:rPr>
              <w:ins w:id="386" w:author="Carlos Erazo" w:date="2020-08-15T05:52:00Z"/>
              <w:rFonts w:eastAsiaTheme="minorEastAsia" w:cstheme="minorBidi"/>
              <w:smallCaps w:val="0"/>
              <w:noProof/>
              <w:color w:val="auto"/>
            </w:rPr>
          </w:rPrChange>
        </w:rPr>
      </w:pPr>
      <w:ins w:id="387" w:author="Carlos Erazo" w:date="2020-08-15T05:52:00Z">
        <w:r w:rsidRPr="00D57E3F">
          <w:rPr>
            <w:rFonts w:ascii="Times New Roman" w:hAnsi="Times New Roman" w:cs="Times New Roman"/>
            <w:noProof/>
            <w:sz w:val="28"/>
            <w:szCs w:val="28"/>
            <w:rPrChange w:id="388" w:author="Carlos Erazo" w:date="2020-08-15T05:52:00Z">
              <w:rPr>
                <w:noProof/>
              </w:rPr>
            </w:rPrChange>
          </w:rPr>
          <w:t>3.4.2. EAUK</w:t>
        </w:r>
        <w:r w:rsidRPr="00D57E3F">
          <w:rPr>
            <w:rFonts w:ascii="Times New Roman" w:hAnsi="Times New Roman" w:cs="Times New Roman"/>
            <w:noProof/>
            <w:sz w:val="28"/>
            <w:szCs w:val="28"/>
            <w:rPrChange w:id="389" w:author="Carlos Erazo" w:date="2020-08-15T05:52:00Z">
              <w:rPr>
                <w:noProof/>
              </w:rPr>
            </w:rPrChange>
          </w:rPr>
          <w:tab/>
        </w:r>
        <w:r w:rsidRPr="00D57E3F">
          <w:rPr>
            <w:rFonts w:ascii="Times New Roman" w:hAnsi="Times New Roman" w:cs="Times New Roman"/>
            <w:noProof/>
            <w:sz w:val="28"/>
            <w:szCs w:val="28"/>
            <w:rPrChange w:id="390" w:author="Carlos Erazo" w:date="2020-08-15T05:52:00Z">
              <w:rPr>
                <w:noProof/>
              </w:rPr>
            </w:rPrChange>
          </w:rPr>
          <w:fldChar w:fldCharType="begin"/>
        </w:r>
        <w:r w:rsidRPr="00D57E3F">
          <w:rPr>
            <w:rFonts w:ascii="Times New Roman" w:hAnsi="Times New Roman" w:cs="Times New Roman"/>
            <w:noProof/>
            <w:sz w:val="28"/>
            <w:szCs w:val="28"/>
            <w:rPrChange w:id="391" w:author="Carlos Erazo" w:date="2020-08-15T05:52:00Z">
              <w:rPr>
                <w:noProof/>
              </w:rPr>
            </w:rPrChange>
          </w:rPr>
          <w:instrText xml:space="preserve"> PAGEREF _Toc48363154 \h </w:instrText>
        </w:r>
        <w:r w:rsidRPr="00D57E3F">
          <w:rPr>
            <w:rFonts w:ascii="Times New Roman" w:hAnsi="Times New Roman" w:cs="Times New Roman"/>
            <w:noProof/>
            <w:sz w:val="28"/>
            <w:szCs w:val="28"/>
            <w:rPrChange w:id="392" w:author="Carlos Erazo" w:date="2020-08-15T05:52:00Z">
              <w:rPr>
                <w:noProof/>
              </w:rPr>
            </w:rPrChange>
          </w:rPr>
        </w:r>
      </w:ins>
      <w:r w:rsidRPr="00D57E3F">
        <w:rPr>
          <w:rFonts w:ascii="Times New Roman" w:hAnsi="Times New Roman" w:cs="Times New Roman"/>
          <w:noProof/>
          <w:sz w:val="28"/>
          <w:szCs w:val="28"/>
          <w:rPrChange w:id="393" w:author="Carlos Erazo" w:date="2020-08-15T05:52:00Z">
            <w:rPr>
              <w:noProof/>
            </w:rPr>
          </w:rPrChange>
        </w:rPr>
        <w:fldChar w:fldCharType="separate"/>
      </w:r>
      <w:ins w:id="394" w:author="Carlos Erazo" w:date="2020-08-15T05:52:00Z">
        <w:r w:rsidRPr="00D57E3F">
          <w:rPr>
            <w:rFonts w:ascii="Times New Roman" w:hAnsi="Times New Roman" w:cs="Times New Roman"/>
            <w:noProof/>
            <w:sz w:val="28"/>
            <w:szCs w:val="28"/>
            <w:rPrChange w:id="395" w:author="Carlos Erazo" w:date="2020-08-15T05:52:00Z">
              <w:rPr>
                <w:noProof/>
              </w:rPr>
            </w:rPrChange>
          </w:rPr>
          <w:t>27</w:t>
        </w:r>
        <w:r w:rsidRPr="00D57E3F">
          <w:rPr>
            <w:rFonts w:ascii="Times New Roman" w:hAnsi="Times New Roman" w:cs="Times New Roman"/>
            <w:noProof/>
            <w:sz w:val="28"/>
            <w:szCs w:val="28"/>
            <w:rPrChange w:id="396" w:author="Carlos Erazo" w:date="2020-08-15T05:52:00Z">
              <w:rPr>
                <w:noProof/>
              </w:rPr>
            </w:rPrChange>
          </w:rPr>
          <w:fldChar w:fldCharType="end"/>
        </w:r>
      </w:ins>
    </w:p>
    <w:p w14:paraId="4669F846" w14:textId="235767C4" w:rsidR="00D57E3F" w:rsidRPr="00D57E3F" w:rsidRDefault="00D57E3F">
      <w:pPr>
        <w:pStyle w:val="TOC3"/>
        <w:rPr>
          <w:ins w:id="397" w:author="Carlos Erazo" w:date="2020-08-15T05:52:00Z"/>
          <w:rFonts w:ascii="Times New Roman" w:eastAsiaTheme="minorEastAsia" w:hAnsi="Times New Roman" w:cs="Times New Roman"/>
          <w:smallCaps w:val="0"/>
          <w:noProof/>
          <w:color w:val="auto"/>
          <w:sz w:val="28"/>
          <w:szCs w:val="28"/>
          <w:rPrChange w:id="398" w:author="Carlos Erazo" w:date="2020-08-15T05:52:00Z">
            <w:rPr>
              <w:ins w:id="399" w:author="Carlos Erazo" w:date="2020-08-15T05:52:00Z"/>
              <w:rFonts w:eastAsiaTheme="minorEastAsia" w:cstheme="minorBidi"/>
              <w:smallCaps w:val="0"/>
              <w:noProof/>
              <w:color w:val="auto"/>
            </w:rPr>
          </w:rPrChange>
        </w:rPr>
      </w:pPr>
      <w:ins w:id="400" w:author="Carlos Erazo" w:date="2020-08-15T05:52:00Z">
        <w:r w:rsidRPr="00D57E3F">
          <w:rPr>
            <w:rFonts w:ascii="Times New Roman" w:hAnsi="Times New Roman" w:cs="Times New Roman"/>
            <w:noProof/>
            <w:sz w:val="28"/>
            <w:szCs w:val="28"/>
            <w:rPrChange w:id="401" w:author="Carlos Erazo" w:date="2020-08-15T05:52:00Z">
              <w:rPr>
                <w:noProof/>
              </w:rPr>
            </w:rPrChange>
          </w:rPr>
          <w:t>3.4.3. FEMA</w:t>
        </w:r>
        <w:r w:rsidRPr="00D57E3F">
          <w:rPr>
            <w:rFonts w:ascii="Times New Roman" w:hAnsi="Times New Roman" w:cs="Times New Roman"/>
            <w:noProof/>
            <w:sz w:val="28"/>
            <w:szCs w:val="28"/>
            <w:rPrChange w:id="402" w:author="Carlos Erazo" w:date="2020-08-15T05:52:00Z">
              <w:rPr>
                <w:noProof/>
              </w:rPr>
            </w:rPrChange>
          </w:rPr>
          <w:tab/>
        </w:r>
        <w:r w:rsidRPr="00D57E3F">
          <w:rPr>
            <w:rFonts w:ascii="Times New Roman" w:hAnsi="Times New Roman" w:cs="Times New Roman"/>
            <w:noProof/>
            <w:sz w:val="28"/>
            <w:szCs w:val="28"/>
            <w:rPrChange w:id="403" w:author="Carlos Erazo" w:date="2020-08-15T05:52:00Z">
              <w:rPr>
                <w:noProof/>
              </w:rPr>
            </w:rPrChange>
          </w:rPr>
          <w:fldChar w:fldCharType="begin"/>
        </w:r>
        <w:r w:rsidRPr="00D57E3F">
          <w:rPr>
            <w:rFonts w:ascii="Times New Roman" w:hAnsi="Times New Roman" w:cs="Times New Roman"/>
            <w:noProof/>
            <w:sz w:val="28"/>
            <w:szCs w:val="28"/>
            <w:rPrChange w:id="404" w:author="Carlos Erazo" w:date="2020-08-15T05:52:00Z">
              <w:rPr>
                <w:noProof/>
              </w:rPr>
            </w:rPrChange>
          </w:rPr>
          <w:instrText xml:space="preserve"> PAGEREF _Toc48363155 \h </w:instrText>
        </w:r>
        <w:r w:rsidRPr="00D57E3F">
          <w:rPr>
            <w:rFonts w:ascii="Times New Roman" w:hAnsi="Times New Roman" w:cs="Times New Roman"/>
            <w:noProof/>
            <w:sz w:val="28"/>
            <w:szCs w:val="28"/>
            <w:rPrChange w:id="405" w:author="Carlos Erazo" w:date="2020-08-15T05:52:00Z">
              <w:rPr>
                <w:noProof/>
              </w:rPr>
            </w:rPrChange>
          </w:rPr>
        </w:r>
      </w:ins>
      <w:r w:rsidRPr="00D57E3F">
        <w:rPr>
          <w:rFonts w:ascii="Times New Roman" w:hAnsi="Times New Roman" w:cs="Times New Roman"/>
          <w:noProof/>
          <w:sz w:val="28"/>
          <w:szCs w:val="28"/>
          <w:rPrChange w:id="406" w:author="Carlos Erazo" w:date="2020-08-15T05:52:00Z">
            <w:rPr>
              <w:noProof/>
            </w:rPr>
          </w:rPrChange>
        </w:rPr>
        <w:fldChar w:fldCharType="separate"/>
      </w:r>
      <w:ins w:id="407" w:author="Carlos Erazo" w:date="2020-08-15T05:52:00Z">
        <w:r w:rsidRPr="00D57E3F">
          <w:rPr>
            <w:rFonts w:ascii="Times New Roman" w:hAnsi="Times New Roman" w:cs="Times New Roman"/>
            <w:noProof/>
            <w:sz w:val="28"/>
            <w:szCs w:val="28"/>
            <w:rPrChange w:id="408" w:author="Carlos Erazo" w:date="2020-08-15T05:52:00Z">
              <w:rPr>
                <w:noProof/>
              </w:rPr>
            </w:rPrChange>
          </w:rPr>
          <w:t>28</w:t>
        </w:r>
        <w:r w:rsidRPr="00D57E3F">
          <w:rPr>
            <w:rFonts w:ascii="Times New Roman" w:hAnsi="Times New Roman" w:cs="Times New Roman"/>
            <w:noProof/>
            <w:sz w:val="28"/>
            <w:szCs w:val="28"/>
            <w:rPrChange w:id="409" w:author="Carlos Erazo" w:date="2020-08-15T05:52:00Z">
              <w:rPr>
                <w:noProof/>
              </w:rPr>
            </w:rPrChange>
          </w:rPr>
          <w:fldChar w:fldCharType="end"/>
        </w:r>
      </w:ins>
    </w:p>
    <w:p w14:paraId="6A667316" w14:textId="0273602A" w:rsidR="00D57E3F" w:rsidRPr="00D57E3F" w:rsidRDefault="00D57E3F">
      <w:pPr>
        <w:pStyle w:val="TOC3"/>
        <w:rPr>
          <w:ins w:id="410" w:author="Carlos Erazo" w:date="2020-08-15T05:52:00Z"/>
          <w:rFonts w:ascii="Times New Roman" w:eastAsiaTheme="minorEastAsia" w:hAnsi="Times New Roman" w:cs="Times New Roman"/>
          <w:smallCaps w:val="0"/>
          <w:noProof/>
          <w:color w:val="auto"/>
          <w:sz w:val="28"/>
          <w:szCs w:val="28"/>
          <w:rPrChange w:id="411" w:author="Carlos Erazo" w:date="2020-08-15T05:52:00Z">
            <w:rPr>
              <w:ins w:id="412" w:author="Carlos Erazo" w:date="2020-08-15T05:52:00Z"/>
              <w:rFonts w:eastAsiaTheme="minorEastAsia" w:cstheme="minorBidi"/>
              <w:smallCaps w:val="0"/>
              <w:noProof/>
              <w:color w:val="auto"/>
            </w:rPr>
          </w:rPrChange>
        </w:rPr>
      </w:pPr>
      <w:ins w:id="413" w:author="Carlos Erazo" w:date="2020-08-15T05:52:00Z">
        <w:r w:rsidRPr="00D57E3F">
          <w:rPr>
            <w:rFonts w:ascii="Times New Roman" w:hAnsi="Times New Roman" w:cs="Times New Roman"/>
            <w:noProof/>
            <w:sz w:val="28"/>
            <w:szCs w:val="28"/>
            <w:rPrChange w:id="414" w:author="Carlos Erazo" w:date="2020-08-15T05:52:00Z">
              <w:rPr>
                <w:noProof/>
              </w:rPr>
            </w:rPrChange>
          </w:rPr>
          <w:t>3.4.4. METEOIT</w:t>
        </w:r>
        <w:r w:rsidRPr="00D57E3F">
          <w:rPr>
            <w:rFonts w:ascii="Times New Roman" w:hAnsi="Times New Roman" w:cs="Times New Roman"/>
            <w:noProof/>
            <w:sz w:val="28"/>
            <w:szCs w:val="28"/>
            <w:rPrChange w:id="415" w:author="Carlos Erazo" w:date="2020-08-15T05:52:00Z">
              <w:rPr>
                <w:noProof/>
              </w:rPr>
            </w:rPrChange>
          </w:rPr>
          <w:tab/>
        </w:r>
        <w:r w:rsidRPr="00D57E3F">
          <w:rPr>
            <w:rFonts w:ascii="Times New Roman" w:hAnsi="Times New Roman" w:cs="Times New Roman"/>
            <w:noProof/>
            <w:sz w:val="28"/>
            <w:szCs w:val="28"/>
            <w:rPrChange w:id="416" w:author="Carlos Erazo" w:date="2020-08-15T05:52:00Z">
              <w:rPr>
                <w:noProof/>
              </w:rPr>
            </w:rPrChange>
          </w:rPr>
          <w:fldChar w:fldCharType="begin"/>
        </w:r>
        <w:r w:rsidRPr="00D57E3F">
          <w:rPr>
            <w:rFonts w:ascii="Times New Roman" w:hAnsi="Times New Roman" w:cs="Times New Roman"/>
            <w:noProof/>
            <w:sz w:val="28"/>
            <w:szCs w:val="28"/>
            <w:rPrChange w:id="417" w:author="Carlos Erazo" w:date="2020-08-15T05:52:00Z">
              <w:rPr>
                <w:noProof/>
              </w:rPr>
            </w:rPrChange>
          </w:rPr>
          <w:instrText xml:space="preserve"> PAGEREF _Toc48363156 \h </w:instrText>
        </w:r>
        <w:r w:rsidRPr="00D57E3F">
          <w:rPr>
            <w:rFonts w:ascii="Times New Roman" w:hAnsi="Times New Roman" w:cs="Times New Roman"/>
            <w:noProof/>
            <w:sz w:val="28"/>
            <w:szCs w:val="28"/>
            <w:rPrChange w:id="418" w:author="Carlos Erazo" w:date="2020-08-15T05:52:00Z">
              <w:rPr>
                <w:noProof/>
              </w:rPr>
            </w:rPrChange>
          </w:rPr>
        </w:r>
      </w:ins>
      <w:r w:rsidRPr="00D57E3F">
        <w:rPr>
          <w:rFonts w:ascii="Times New Roman" w:hAnsi="Times New Roman" w:cs="Times New Roman"/>
          <w:noProof/>
          <w:sz w:val="28"/>
          <w:szCs w:val="28"/>
          <w:rPrChange w:id="419" w:author="Carlos Erazo" w:date="2020-08-15T05:52:00Z">
            <w:rPr>
              <w:noProof/>
            </w:rPr>
          </w:rPrChange>
        </w:rPr>
        <w:fldChar w:fldCharType="separate"/>
      </w:r>
      <w:ins w:id="420" w:author="Carlos Erazo" w:date="2020-08-15T05:52:00Z">
        <w:r w:rsidRPr="00D57E3F">
          <w:rPr>
            <w:rFonts w:ascii="Times New Roman" w:hAnsi="Times New Roman" w:cs="Times New Roman"/>
            <w:noProof/>
            <w:sz w:val="28"/>
            <w:szCs w:val="28"/>
            <w:rPrChange w:id="421" w:author="Carlos Erazo" w:date="2020-08-15T05:52:00Z">
              <w:rPr>
                <w:noProof/>
              </w:rPr>
            </w:rPrChange>
          </w:rPr>
          <w:t>28</w:t>
        </w:r>
        <w:r w:rsidRPr="00D57E3F">
          <w:rPr>
            <w:rFonts w:ascii="Times New Roman" w:hAnsi="Times New Roman" w:cs="Times New Roman"/>
            <w:noProof/>
            <w:sz w:val="28"/>
            <w:szCs w:val="28"/>
            <w:rPrChange w:id="422" w:author="Carlos Erazo" w:date="2020-08-15T05:52:00Z">
              <w:rPr>
                <w:noProof/>
              </w:rPr>
            </w:rPrChange>
          </w:rPr>
          <w:fldChar w:fldCharType="end"/>
        </w:r>
      </w:ins>
    </w:p>
    <w:p w14:paraId="775A1524" w14:textId="26F6FA2B" w:rsidR="00D57E3F" w:rsidRPr="00D57E3F" w:rsidRDefault="00D57E3F">
      <w:pPr>
        <w:pStyle w:val="TOC3"/>
        <w:rPr>
          <w:ins w:id="423" w:author="Carlos Erazo" w:date="2020-08-15T05:52:00Z"/>
          <w:rFonts w:ascii="Times New Roman" w:eastAsiaTheme="minorEastAsia" w:hAnsi="Times New Roman" w:cs="Times New Roman"/>
          <w:smallCaps w:val="0"/>
          <w:noProof/>
          <w:color w:val="auto"/>
          <w:sz w:val="28"/>
          <w:szCs w:val="28"/>
          <w:rPrChange w:id="424" w:author="Carlos Erazo" w:date="2020-08-15T05:52:00Z">
            <w:rPr>
              <w:ins w:id="425" w:author="Carlos Erazo" w:date="2020-08-15T05:52:00Z"/>
              <w:rFonts w:eastAsiaTheme="minorEastAsia" w:cstheme="minorBidi"/>
              <w:smallCaps w:val="0"/>
              <w:noProof/>
              <w:color w:val="auto"/>
            </w:rPr>
          </w:rPrChange>
        </w:rPr>
      </w:pPr>
      <w:ins w:id="426" w:author="Carlos Erazo" w:date="2020-08-15T05:52:00Z">
        <w:r w:rsidRPr="00D57E3F">
          <w:rPr>
            <w:rFonts w:ascii="Times New Roman" w:hAnsi="Times New Roman" w:cs="Times New Roman"/>
            <w:noProof/>
            <w:sz w:val="28"/>
            <w:szCs w:val="28"/>
            <w:rPrChange w:id="427" w:author="Carlos Erazo" w:date="2020-08-15T05:52:00Z">
              <w:rPr>
                <w:noProof/>
              </w:rPr>
            </w:rPrChange>
          </w:rPr>
          <w:t>3.4.5. METEOSTAT</w:t>
        </w:r>
        <w:r w:rsidRPr="00D57E3F">
          <w:rPr>
            <w:rFonts w:ascii="Times New Roman" w:hAnsi="Times New Roman" w:cs="Times New Roman"/>
            <w:noProof/>
            <w:sz w:val="28"/>
            <w:szCs w:val="28"/>
            <w:rPrChange w:id="428" w:author="Carlos Erazo" w:date="2020-08-15T05:52:00Z">
              <w:rPr>
                <w:noProof/>
              </w:rPr>
            </w:rPrChange>
          </w:rPr>
          <w:tab/>
        </w:r>
        <w:r w:rsidRPr="00D57E3F">
          <w:rPr>
            <w:rFonts w:ascii="Times New Roman" w:hAnsi="Times New Roman" w:cs="Times New Roman"/>
            <w:noProof/>
            <w:sz w:val="28"/>
            <w:szCs w:val="28"/>
            <w:rPrChange w:id="429" w:author="Carlos Erazo" w:date="2020-08-15T05:52:00Z">
              <w:rPr>
                <w:noProof/>
              </w:rPr>
            </w:rPrChange>
          </w:rPr>
          <w:fldChar w:fldCharType="begin"/>
        </w:r>
        <w:r w:rsidRPr="00D57E3F">
          <w:rPr>
            <w:rFonts w:ascii="Times New Roman" w:hAnsi="Times New Roman" w:cs="Times New Roman"/>
            <w:noProof/>
            <w:sz w:val="28"/>
            <w:szCs w:val="28"/>
            <w:rPrChange w:id="430" w:author="Carlos Erazo" w:date="2020-08-15T05:52:00Z">
              <w:rPr>
                <w:noProof/>
              </w:rPr>
            </w:rPrChange>
          </w:rPr>
          <w:instrText xml:space="preserve"> PAGEREF _Toc48363157 \h </w:instrText>
        </w:r>
        <w:r w:rsidRPr="00D57E3F">
          <w:rPr>
            <w:rFonts w:ascii="Times New Roman" w:hAnsi="Times New Roman" w:cs="Times New Roman"/>
            <w:noProof/>
            <w:sz w:val="28"/>
            <w:szCs w:val="28"/>
            <w:rPrChange w:id="431" w:author="Carlos Erazo" w:date="2020-08-15T05:52:00Z">
              <w:rPr>
                <w:noProof/>
              </w:rPr>
            </w:rPrChange>
          </w:rPr>
        </w:r>
      </w:ins>
      <w:r w:rsidRPr="00D57E3F">
        <w:rPr>
          <w:rFonts w:ascii="Times New Roman" w:hAnsi="Times New Roman" w:cs="Times New Roman"/>
          <w:noProof/>
          <w:sz w:val="28"/>
          <w:szCs w:val="28"/>
          <w:rPrChange w:id="432" w:author="Carlos Erazo" w:date="2020-08-15T05:52:00Z">
            <w:rPr>
              <w:noProof/>
            </w:rPr>
          </w:rPrChange>
        </w:rPr>
        <w:fldChar w:fldCharType="separate"/>
      </w:r>
      <w:ins w:id="433" w:author="Carlos Erazo" w:date="2020-08-15T05:52:00Z">
        <w:r w:rsidRPr="00D57E3F">
          <w:rPr>
            <w:rFonts w:ascii="Times New Roman" w:hAnsi="Times New Roman" w:cs="Times New Roman"/>
            <w:noProof/>
            <w:sz w:val="28"/>
            <w:szCs w:val="28"/>
            <w:rPrChange w:id="434" w:author="Carlos Erazo" w:date="2020-08-15T05:52:00Z">
              <w:rPr>
                <w:noProof/>
              </w:rPr>
            </w:rPrChange>
          </w:rPr>
          <w:t>29</w:t>
        </w:r>
        <w:r w:rsidRPr="00D57E3F">
          <w:rPr>
            <w:rFonts w:ascii="Times New Roman" w:hAnsi="Times New Roman" w:cs="Times New Roman"/>
            <w:noProof/>
            <w:sz w:val="28"/>
            <w:szCs w:val="28"/>
            <w:rPrChange w:id="435" w:author="Carlos Erazo" w:date="2020-08-15T05:52:00Z">
              <w:rPr>
                <w:noProof/>
              </w:rPr>
            </w:rPrChange>
          </w:rPr>
          <w:fldChar w:fldCharType="end"/>
        </w:r>
      </w:ins>
    </w:p>
    <w:p w14:paraId="55E9F379" w14:textId="24BFC819" w:rsidR="00D57E3F" w:rsidRPr="00D57E3F" w:rsidRDefault="00D57E3F">
      <w:pPr>
        <w:pStyle w:val="TOC3"/>
        <w:rPr>
          <w:ins w:id="436" w:author="Carlos Erazo" w:date="2020-08-15T05:52:00Z"/>
          <w:rFonts w:ascii="Times New Roman" w:eastAsiaTheme="minorEastAsia" w:hAnsi="Times New Roman" w:cs="Times New Roman"/>
          <w:smallCaps w:val="0"/>
          <w:noProof/>
          <w:color w:val="auto"/>
          <w:sz w:val="28"/>
          <w:szCs w:val="28"/>
          <w:rPrChange w:id="437" w:author="Carlos Erazo" w:date="2020-08-15T05:52:00Z">
            <w:rPr>
              <w:ins w:id="438" w:author="Carlos Erazo" w:date="2020-08-15T05:52:00Z"/>
              <w:rFonts w:eastAsiaTheme="minorEastAsia" w:cstheme="minorBidi"/>
              <w:smallCaps w:val="0"/>
              <w:noProof/>
              <w:color w:val="auto"/>
            </w:rPr>
          </w:rPrChange>
        </w:rPr>
      </w:pPr>
      <w:ins w:id="439" w:author="Carlos Erazo" w:date="2020-08-15T05:52:00Z">
        <w:r w:rsidRPr="00D57E3F">
          <w:rPr>
            <w:rFonts w:ascii="Times New Roman" w:hAnsi="Times New Roman" w:cs="Times New Roman"/>
            <w:noProof/>
            <w:sz w:val="28"/>
            <w:szCs w:val="28"/>
            <w:rPrChange w:id="440" w:author="Carlos Erazo" w:date="2020-08-15T05:52:00Z">
              <w:rPr>
                <w:noProof/>
              </w:rPr>
            </w:rPrChange>
          </w:rPr>
          <w:t>3.4.6. NOAA</w:t>
        </w:r>
        <w:r w:rsidRPr="00D57E3F">
          <w:rPr>
            <w:rFonts w:ascii="Times New Roman" w:hAnsi="Times New Roman" w:cs="Times New Roman"/>
            <w:noProof/>
            <w:sz w:val="28"/>
            <w:szCs w:val="28"/>
            <w:rPrChange w:id="441" w:author="Carlos Erazo" w:date="2020-08-15T05:52:00Z">
              <w:rPr>
                <w:noProof/>
              </w:rPr>
            </w:rPrChange>
          </w:rPr>
          <w:tab/>
        </w:r>
        <w:r w:rsidRPr="00D57E3F">
          <w:rPr>
            <w:rFonts w:ascii="Times New Roman" w:hAnsi="Times New Roman" w:cs="Times New Roman"/>
            <w:noProof/>
            <w:sz w:val="28"/>
            <w:szCs w:val="28"/>
            <w:rPrChange w:id="442" w:author="Carlos Erazo" w:date="2020-08-15T05:52:00Z">
              <w:rPr>
                <w:noProof/>
              </w:rPr>
            </w:rPrChange>
          </w:rPr>
          <w:fldChar w:fldCharType="begin"/>
        </w:r>
        <w:r w:rsidRPr="00D57E3F">
          <w:rPr>
            <w:rFonts w:ascii="Times New Roman" w:hAnsi="Times New Roman" w:cs="Times New Roman"/>
            <w:noProof/>
            <w:sz w:val="28"/>
            <w:szCs w:val="28"/>
            <w:rPrChange w:id="443" w:author="Carlos Erazo" w:date="2020-08-15T05:52:00Z">
              <w:rPr>
                <w:noProof/>
              </w:rPr>
            </w:rPrChange>
          </w:rPr>
          <w:instrText xml:space="preserve"> PAGEREF _Toc48363158 \h </w:instrText>
        </w:r>
        <w:r w:rsidRPr="00D57E3F">
          <w:rPr>
            <w:rFonts w:ascii="Times New Roman" w:hAnsi="Times New Roman" w:cs="Times New Roman"/>
            <w:noProof/>
            <w:sz w:val="28"/>
            <w:szCs w:val="28"/>
            <w:rPrChange w:id="444" w:author="Carlos Erazo" w:date="2020-08-15T05:52:00Z">
              <w:rPr>
                <w:noProof/>
              </w:rPr>
            </w:rPrChange>
          </w:rPr>
        </w:r>
      </w:ins>
      <w:r w:rsidRPr="00D57E3F">
        <w:rPr>
          <w:rFonts w:ascii="Times New Roman" w:hAnsi="Times New Roman" w:cs="Times New Roman"/>
          <w:noProof/>
          <w:sz w:val="28"/>
          <w:szCs w:val="28"/>
          <w:rPrChange w:id="445" w:author="Carlos Erazo" w:date="2020-08-15T05:52:00Z">
            <w:rPr>
              <w:noProof/>
            </w:rPr>
          </w:rPrChange>
        </w:rPr>
        <w:fldChar w:fldCharType="separate"/>
      </w:r>
      <w:ins w:id="446" w:author="Carlos Erazo" w:date="2020-08-15T05:52:00Z">
        <w:r w:rsidRPr="00D57E3F">
          <w:rPr>
            <w:rFonts w:ascii="Times New Roman" w:hAnsi="Times New Roman" w:cs="Times New Roman"/>
            <w:noProof/>
            <w:sz w:val="28"/>
            <w:szCs w:val="28"/>
            <w:rPrChange w:id="447" w:author="Carlos Erazo" w:date="2020-08-15T05:52:00Z">
              <w:rPr>
                <w:noProof/>
              </w:rPr>
            </w:rPrChange>
          </w:rPr>
          <w:t>30</w:t>
        </w:r>
        <w:r w:rsidRPr="00D57E3F">
          <w:rPr>
            <w:rFonts w:ascii="Times New Roman" w:hAnsi="Times New Roman" w:cs="Times New Roman"/>
            <w:noProof/>
            <w:sz w:val="28"/>
            <w:szCs w:val="28"/>
            <w:rPrChange w:id="448" w:author="Carlos Erazo" w:date="2020-08-15T05:52:00Z">
              <w:rPr>
                <w:noProof/>
              </w:rPr>
            </w:rPrChange>
          </w:rPr>
          <w:fldChar w:fldCharType="end"/>
        </w:r>
      </w:ins>
    </w:p>
    <w:p w14:paraId="0B2E4A4B" w14:textId="1A41D60B" w:rsidR="00D57E3F" w:rsidRPr="00D57E3F" w:rsidRDefault="00D57E3F">
      <w:pPr>
        <w:pStyle w:val="TOC3"/>
        <w:rPr>
          <w:ins w:id="449" w:author="Carlos Erazo" w:date="2020-08-15T05:52:00Z"/>
          <w:rFonts w:ascii="Times New Roman" w:eastAsiaTheme="minorEastAsia" w:hAnsi="Times New Roman" w:cs="Times New Roman"/>
          <w:smallCaps w:val="0"/>
          <w:noProof/>
          <w:color w:val="auto"/>
          <w:sz w:val="28"/>
          <w:szCs w:val="28"/>
          <w:rPrChange w:id="450" w:author="Carlos Erazo" w:date="2020-08-15T05:52:00Z">
            <w:rPr>
              <w:ins w:id="451" w:author="Carlos Erazo" w:date="2020-08-15T05:52:00Z"/>
              <w:rFonts w:eastAsiaTheme="minorEastAsia" w:cstheme="minorBidi"/>
              <w:smallCaps w:val="0"/>
              <w:noProof/>
              <w:color w:val="auto"/>
            </w:rPr>
          </w:rPrChange>
        </w:rPr>
      </w:pPr>
      <w:ins w:id="452" w:author="Carlos Erazo" w:date="2020-08-15T05:52:00Z">
        <w:r w:rsidRPr="00D57E3F">
          <w:rPr>
            <w:rFonts w:ascii="Times New Roman" w:hAnsi="Times New Roman" w:cs="Times New Roman"/>
            <w:noProof/>
            <w:sz w:val="28"/>
            <w:szCs w:val="28"/>
            <w:rPrChange w:id="453" w:author="Carlos Erazo" w:date="2020-08-15T05:52:00Z">
              <w:rPr>
                <w:noProof/>
              </w:rPr>
            </w:rPrChange>
          </w:rPr>
          <w:t>3.4.7. USGS</w:t>
        </w:r>
        <w:r w:rsidRPr="00D57E3F">
          <w:rPr>
            <w:rFonts w:ascii="Times New Roman" w:hAnsi="Times New Roman" w:cs="Times New Roman"/>
            <w:noProof/>
            <w:sz w:val="28"/>
            <w:szCs w:val="28"/>
            <w:rPrChange w:id="454" w:author="Carlos Erazo" w:date="2020-08-15T05:52:00Z">
              <w:rPr>
                <w:noProof/>
              </w:rPr>
            </w:rPrChange>
          </w:rPr>
          <w:tab/>
        </w:r>
        <w:r w:rsidRPr="00D57E3F">
          <w:rPr>
            <w:rFonts w:ascii="Times New Roman" w:hAnsi="Times New Roman" w:cs="Times New Roman"/>
            <w:noProof/>
            <w:sz w:val="28"/>
            <w:szCs w:val="28"/>
            <w:rPrChange w:id="455" w:author="Carlos Erazo" w:date="2020-08-15T05:52:00Z">
              <w:rPr>
                <w:noProof/>
              </w:rPr>
            </w:rPrChange>
          </w:rPr>
          <w:fldChar w:fldCharType="begin"/>
        </w:r>
        <w:r w:rsidRPr="00D57E3F">
          <w:rPr>
            <w:rFonts w:ascii="Times New Roman" w:hAnsi="Times New Roman" w:cs="Times New Roman"/>
            <w:noProof/>
            <w:sz w:val="28"/>
            <w:szCs w:val="28"/>
            <w:rPrChange w:id="456" w:author="Carlos Erazo" w:date="2020-08-15T05:52:00Z">
              <w:rPr>
                <w:noProof/>
              </w:rPr>
            </w:rPrChange>
          </w:rPr>
          <w:instrText xml:space="preserve"> PAGEREF _Toc48363159 \h </w:instrText>
        </w:r>
        <w:r w:rsidRPr="00D57E3F">
          <w:rPr>
            <w:rFonts w:ascii="Times New Roman" w:hAnsi="Times New Roman" w:cs="Times New Roman"/>
            <w:noProof/>
            <w:sz w:val="28"/>
            <w:szCs w:val="28"/>
            <w:rPrChange w:id="457" w:author="Carlos Erazo" w:date="2020-08-15T05:52:00Z">
              <w:rPr>
                <w:noProof/>
              </w:rPr>
            </w:rPrChange>
          </w:rPr>
        </w:r>
      </w:ins>
      <w:r w:rsidRPr="00D57E3F">
        <w:rPr>
          <w:rFonts w:ascii="Times New Roman" w:hAnsi="Times New Roman" w:cs="Times New Roman"/>
          <w:noProof/>
          <w:sz w:val="28"/>
          <w:szCs w:val="28"/>
          <w:rPrChange w:id="458" w:author="Carlos Erazo" w:date="2020-08-15T05:52:00Z">
            <w:rPr>
              <w:noProof/>
            </w:rPr>
          </w:rPrChange>
        </w:rPr>
        <w:fldChar w:fldCharType="separate"/>
      </w:r>
      <w:ins w:id="459" w:author="Carlos Erazo" w:date="2020-08-15T05:52:00Z">
        <w:r w:rsidRPr="00D57E3F">
          <w:rPr>
            <w:rFonts w:ascii="Times New Roman" w:hAnsi="Times New Roman" w:cs="Times New Roman"/>
            <w:noProof/>
            <w:sz w:val="28"/>
            <w:szCs w:val="28"/>
            <w:rPrChange w:id="460" w:author="Carlos Erazo" w:date="2020-08-15T05:52:00Z">
              <w:rPr>
                <w:noProof/>
              </w:rPr>
            </w:rPrChange>
          </w:rPr>
          <w:t>31</w:t>
        </w:r>
        <w:r w:rsidRPr="00D57E3F">
          <w:rPr>
            <w:rFonts w:ascii="Times New Roman" w:hAnsi="Times New Roman" w:cs="Times New Roman"/>
            <w:noProof/>
            <w:sz w:val="28"/>
            <w:szCs w:val="28"/>
            <w:rPrChange w:id="461" w:author="Carlos Erazo" w:date="2020-08-15T05:52:00Z">
              <w:rPr>
                <w:noProof/>
              </w:rPr>
            </w:rPrChange>
          </w:rPr>
          <w:fldChar w:fldCharType="end"/>
        </w:r>
      </w:ins>
    </w:p>
    <w:p w14:paraId="09E4D0DA" w14:textId="4FC9D5A6" w:rsidR="00D57E3F" w:rsidRPr="00D57E3F" w:rsidRDefault="00D57E3F">
      <w:pPr>
        <w:pStyle w:val="TOC3"/>
        <w:rPr>
          <w:ins w:id="462" w:author="Carlos Erazo" w:date="2020-08-15T05:52:00Z"/>
          <w:rFonts w:ascii="Times New Roman" w:eastAsiaTheme="minorEastAsia" w:hAnsi="Times New Roman" w:cs="Times New Roman"/>
          <w:smallCaps w:val="0"/>
          <w:noProof/>
          <w:color w:val="auto"/>
          <w:sz w:val="28"/>
          <w:szCs w:val="28"/>
          <w:rPrChange w:id="463" w:author="Carlos Erazo" w:date="2020-08-15T05:52:00Z">
            <w:rPr>
              <w:ins w:id="464" w:author="Carlos Erazo" w:date="2020-08-15T05:52:00Z"/>
              <w:rFonts w:eastAsiaTheme="minorEastAsia" w:cstheme="minorBidi"/>
              <w:smallCaps w:val="0"/>
              <w:noProof/>
              <w:color w:val="auto"/>
            </w:rPr>
          </w:rPrChange>
        </w:rPr>
      </w:pPr>
      <w:ins w:id="465" w:author="Carlos Erazo" w:date="2020-08-15T05:52:00Z">
        <w:r w:rsidRPr="00D57E3F">
          <w:rPr>
            <w:rFonts w:ascii="Times New Roman" w:hAnsi="Times New Roman" w:cs="Times New Roman"/>
            <w:noProof/>
            <w:sz w:val="28"/>
            <w:szCs w:val="28"/>
            <w:rPrChange w:id="466" w:author="Carlos Erazo" w:date="2020-08-15T05:52:00Z">
              <w:rPr>
                <w:noProof/>
              </w:rPr>
            </w:rPrChange>
          </w:rPr>
          <w:lastRenderedPageBreak/>
          <w:t>3.4.8. World Bank</w:t>
        </w:r>
        <w:r w:rsidRPr="00D57E3F">
          <w:rPr>
            <w:rFonts w:ascii="Times New Roman" w:hAnsi="Times New Roman" w:cs="Times New Roman"/>
            <w:noProof/>
            <w:sz w:val="28"/>
            <w:szCs w:val="28"/>
            <w:rPrChange w:id="467" w:author="Carlos Erazo" w:date="2020-08-15T05:52:00Z">
              <w:rPr>
                <w:noProof/>
              </w:rPr>
            </w:rPrChange>
          </w:rPr>
          <w:tab/>
        </w:r>
        <w:r w:rsidRPr="00D57E3F">
          <w:rPr>
            <w:rFonts w:ascii="Times New Roman" w:hAnsi="Times New Roman" w:cs="Times New Roman"/>
            <w:noProof/>
            <w:sz w:val="28"/>
            <w:szCs w:val="28"/>
            <w:rPrChange w:id="468" w:author="Carlos Erazo" w:date="2020-08-15T05:52:00Z">
              <w:rPr>
                <w:noProof/>
              </w:rPr>
            </w:rPrChange>
          </w:rPr>
          <w:fldChar w:fldCharType="begin"/>
        </w:r>
        <w:r w:rsidRPr="00D57E3F">
          <w:rPr>
            <w:rFonts w:ascii="Times New Roman" w:hAnsi="Times New Roman" w:cs="Times New Roman"/>
            <w:noProof/>
            <w:sz w:val="28"/>
            <w:szCs w:val="28"/>
            <w:rPrChange w:id="469" w:author="Carlos Erazo" w:date="2020-08-15T05:52:00Z">
              <w:rPr>
                <w:noProof/>
              </w:rPr>
            </w:rPrChange>
          </w:rPr>
          <w:instrText xml:space="preserve"> PAGEREF _Toc48363160 \h </w:instrText>
        </w:r>
        <w:r w:rsidRPr="00D57E3F">
          <w:rPr>
            <w:rFonts w:ascii="Times New Roman" w:hAnsi="Times New Roman" w:cs="Times New Roman"/>
            <w:noProof/>
            <w:sz w:val="28"/>
            <w:szCs w:val="28"/>
            <w:rPrChange w:id="470" w:author="Carlos Erazo" w:date="2020-08-15T05:52:00Z">
              <w:rPr>
                <w:noProof/>
              </w:rPr>
            </w:rPrChange>
          </w:rPr>
        </w:r>
      </w:ins>
      <w:r w:rsidRPr="00D57E3F">
        <w:rPr>
          <w:rFonts w:ascii="Times New Roman" w:hAnsi="Times New Roman" w:cs="Times New Roman"/>
          <w:noProof/>
          <w:sz w:val="28"/>
          <w:szCs w:val="28"/>
          <w:rPrChange w:id="471" w:author="Carlos Erazo" w:date="2020-08-15T05:52:00Z">
            <w:rPr>
              <w:noProof/>
            </w:rPr>
          </w:rPrChange>
        </w:rPr>
        <w:fldChar w:fldCharType="separate"/>
      </w:r>
      <w:ins w:id="472" w:author="Carlos Erazo" w:date="2020-08-15T05:52:00Z">
        <w:r w:rsidRPr="00D57E3F">
          <w:rPr>
            <w:rFonts w:ascii="Times New Roman" w:hAnsi="Times New Roman" w:cs="Times New Roman"/>
            <w:noProof/>
            <w:sz w:val="28"/>
            <w:szCs w:val="28"/>
            <w:rPrChange w:id="473" w:author="Carlos Erazo" w:date="2020-08-15T05:52:00Z">
              <w:rPr>
                <w:noProof/>
              </w:rPr>
            </w:rPrChange>
          </w:rPr>
          <w:t>31</w:t>
        </w:r>
        <w:r w:rsidRPr="00D57E3F">
          <w:rPr>
            <w:rFonts w:ascii="Times New Roman" w:hAnsi="Times New Roman" w:cs="Times New Roman"/>
            <w:noProof/>
            <w:sz w:val="28"/>
            <w:szCs w:val="28"/>
            <w:rPrChange w:id="474" w:author="Carlos Erazo" w:date="2020-08-15T05:52:00Z">
              <w:rPr>
                <w:noProof/>
              </w:rPr>
            </w:rPrChange>
          </w:rPr>
          <w:fldChar w:fldCharType="end"/>
        </w:r>
      </w:ins>
    </w:p>
    <w:p w14:paraId="2A2CF81D" w14:textId="6758B97F" w:rsidR="00D57E3F" w:rsidRPr="00D57E3F" w:rsidRDefault="00D57E3F">
      <w:pPr>
        <w:pStyle w:val="TOC2"/>
        <w:rPr>
          <w:ins w:id="475" w:author="Carlos Erazo" w:date="2020-08-15T05:52:00Z"/>
          <w:rFonts w:ascii="Times New Roman" w:eastAsiaTheme="minorEastAsia" w:hAnsi="Times New Roman" w:cs="Times New Roman"/>
          <w:b w:val="0"/>
          <w:bCs w:val="0"/>
          <w:smallCaps w:val="0"/>
          <w:noProof/>
          <w:color w:val="auto"/>
          <w:sz w:val="28"/>
          <w:szCs w:val="28"/>
          <w:rPrChange w:id="476" w:author="Carlos Erazo" w:date="2020-08-15T05:52:00Z">
            <w:rPr>
              <w:ins w:id="477" w:author="Carlos Erazo" w:date="2020-08-15T05:52:00Z"/>
              <w:rFonts w:eastAsiaTheme="minorEastAsia" w:cstheme="minorBidi"/>
              <w:b w:val="0"/>
              <w:bCs w:val="0"/>
              <w:smallCaps w:val="0"/>
              <w:noProof/>
              <w:color w:val="auto"/>
            </w:rPr>
          </w:rPrChange>
        </w:rPr>
      </w:pPr>
      <w:ins w:id="478" w:author="Carlos Erazo" w:date="2020-08-15T05:52:00Z">
        <w:r w:rsidRPr="00D57E3F">
          <w:rPr>
            <w:rFonts w:ascii="Times New Roman" w:hAnsi="Times New Roman" w:cs="Times New Roman"/>
            <w:noProof/>
            <w:sz w:val="28"/>
            <w:szCs w:val="28"/>
            <w:rPrChange w:id="479" w:author="Carlos Erazo" w:date="2020-08-15T05:52:00Z">
              <w:rPr>
                <w:noProof/>
              </w:rPr>
            </w:rPrChange>
          </w:rPr>
          <w:t>3.5. User interface</w:t>
        </w:r>
        <w:r w:rsidRPr="00D57E3F">
          <w:rPr>
            <w:rFonts w:ascii="Times New Roman" w:hAnsi="Times New Roman" w:cs="Times New Roman"/>
            <w:noProof/>
            <w:sz w:val="28"/>
            <w:szCs w:val="28"/>
            <w:rPrChange w:id="480" w:author="Carlos Erazo" w:date="2020-08-15T05:52:00Z">
              <w:rPr>
                <w:noProof/>
              </w:rPr>
            </w:rPrChange>
          </w:rPr>
          <w:tab/>
        </w:r>
        <w:r w:rsidRPr="00D57E3F">
          <w:rPr>
            <w:rFonts w:ascii="Times New Roman" w:hAnsi="Times New Roman" w:cs="Times New Roman"/>
            <w:noProof/>
            <w:sz w:val="28"/>
            <w:szCs w:val="28"/>
            <w:rPrChange w:id="481" w:author="Carlos Erazo" w:date="2020-08-15T05:52:00Z">
              <w:rPr>
                <w:noProof/>
              </w:rPr>
            </w:rPrChange>
          </w:rPr>
          <w:fldChar w:fldCharType="begin"/>
        </w:r>
        <w:r w:rsidRPr="00D57E3F">
          <w:rPr>
            <w:rFonts w:ascii="Times New Roman" w:hAnsi="Times New Roman" w:cs="Times New Roman"/>
            <w:noProof/>
            <w:sz w:val="28"/>
            <w:szCs w:val="28"/>
            <w:rPrChange w:id="482" w:author="Carlos Erazo" w:date="2020-08-15T05:52:00Z">
              <w:rPr>
                <w:noProof/>
              </w:rPr>
            </w:rPrChange>
          </w:rPr>
          <w:instrText xml:space="preserve"> PAGEREF _Toc48363161 \h </w:instrText>
        </w:r>
        <w:r w:rsidRPr="00D57E3F">
          <w:rPr>
            <w:rFonts w:ascii="Times New Roman" w:hAnsi="Times New Roman" w:cs="Times New Roman"/>
            <w:noProof/>
            <w:sz w:val="28"/>
            <w:szCs w:val="28"/>
            <w:rPrChange w:id="483" w:author="Carlos Erazo" w:date="2020-08-15T05:52:00Z">
              <w:rPr>
                <w:noProof/>
              </w:rPr>
            </w:rPrChange>
          </w:rPr>
        </w:r>
      </w:ins>
      <w:r w:rsidRPr="00D57E3F">
        <w:rPr>
          <w:rFonts w:ascii="Times New Roman" w:hAnsi="Times New Roman" w:cs="Times New Roman"/>
          <w:noProof/>
          <w:sz w:val="28"/>
          <w:szCs w:val="28"/>
          <w:rPrChange w:id="484" w:author="Carlos Erazo" w:date="2020-08-15T05:52:00Z">
            <w:rPr>
              <w:noProof/>
            </w:rPr>
          </w:rPrChange>
        </w:rPr>
        <w:fldChar w:fldCharType="separate"/>
      </w:r>
      <w:ins w:id="485" w:author="Carlos Erazo" w:date="2020-08-15T05:52:00Z">
        <w:r w:rsidRPr="00D57E3F">
          <w:rPr>
            <w:rFonts w:ascii="Times New Roman" w:hAnsi="Times New Roman" w:cs="Times New Roman"/>
            <w:noProof/>
            <w:sz w:val="28"/>
            <w:szCs w:val="28"/>
            <w:rPrChange w:id="486" w:author="Carlos Erazo" w:date="2020-08-15T05:52:00Z">
              <w:rPr>
                <w:noProof/>
              </w:rPr>
            </w:rPrChange>
          </w:rPr>
          <w:t>32</w:t>
        </w:r>
        <w:r w:rsidRPr="00D57E3F">
          <w:rPr>
            <w:rFonts w:ascii="Times New Roman" w:hAnsi="Times New Roman" w:cs="Times New Roman"/>
            <w:noProof/>
            <w:sz w:val="28"/>
            <w:szCs w:val="28"/>
            <w:rPrChange w:id="487" w:author="Carlos Erazo" w:date="2020-08-15T05:52:00Z">
              <w:rPr>
                <w:noProof/>
              </w:rPr>
            </w:rPrChange>
          </w:rPr>
          <w:fldChar w:fldCharType="end"/>
        </w:r>
      </w:ins>
    </w:p>
    <w:p w14:paraId="1A373DDD" w14:textId="16C435F0" w:rsidR="00D57E3F" w:rsidRPr="00D57E3F" w:rsidRDefault="00D57E3F" w:rsidP="00D57E3F">
      <w:pPr>
        <w:pStyle w:val="TOC1"/>
        <w:rPr>
          <w:ins w:id="488" w:author="Carlos Erazo" w:date="2020-08-15T05:52:00Z"/>
          <w:rFonts w:eastAsiaTheme="minorEastAsia"/>
          <w:noProof/>
          <w:color w:val="auto"/>
          <w:sz w:val="28"/>
          <w:szCs w:val="28"/>
          <w:rPrChange w:id="489" w:author="Carlos Erazo" w:date="2020-08-15T05:52:00Z">
            <w:rPr>
              <w:ins w:id="490" w:author="Carlos Erazo" w:date="2020-08-15T05:52:00Z"/>
              <w:rFonts w:asciiTheme="minorHAnsi" w:eastAsiaTheme="minorEastAsia" w:hAnsiTheme="minorHAnsi" w:cstheme="minorBidi"/>
              <w:noProof/>
              <w:color w:val="auto"/>
              <w:sz w:val="22"/>
              <w:szCs w:val="22"/>
            </w:rPr>
          </w:rPrChange>
        </w:rPr>
      </w:pPr>
      <w:ins w:id="491" w:author="Carlos Erazo" w:date="2020-08-15T05:52:00Z">
        <w:r w:rsidRPr="00D57E3F">
          <w:rPr>
            <w:noProof/>
            <w:sz w:val="28"/>
            <w:szCs w:val="28"/>
            <w:rPrChange w:id="492" w:author="Carlos Erazo" w:date="2020-08-15T05:52:00Z">
              <w:rPr>
                <w:noProof/>
              </w:rPr>
            </w:rPrChange>
          </w:rPr>
          <w:t>4. Implementation</w:t>
        </w:r>
        <w:r w:rsidRPr="00D57E3F">
          <w:rPr>
            <w:noProof/>
            <w:sz w:val="28"/>
            <w:szCs w:val="28"/>
            <w:rPrChange w:id="493" w:author="Carlos Erazo" w:date="2020-08-15T05:52:00Z">
              <w:rPr>
                <w:noProof/>
              </w:rPr>
            </w:rPrChange>
          </w:rPr>
          <w:tab/>
        </w:r>
        <w:r w:rsidRPr="00D57E3F">
          <w:rPr>
            <w:noProof/>
            <w:sz w:val="28"/>
            <w:szCs w:val="28"/>
            <w:rPrChange w:id="494" w:author="Carlos Erazo" w:date="2020-08-15T05:52:00Z">
              <w:rPr>
                <w:noProof/>
              </w:rPr>
            </w:rPrChange>
          </w:rPr>
          <w:fldChar w:fldCharType="begin"/>
        </w:r>
        <w:r w:rsidRPr="00D57E3F">
          <w:rPr>
            <w:noProof/>
            <w:sz w:val="28"/>
            <w:szCs w:val="28"/>
            <w:rPrChange w:id="495" w:author="Carlos Erazo" w:date="2020-08-15T05:52:00Z">
              <w:rPr>
                <w:noProof/>
              </w:rPr>
            </w:rPrChange>
          </w:rPr>
          <w:instrText xml:space="preserve"> PAGEREF _Toc48363163 \h </w:instrText>
        </w:r>
        <w:r w:rsidRPr="00D57E3F">
          <w:rPr>
            <w:noProof/>
            <w:sz w:val="28"/>
            <w:szCs w:val="28"/>
            <w:rPrChange w:id="496" w:author="Carlos Erazo" w:date="2020-08-15T05:52:00Z">
              <w:rPr>
                <w:noProof/>
              </w:rPr>
            </w:rPrChange>
          </w:rPr>
        </w:r>
      </w:ins>
      <w:r w:rsidRPr="00D57E3F">
        <w:rPr>
          <w:noProof/>
          <w:sz w:val="28"/>
          <w:szCs w:val="28"/>
          <w:rPrChange w:id="497" w:author="Carlos Erazo" w:date="2020-08-15T05:52:00Z">
            <w:rPr>
              <w:noProof/>
            </w:rPr>
          </w:rPrChange>
        </w:rPr>
        <w:fldChar w:fldCharType="separate"/>
      </w:r>
      <w:ins w:id="498" w:author="Carlos Erazo" w:date="2020-08-15T05:52:00Z">
        <w:r w:rsidRPr="00D57E3F">
          <w:rPr>
            <w:noProof/>
            <w:sz w:val="28"/>
            <w:szCs w:val="28"/>
            <w:rPrChange w:id="499" w:author="Carlos Erazo" w:date="2020-08-15T05:52:00Z">
              <w:rPr>
                <w:noProof/>
              </w:rPr>
            </w:rPrChange>
          </w:rPr>
          <w:t>35</w:t>
        </w:r>
        <w:r w:rsidRPr="00D57E3F">
          <w:rPr>
            <w:noProof/>
            <w:sz w:val="28"/>
            <w:szCs w:val="28"/>
            <w:rPrChange w:id="500" w:author="Carlos Erazo" w:date="2020-08-15T05:52:00Z">
              <w:rPr>
                <w:noProof/>
              </w:rPr>
            </w:rPrChange>
          </w:rPr>
          <w:fldChar w:fldCharType="end"/>
        </w:r>
      </w:ins>
    </w:p>
    <w:p w14:paraId="544D0C25" w14:textId="790F7221" w:rsidR="00D57E3F" w:rsidRPr="00D57E3F" w:rsidRDefault="00D57E3F">
      <w:pPr>
        <w:pStyle w:val="TOC2"/>
        <w:rPr>
          <w:ins w:id="501" w:author="Carlos Erazo" w:date="2020-08-15T05:52:00Z"/>
          <w:rFonts w:ascii="Times New Roman" w:eastAsiaTheme="minorEastAsia" w:hAnsi="Times New Roman" w:cs="Times New Roman"/>
          <w:b w:val="0"/>
          <w:bCs w:val="0"/>
          <w:smallCaps w:val="0"/>
          <w:noProof/>
          <w:color w:val="auto"/>
          <w:sz w:val="28"/>
          <w:szCs w:val="28"/>
          <w:rPrChange w:id="502" w:author="Carlos Erazo" w:date="2020-08-15T05:52:00Z">
            <w:rPr>
              <w:ins w:id="503" w:author="Carlos Erazo" w:date="2020-08-15T05:52:00Z"/>
              <w:rFonts w:eastAsiaTheme="minorEastAsia" w:cstheme="minorBidi"/>
              <w:b w:val="0"/>
              <w:bCs w:val="0"/>
              <w:smallCaps w:val="0"/>
              <w:noProof/>
              <w:color w:val="auto"/>
            </w:rPr>
          </w:rPrChange>
        </w:rPr>
      </w:pPr>
      <w:ins w:id="504" w:author="Carlos Erazo" w:date="2020-08-15T05:52:00Z">
        <w:r w:rsidRPr="00D57E3F">
          <w:rPr>
            <w:rFonts w:ascii="Times New Roman" w:hAnsi="Times New Roman" w:cs="Times New Roman"/>
            <w:noProof/>
            <w:sz w:val="28"/>
            <w:szCs w:val="28"/>
            <w:rPrChange w:id="505" w:author="Carlos Erazo" w:date="2020-08-15T05:52:00Z">
              <w:rPr>
                <w:noProof/>
              </w:rPr>
            </w:rPrChange>
          </w:rPr>
          <w:t>4.1. Data Component</w:t>
        </w:r>
        <w:r w:rsidRPr="00D57E3F">
          <w:rPr>
            <w:rFonts w:ascii="Times New Roman" w:hAnsi="Times New Roman" w:cs="Times New Roman"/>
            <w:noProof/>
            <w:sz w:val="28"/>
            <w:szCs w:val="28"/>
            <w:rPrChange w:id="506" w:author="Carlos Erazo" w:date="2020-08-15T05:52:00Z">
              <w:rPr>
                <w:noProof/>
              </w:rPr>
            </w:rPrChange>
          </w:rPr>
          <w:tab/>
        </w:r>
        <w:r w:rsidRPr="00D57E3F">
          <w:rPr>
            <w:rFonts w:ascii="Times New Roman" w:hAnsi="Times New Roman" w:cs="Times New Roman"/>
            <w:noProof/>
            <w:sz w:val="28"/>
            <w:szCs w:val="28"/>
            <w:rPrChange w:id="507" w:author="Carlos Erazo" w:date="2020-08-15T05:52:00Z">
              <w:rPr>
                <w:noProof/>
              </w:rPr>
            </w:rPrChange>
          </w:rPr>
          <w:fldChar w:fldCharType="begin"/>
        </w:r>
        <w:r w:rsidRPr="00D57E3F">
          <w:rPr>
            <w:rFonts w:ascii="Times New Roman" w:hAnsi="Times New Roman" w:cs="Times New Roman"/>
            <w:noProof/>
            <w:sz w:val="28"/>
            <w:szCs w:val="28"/>
            <w:rPrChange w:id="508" w:author="Carlos Erazo" w:date="2020-08-15T05:52:00Z">
              <w:rPr>
                <w:noProof/>
              </w:rPr>
            </w:rPrChange>
          </w:rPr>
          <w:instrText xml:space="preserve"> PAGEREF _Toc48363165 \h </w:instrText>
        </w:r>
        <w:r w:rsidRPr="00D57E3F">
          <w:rPr>
            <w:rFonts w:ascii="Times New Roman" w:hAnsi="Times New Roman" w:cs="Times New Roman"/>
            <w:noProof/>
            <w:sz w:val="28"/>
            <w:szCs w:val="28"/>
            <w:rPrChange w:id="509" w:author="Carlos Erazo" w:date="2020-08-15T05:52:00Z">
              <w:rPr>
                <w:noProof/>
              </w:rPr>
            </w:rPrChange>
          </w:rPr>
        </w:r>
      </w:ins>
      <w:r w:rsidRPr="00D57E3F">
        <w:rPr>
          <w:rFonts w:ascii="Times New Roman" w:hAnsi="Times New Roman" w:cs="Times New Roman"/>
          <w:noProof/>
          <w:sz w:val="28"/>
          <w:szCs w:val="28"/>
          <w:rPrChange w:id="510" w:author="Carlos Erazo" w:date="2020-08-15T05:52:00Z">
            <w:rPr>
              <w:noProof/>
            </w:rPr>
          </w:rPrChange>
        </w:rPr>
        <w:fldChar w:fldCharType="separate"/>
      </w:r>
      <w:ins w:id="511" w:author="Carlos Erazo" w:date="2020-08-15T05:52:00Z">
        <w:r w:rsidRPr="00D57E3F">
          <w:rPr>
            <w:rFonts w:ascii="Times New Roman" w:hAnsi="Times New Roman" w:cs="Times New Roman"/>
            <w:noProof/>
            <w:sz w:val="28"/>
            <w:szCs w:val="28"/>
            <w:rPrChange w:id="512" w:author="Carlos Erazo" w:date="2020-08-15T05:52:00Z">
              <w:rPr>
                <w:noProof/>
              </w:rPr>
            </w:rPrChange>
          </w:rPr>
          <w:t>36</w:t>
        </w:r>
        <w:r w:rsidRPr="00D57E3F">
          <w:rPr>
            <w:rFonts w:ascii="Times New Roman" w:hAnsi="Times New Roman" w:cs="Times New Roman"/>
            <w:noProof/>
            <w:sz w:val="28"/>
            <w:szCs w:val="28"/>
            <w:rPrChange w:id="513" w:author="Carlos Erazo" w:date="2020-08-15T05:52:00Z">
              <w:rPr>
                <w:noProof/>
              </w:rPr>
            </w:rPrChange>
          </w:rPr>
          <w:fldChar w:fldCharType="end"/>
        </w:r>
      </w:ins>
    </w:p>
    <w:p w14:paraId="2AD7BE82" w14:textId="37D879F5" w:rsidR="00D57E3F" w:rsidRPr="00D57E3F" w:rsidRDefault="00D57E3F">
      <w:pPr>
        <w:pStyle w:val="TOC3"/>
        <w:rPr>
          <w:ins w:id="514" w:author="Carlos Erazo" w:date="2020-08-15T05:52:00Z"/>
          <w:rFonts w:ascii="Times New Roman" w:eastAsiaTheme="minorEastAsia" w:hAnsi="Times New Roman" w:cs="Times New Roman"/>
          <w:smallCaps w:val="0"/>
          <w:noProof/>
          <w:color w:val="auto"/>
          <w:sz w:val="28"/>
          <w:szCs w:val="28"/>
          <w:rPrChange w:id="515" w:author="Carlos Erazo" w:date="2020-08-15T05:52:00Z">
            <w:rPr>
              <w:ins w:id="516" w:author="Carlos Erazo" w:date="2020-08-15T05:52:00Z"/>
              <w:rFonts w:eastAsiaTheme="minorEastAsia" w:cstheme="minorBidi"/>
              <w:smallCaps w:val="0"/>
              <w:noProof/>
              <w:color w:val="auto"/>
            </w:rPr>
          </w:rPrChange>
        </w:rPr>
      </w:pPr>
      <w:ins w:id="517" w:author="Carlos Erazo" w:date="2020-08-15T05:52:00Z">
        <w:r w:rsidRPr="00D57E3F">
          <w:rPr>
            <w:rFonts w:ascii="Times New Roman" w:hAnsi="Times New Roman" w:cs="Times New Roman"/>
            <w:noProof/>
            <w:sz w:val="28"/>
            <w:szCs w:val="28"/>
            <w:rPrChange w:id="518" w:author="Carlos Erazo" w:date="2020-08-15T05:52:00Z">
              <w:rPr>
                <w:noProof/>
              </w:rPr>
            </w:rPrChange>
          </w:rPr>
          <w:t>4.1.1. Functions</w:t>
        </w:r>
        <w:r w:rsidRPr="00D57E3F">
          <w:rPr>
            <w:rFonts w:ascii="Times New Roman" w:hAnsi="Times New Roman" w:cs="Times New Roman"/>
            <w:noProof/>
            <w:sz w:val="28"/>
            <w:szCs w:val="28"/>
            <w:rPrChange w:id="519" w:author="Carlos Erazo" w:date="2020-08-15T05:52:00Z">
              <w:rPr>
                <w:noProof/>
              </w:rPr>
            </w:rPrChange>
          </w:rPr>
          <w:tab/>
        </w:r>
        <w:r w:rsidRPr="00D57E3F">
          <w:rPr>
            <w:rFonts w:ascii="Times New Roman" w:hAnsi="Times New Roman" w:cs="Times New Roman"/>
            <w:noProof/>
            <w:sz w:val="28"/>
            <w:szCs w:val="28"/>
            <w:rPrChange w:id="520" w:author="Carlos Erazo" w:date="2020-08-15T05:52:00Z">
              <w:rPr>
                <w:noProof/>
              </w:rPr>
            </w:rPrChange>
          </w:rPr>
          <w:fldChar w:fldCharType="begin"/>
        </w:r>
        <w:r w:rsidRPr="00D57E3F">
          <w:rPr>
            <w:rFonts w:ascii="Times New Roman" w:hAnsi="Times New Roman" w:cs="Times New Roman"/>
            <w:noProof/>
            <w:sz w:val="28"/>
            <w:szCs w:val="28"/>
            <w:rPrChange w:id="521" w:author="Carlos Erazo" w:date="2020-08-15T05:52:00Z">
              <w:rPr>
                <w:noProof/>
              </w:rPr>
            </w:rPrChange>
          </w:rPr>
          <w:instrText xml:space="preserve"> PAGEREF _Toc48363166 \h </w:instrText>
        </w:r>
        <w:r w:rsidRPr="00D57E3F">
          <w:rPr>
            <w:rFonts w:ascii="Times New Roman" w:hAnsi="Times New Roman" w:cs="Times New Roman"/>
            <w:noProof/>
            <w:sz w:val="28"/>
            <w:szCs w:val="28"/>
            <w:rPrChange w:id="522" w:author="Carlos Erazo" w:date="2020-08-15T05:52:00Z">
              <w:rPr>
                <w:noProof/>
              </w:rPr>
            </w:rPrChange>
          </w:rPr>
        </w:r>
      </w:ins>
      <w:r w:rsidRPr="00D57E3F">
        <w:rPr>
          <w:rFonts w:ascii="Times New Roman" w:hAnsi="Times New Roman" w:cs="Times New Roman"/>
          <w:noProof/>
          <w:sz w:val="28"/>
          <w:szCs w:val="28"/>
          <w:rPrChange w:id="523" w:author="Carlos Erazo" w:date="2020-08-15T05:52:00Z">
            <w:rPr>
              <w:noProof/>
            </w:rPr>
          </w:rPrChange>
        </w:rPr>
        <w:fldChar w:fldCharType="separate"/>
      </w:r>
      <w:ins w:id="524" w:author="Carlos Erazo" w:date="2020-08-15T05:52:00Z">
        <w:r w:rsidRPr="00D57E3F">
          <w:rPr>
            <w:rFonts w:ascii="Times New Roman" w:hAnsi="Times New Roman" w:cs="Times New Roman"/>
            <w:noProof/>
            <w:sz w:val="28"/>
            <w:szCs w:val="28"/>
            <w:rPrChange w:id="525" w:author="Carlos Erazo" w:date="2020-08-15T05:52:00Z">
              <w:rPr>
                <w:noProof/>
              </w:rPr>
            </w:rPrChange>
          </w:rPr>
          <w:t>37</w:t>
        </w:r>
        <w:r w:rsidRPr="00D57E3F">
          <w:rPr>
            <w:rFonts w:ascii="Times New Roman" w:hAnsi="Times New Roman" w:cs="Times New Roman"/>
            <w:noProof/>
            <w:sz w:val="28"/>
            <w:szCs w:val="28"/>
            <w:rPrChange w:id="526" w:author="Carlos Erazo" w:date="2020-08-15T05:52:00Z">
              <w:rPr>
                <w:noProof/>
              </w:rPr>
            </w:rPrChange>
          </w:rPr>
          <w:fldChar w:fldCharType="end"/>
        </w:r>
      </w:ins>
    </w:p>
    <w:p w14:paraId="31B45D9D" w14:textId="5C3F0B2F" w:rsidR="00D57E3F" w:rsidRPr="00D57E3F" w:rsidRDefault="00D57E3F">
      <w:pPr>
        <w:pStyle w:val="TOC2"/>
        <w:rPr>
          <w:ins w:id="527" w:author="Carlos Erazo" w:date="2020-08-15T05:52:00Z"/>
          <w:rFonts w:ascii="Times New Roman" w:eastAsiaTheme="minorEastAsia" w:hAnsi="Times New Roman" w:cs="Times New Roman"/>
          <w:b w:val="0"/>
          <w:bCs w:val="0"/>
          <w:smallCaps w:val="0"/>
          <w:noProof/>
          <w:color w:val="auto"/>
          <w:sz w:val="28"/>
          <w:szCs w:val="28"/>
          <w:rPrChange w:id="528" w:author="Carlos Erazo" w:date="2020-08-15T05:52:00Z">
            <w:rPr>
              <w:ins w:id="529" w:author="Carlos Erazo" w:date="2020-08-15T05:52:00Z"/>
              <w:rFonts w:eastAsiaTheme="minorEastAsia" w:cstheme="minorBidi"/>
              <w:b w:val="0"/>
              <w:bCs w:val="0"/>
              <w:smallCaps w:val="0"/>
              <w:noProof/>
              <w:color w:val="auto"/>
            </w:rPr>
          </w:rPrChange>
        </w:rPr>
      </w:pPr>
      <w:ins w:id="530" w:author="Carlos Erazo" w:date="2020-08-15T05:52:00Z">
        <w:r w:rsidRPr="00D57E3F">
          <w:rPr>
            <w:rFonts w:ascii="Times New Roman" w:hAnsi="Times New Roman" w:cs="Times New Roman"/>
            <w:noProof/>
            <w:sz w:val="28"/>
            <w:szCs w:val="28"/>
            <w:rPrChange w:id="531" w:author="Carlos Erazo" w:date="2020-08-15T05:52:00Z">
              <w:rPr>
                <w:noProof/>
              </w:rPr>
            </w:rPrChange>
          </w:rPr>
          <w:t>4.2. Analysis Component</w:t>
        </w:r>
        <w:r w:rsidRPr="00D57E3F">
          <w:rPr>
            <w:rFonts w:ascii="Times New Roman" w:hAnsi="Times New Roman" w:cs="Times New Roman"/>
            <w:noProof/>
            <w:sz w:val="28"/>
            <w:szCs w:val="28"/>
            <w:rPrChange w:id="532" w:author="Carlos Erazo" w:date="2020-08-15T05:52:00Z">
              <w:rPr>
                <w:noProof/>
              </w:rPr>
            </w:rPrChange>
          </w:rPr>
          <w:tab/>
        </w:r>
        <w:r w:rsidRPr="00D57E3F">
          <w:rPr>
            <w:rFonts w:ascii="Times New Roman" w:hAnsi="Times New Roman" w:cs="Times New Roman"/>
            <w:noProof/>
            <w:sz w:val="28"/>
            <w:szCs w:val="28"/>
            <w:rPrChange w:id="533" w:author="Carlos Erazo" w:date="2020-08-15T05:52:00Z">
              <w:rPr>
                <w:noProof/>
              </w:rPr>
            </w:rPrChange>
          </w:rPr>
          <w:fldChar w:fldCharType="begin"/>
        </w:r>
        <w:r w:rsidRPr="00D57E3F">
          <w:rPr>
            <w:rFonts w:ascii="Times New Roman" w:hAnsi="Times New Roman" w:cs="Times New Roman"/>
            <w:noProof/>
            <w:sz w:val="28"/>
            <w:szCs w:val="28"/>
            <w:rPrChange w:id="534" w:author="Carlos Erazo" w:date="2020-08-15T05:52:00Z">
              <w:rPr>
                <w:noProof/>
              </w:rPr>
            </w:rPrChange>
          </w:rPr>
          <w:instrText xml:space="preserve"> PAGEREF _Toc48363167 \h </w:instrText>
        </w:r>
        <w:r w:rsidRPr="00D57E3F">
          <w:rPr>
            <w:rFonts w:ascii="Times New Roman" w:hAnsi="Times New Roman" w:cs="Times New Roman"/>
            <w:noProof/>
            <w:sz w:val="28"/>
            <w:szCs w:val="28"/>
            <w:rPrChange w:id="535" w:author="Carlos Erazo" w:date="2020-08-15T05:52:00Z">
              <w:rPr>
                <w:noProof/>
              </w:rPr>
            </w:rPrChange>
          </w:rPr>
        </w:r>
      </w:ins>
      <w:r w:rsidRPr="00D57E3F">
        <w:rPr>
          <w:rFonts w:ascii="Times New Roman" w:hAnsi="Times New Roman" w:cs="Times New Roman"/>
          <w:noProof/>
          <w:sz w:val="28"/>
          <w:szCs w:val="28"/>
          <w:rPrChange w:id="536" w:author="Carlos Erazo" w:date="2020-08-15T05:52:00Z">
            <w:rPr>
              <w:noProof/>
            </w:rPr>
          </w:rPrChange>
        </w:rPr>
        <w:fldChar w:fldCharType="separate"/>
      </w:r>
      <w:ins w:id="537" w:author="Carlos Erazo" w:date="2020-08-15T05:52:00Z">
        <w:r w:rsidRPr="00D57E3F">
          <w:rPr>
            <w:rFonts w:ascii="Times New Roman" w:hAnsi="Times New Roman" w:cs="Times New Roman"/>
            <w:noProof/>
            <w:sz w:val="28"/>
            <w:szCs w:val="28"/>
            <w:rPrChange w:id="538" w:author="Carlos Erazo" w:date="2020-08-15T05:52:00Z">
              <w:rPr>
                <w:noProof/>
              </w:rPr>
            </w:rPrChange>
          </w:rPr>
          <w:t>38</w:t>
        </w:r>
        <w:r w:rsidRPr="00D57E3F">
          <w:rPr>
            <w:rFonts w:ascii="Times New Roman" w:hAnsi="Times New Roman" w:cs="Times New Roman"/>
            <w:noProof/>
            <w:sz w:val="28"/>
            <w:szCs w:val="28"/>
            <w:rPrChange w:id="539" w:author="Carlos Erazo" w:date="2020-08-15T05:52:00Z">
              <w:rPr>
                <w:noProof/>
              </w:rPr>
            </w:rPrChange>
          </w:rPr>
          <w:fldChar w:fldCharType="end"/>
        </w:r>
      </w:ins>
    </w:p>
    <w:p w14:paraId="6F782873" w14:textId="514C9B3B" w:rsidR="00D57E3F" w:rsidRPr="00D57E3F" w:rsidRDefault="00D57E3F">
      <w:pPr>
        <w:pStyle w:val="TOC3"/>
        <w:rPr>
          <w:ins w:id="540" w:author="Carlos Erazo" w:date="2020-08-15T05:52:00Z"/>
          <w:rFonts w:ascii="Times New Roman" w:eastAsiaTheme="minorEastAsia" w:hAnsi="Times New Roman" w:cs="Times New Roman"/>
          <w:smallCaps w:val="0"/>
          <w:noProof/>
          <w:color w:val="auto"/>
          <w:sz w:val="28"/>
          <w:szCs w:val="28"/>
          <w:rPrChange w:id="541" w:author="Carlos Erazo" w:date="2020-08-15T05:52:00Z">
            <w:rPr>
              <w:ins w:id="542" w:author="Carlos Erazo" w:date="2020-08-15T05:52:00Z"/>
              <w:rFonts w:eastAsiaTheme="minorEastAsia" w:cstheme="minorBidi"/>
              <w:smallCaps w:val="0"/>
              <w:noProof/>
              <w:color w:val="auto"/>
            </w:rPr>
          </w:rPrChange>
        </w:rPr>
      </w:pPr>
      <w:ins w:id="543" w:author="Carlos Erazo" w:date="2020-08-15T05:52:00Z">
        <w:r w:rsidRPr="00D57E3F">
          <w:rPr>
            <w:rFonts w:ascii="Times New Roman" w:hAnsi="Times New Roman" w:cs="Times New Roman"/>
            <w:noProof/>
            <w:sz w:val="28"/>
            <w:szCs w:val="28"/>
            <w:rPrChange w:id="544" w:author="Carlos Erazo" w:date="2020-08-15T05:52:00Z">
              <w:rPr>
                <w:noProof/>
              </w:rPr>
            </w:rPrChange>
          </w:rPr>
          <w:t>4.2.1. Stats</w:t>
        </w:r>
        <w:r w:rsidRPr="00D57E3F">
          <w:rPr>
            <w:rFonts w:ascii="Times New Roman" w:hAnsi="Times New Roman" w:cs="Times New Roman"/>
            <w:noProof/>
            <w:sz w:val="28"/>
            <w:szCs w:val="28"/>
            <w:rPrChange w:id="545" w:author="Carlos Erazo" w:date="2020-08-15T05:52:00Z">
              <w:rPr>
                <w:noProof/>
              </w:rPr>
            </w:rPrChange>
          </w:rPr>
          <w:tab/>
        </w:r>
        <w:r w:rsidRPr="00D57E3F">
          <w:rPr>
            <w:rFonts w:ascii="Times New Roman" w:hAnsi="Times New Roman" w:cs="Times New Roman"/>
            <w:noProof/>
            <w:sz w:val="28"/>
            <w:szCs w:val="28"/>
            <w:rPrChange w:id="546" w:author="Carlos Erazo" w:date="2020-08-15T05:52:00Z">
              <w:rPr>
                <w:noProof/>
              </w:rPr>
            </w:rPrChange>
          </w:rPr>
          <w:fldChar w:fldCharType="begin"/>
        </w:r>
        <w:r w:rsidRPr="00D57E3F">
          <w:rPr>
            <w:rFonts w:ascii="Times New Roman" w:hAnsi="Times New Roman" w:cs="Times New Roman"/>
            <w:noProof/>
            <w:sz w:val="28"/>
            <w:szCs w:val="28"/>
            <w:rPrChange w:id="547" w:author="Carlos Erazo" w:date="2020-08-15T05:52:00Z">
              <w:rPr>
                <w:noProof/>
              </w:rPr>
            </w:rPrChange>
          </w:rPr>
          <w:instrText xml:space="preserve"> PAGEREF _Toc48363168 \h </w:instrText>
        </w:r>
        <w:r w:rsidRPr="00D57E3F">
          <w:rPr>
            <w:rFonts w:ascii="Times New Roman" w:hAnsi="Times New Roman" w:cs="Times New Roman"/>
            <w:noProof/>
            <w:sz w:val="28"/>
            <w:szCs w:val="28"/>
            <w:rPrChange w:id="548" w:author="Carlos Erazo" w:date="2020-08-15T05:52:00Z">
              <w:rPr>
                <w:noProof/>
              </w:rPr>
            </w:rPrChange>
          </w:rPr>
        </w:r>
      </w:ins>
      <w:r w:rsidRPr="00D57E3F">
        <w:rPr>
          <w:rFonts w:ascii="Times New Roman" w:hAnsi="Times New Roman" w:cs="Times New Roman"/>
          <w:noProof/>
          <w:sz w:val="28"/>
          <w:szCs w:val="28"/>
          <w:rPrChange w:id="549" w:author="Carlos Erazo" w:date="2020-08-15T05:52:00Z">
            <w:rPr>
              <w:noProof/>
            </w:rPr>
          </w:rPrChange>
        </w:rPr>
        <w:fldChar w:fldCharType="separate"/>
      </w:r>
      <w:ins w:id="550" w:author="Carlos Erazo" w:date="2020-08-15T05:52:00Z">
        <w:r w:rsidRPr="00D57E3F">
          <w:rPr>
            <w:rFonts w:ascii="Times New Roman" w:hAnsi="Times New Roman" w:cs="Times New Roman"/>
            <w:noProof/>
            <w:sz w:val="28"/>
            <w:szCs w:val="28"/>
            <w:rPrChange w:id="551" w:author="Carlos Erazo" w:date="2020-08-15T05:52:00Z">
              <w:rPr>
                <w:noProof/>
              </w:rPr>
            </w:rPrChange>
          </w:rPr>
          <w:t>39</w:t>
        </w:r>
        <w:r w:rsidRPr="00D57E3F">
          <w:rPr>
            <w:rFonts w:ascii="Times New Roman" w:hAnsi="Times New Roman" w:cs="Times New Roman"/>
            <w:noProof/>
            <w:sz w:val="28"/>
            <w:szCs w:val="28"/>
            <w:rPrChange w:id="552" w:author="Carlos Erazo" w:date="2020-08-15T05:52:00Z">
              <w:rPr>
                <w:noProof/>
              </w:rPr>
            </w:rPrChange>
          </w:rPr>
          <w:fldChar w:fldCharType="end"/>
        </w:r>
      </w:ins>
    </w:p>
    <w:p w14:paraId="6FB4AA80" w14:textId="6405FC58" w:rsidR="00D57E3F" w:rsidRPr="00D57E3F" w:rsidRDefault="00D57E3F">
      <w:pPr>
        <w:pStyle w:val="TOC3"/>
        <w:rPr>
          <w:ins w:id="553" w:author="Carlos Erazo" w:date="2020-08-15T05:52:00Z"/>
          <w:rFonts w:ascii="Times New Roman" w:eastAsiaTheme="minorEastAsia" w:hAnsi="Times New Roman" w:cs="Times New Roman"/>
          <w:smallCaps w:val="0"/>
          <w:noProof/>
          <w:color w:val="auto"/>
          <w:sz w:val="28"/>
          <w:szCs w:val="28"/>
          <w:rPrChange w:id="554" w:author="Carlos Erazo" w:date="2020-08-15T05:52:00Z">
            <w:rPr>
              <w:ins w:id="555" w:author="Carlos Erazo" w:date="2020-08-15T05:52:00Z"/>
              <w:rFonts w:eastAsiaTheme="minorEastAsia" w:cstheme="minorBidi"/>
              <w:smallCaps w:val="0"/>
              <w:noProof/>
              <w:color w:val="auto"/>
            </w:rPr>
          </w:rPrChange>
        </w:rPr>
      </w:pPr>
      <w:ins w:id="556" w:author="Carlos Erazo" w:date="2020-08-15T05:52:00Z">
        <w:r w:rsidRPr="00D57E3F">
          <w:rPr>
            <w:rFonts w:ascii="Times New Roman" w:hAnsi="Times New Roman" w:cs="Times New Roman"/>
            <w:noProof/>
            <w:sz w:val="28"/>
            <w:szCs w:val="28"/>
            <w:rPrChange w:id="557" w:author="Carlos Erazo" w:date="2020-08-15T05:52:00Z">
              <w:rPr>
                <w:noProof/>
              </w:rPr>
            </w:rPrChange>
          </w:rPr>
          <w:t>4.2.2. Hydro</w:t>
        </w:r>
        <w:r w:rsidRPr="00D57E3F">
          <w:rPr>
            <w:rFonts w:ascii="Times New Roman" w:hAnsi="Times New Roman" w:cs="Times New Roman"/>
            <w:noProof/>
            <w:sz w:val="28"/>
            <w:szCs w:val="28"/>
            <w:rPrChange w:id="558" w:author="Carlos Erazo" w:date="2020-08-15T05:52:00Z">
              <w:rPr>
                <w:noProof/>
              </w:rPr>
            </w:rPrChange>
          </w:rPr>
          <w:tab/>
        </w:r>
        <w:r w:rsidRPr="00D57E3F">
          <w:rPr>
            <w:rFonts w:ascii="Times New Roman" w:hAnsi="Times New Roman" w:cs="Times New Roman"/>
            <w:noProof/>
            <w:sz w:val="28"/>
            <w:szCs w:val="28"/>
            <w:rPrChange w:id="559" w:author="Carlos Erazo" w:date="2020-08-15T05:52:00Z">
              <w:rPr>
                <w:noProof/>
              </w:rPr>
            </w:rPrChange>
          </w:rPr>
          <w:fldChar w:fldCharType="begin"/>
        </w:r>
        <w:r w:rsidRPr="00D57E3F">
          <w:rPr>
            <w:rFonts w:ascii="Times New Roman" w:hAnsi="Times New Roman" w:cs="Times New Roman"/>
            <w:noProof/>
            <w:sz w:val="28"/>
            <w:szCs w:val="28"/>
            <w:rPrChange w:id="560" w:author="Carlos Erazo" w:date="2020-08-15T05:52:00Z">
              <w:rPr>
                <w:noProof/>
              </w:rPr>
            </w:rPrChange>
          </w:rPr>
          <w:instrText xml:space="preserve"> PAGEREF _Toc48363169 \h </w:instrText>
        </w:r>
        <w:r w:rsidRPr="00D57E3F">
          <w:rPr>
            <w:rFonts w:ascii="Times New Roman" w:hAnsi="Times New Roman" w:cs="Times New Roman"/>
            <w:noProof/>
            <w:sz w:val="28"/>
            <w:szCs w:val="28"/>
            <w:rPrChange w:id="561" w:author="Carlos Erazo" w:date="2020-08-15T05:52:00Z">
              <w:rPr>
                <w:noProof/>
              </w:rPr>
            </w:rPrChange>
          </w:rPr>
        </w:r>
      </w:ins>
      <w:r w:rsidRPr="00D57E3F">
        <w:rPr>
          <w:rFonts w:ascii="Times New Roman" w:hAnsi="Times New Roman" w:cs="Times New Roman"/>
          <w:noProof/>
          <w:sz w:val="28"/>
          <w:szCs w:val="28"/>
          <w:rPrChange w:id="562" w:author="Carlos Erazo" w:date="2020-08-15T05:52:00Z">
            <w:rPr>
              <w:noProof/>
            </w:rPr>
          </w:rPrChange>
        </w:rPr>
        <w:fldChar w:fldCharType="separate"/>
      </w:r>
      <w:ins w:id="563" w:author="Carlos Erazo" w:date="2020-08-15T05:52:00Z">
        <w:r w:rsidRPr="00D57E3F">
          <w:rPr>
            <w:rFonts w:ascii="Times New Roman" w:hAnsi="Times New Roman" w:cs="Times New Roman"/>
            <w:noProof/>
            <w:sz w:val="28"/>
            <w:szCs w:val="28"/>
            <w:rPrChange w:id="564" w:author="Carlos Erazo" w:date="2020-08-15T05:52:00Z">
              <w:rPr>
                <w:noProof/>
              </w:rPr>
            </w:rPrChange>
          </w:rPr>
          <w:t>42</w:t>
        </w:r>
        <w:r w:rsidRPr="00D57E3F">
          <w:rPr>
            <w:rFonts w:ascii="Times New Roman" w:hAnsi="Times New Roman" w:cs="Times New Roman"/>
            <w:noProof/>
            <w:sz w:val="28"/>
            <w:szCs w:val="28"/>
            <w:rPrChange w:id="565" w:author="Carlos Erazo" w:date="2020-08-15T05:52:00Z">
              <w:rPr>
                <w:noProof/>
              </w:rPr>
            </w:rPrChange>
          </w:rPr>
          <w:fldChar w:fldCharType="end"/>
        </w:r>
      </w:ins>
    </w:p>
    <w:p w14:paraId="00FDF1E8" w14:textId="61BF235E" w:rsidR="00D57E3F" w:rsidRPr="00D57E3F" w:rsidRDefault="00D57E3F">
      <w:pPr>
        <w:pStyle w:val="TOC3"/>
        <w:rPr>
          <w:ins w:id="566" w:author="Carlos Erazo" w:date="2020-08-15T05:52:00Z"/>
          <w:rFonts w:ascii="Times New Roman" w:eastAsiaTheme="minorEastAsia" w:hAnsi="Times New Roman" w:cs="Times New Roman"/>
          <w:smallCaps w:val="0"/>
          <w:noProof/>
          <w:color w:val="auto"/>
          <w:sz w:val="28"/>
          <w:szCs w:val="28"/>
          <w:rPrChange w:id="567" w:author="Carlos Erazo" w:date="2020-08-15T05:52:00Z">
            <w:rPr>
              <w:ins w:id="568" w:author="Carlos Erazo" w:date="2020-08-15T05:52:00Z"/>
              <w:rFonts w:eastAsiaTheme="minorEastAsia" w:cstheme="minorBidi"/>
              <w:smallCaps w:val="0"/>
              <w:noProof/>
              <w:color w:val="auto"/>
            </w:rPr>
          </w:rPrChange>
        </w:rPr>
      </w:pPr>
      <w:ins w:id="569" w:author="Carlos Erazo" w:date="2020-08-15T05:52:00Z">
        <w:r w:rsidRPr="00D57E3F">
          <w:rPr>
            <w:rFonts w:ascii="Times New Roman" w:hAnsi="Times New Roman" w:cs="Times New Roman"/>
            <w:noProof/>
            <w:sz w:val="28"/>
            <w:szCs w:val="28"/>
            <w:rPrChange w:id="570" w:author="Carlos Erazo" w:date="2020-08-15T05:52:00Z">
              <w:rPr>
                <w:noProof/>
              </w:rPr>
            </w:rPrChange>
          </w:rPr>
          <w:t>4.2.3. NN (Neural Networks)</w:t>
        </w:r>
        <w:r w:rsidRPr="00D57E3F">
          <w:rPr>
            <w:rFonts w:ascii="Times New Roman" w:hAnsi="Times New Roman" w:cs="Times New Roman"/>
            <w:noProof/>
            <w:sz w:val="28"/>
            <w:szCs w:val="28"/>
            <w:rPrChange w:id="571" w:author="Carlos Erazo" w:date="2020-08-15T05:52:00Z">
              <w:rPr>
                <w:noProof/>
              </w:rPr>
            </w:rPrChange>
          </w:rPr>
          <w:tab/>
        </w:r>
        <w:r w:rsidRPr="00D57E3F">
          <w:rPr>
            <w:rFonts w:ascii="Times New Roman" w:hAnsi="Times New Roman" w:cs="Times New Roman"/>
            <w:noProof/>
            <w:sz w:val="28"/>
            <w:szCs w:val="28"/>
            <w:rPrChange w:id="572" w:author="Carlos Erazo" w:date="2020-08-15T05:52:00Z">
              <w:rPr>
                <w:noProof/>
              </w:rPr>
            </w:rPrChange>
          </w:rPr>
          <w:fldChar w:fldCharType="begin"/>
        </w:r>
        <w:r w:rsidRPr="00D57E3F">
          <w:rPr>
            <w:rFonts w:ascii="Times New Roman" w:hAnsi="Times New Roman" w:cs="Times New Roman"/>
            <w:noProof/>
            <w:sz w:val="28"/>
            <w:szCs w:val="28"/>
            <w:rPrChange w:id="573" w:author="Carlos Erazo" w:date="2020-08-15T05:52:00Z">
              <w:rPr>
                <w:noProof/>
              </w:rPr>
            </w:rPrChange>
          </w:rPr>
          <w:instrText xml:space="preserve"> PAGEREF _Toc48363170 \h </w:instrText>
        </w:r>
        <w:r w:rsidRPr="00D57E3F">
          <w:rPr>
            <w:rFonts w:ascii="Times New Roman" w:hAnsi="Times New Roman" w:cs="Times New Roman"/>
            <w:noProof/>
            <w:sz w:val="28"/>
            <w:szCs w:val="28"/>
            <w:rPrChange w:id="574" w:author="Carlos Erazo" w:date="2020-08-15T05:52:00Z">
              <w:rPr>
                <w:noProof/>
              </w:rPr>
            </w:rPrChange>
          </w:rPr>
        </w:r>
      </w:ins>
      <w:r w:rsidRPr="00D57E3F">
        <w:rPr>
          <w:rFonts w:ascii="Times New Roman" w:hAnsi="Times New Roman" w:cs="Times New Roman"/>
          <w:noProof/>
          <w:sz w:val="28"/>
          <w:szCs w:val="28"/>
          <w:rPrChange w:id="575" w:author="Carlos Erazo" w:date="2020-08-15T05:52:00Z">
            <w:rPr>
              <w:noProof/>
            </w:rPr>
          </w:rPrChange>
        </w:rPr>
        <w:fldChar w:fldCharType="separate"/>
      </w:r>
      <w:ins w:id="576" w:author="Carlos Erazo" w:date="2020-08-15T05:52:00Z">
        <w:r w:rsidRPr="00D57E3F">
          <w:rPr>
            <w:rFonts w:ascii="Times New Roman" w:hAnsi="Times New Roman" w:cs="Times New Roman"/>
            <w:noProof/>
            <w:sz w:val="28"/>
            <w:szCs w:val="28"/>
            <w:rPrChange w:id="577" w:author="Carlos Erazo" w:date="2020-08-15T05:52:00Z">
              <w:rPr>
                <w:noProof/>
              </w:rPr>
            </w:rPrChange>
          </w:rPr>
          <w:t>47</w:t>
        </w:r>
        <w:r w:rsidRPr="00D57E3F">
          <w:rPr>
            <w:rFonts w:ascii="Times New Roman" w:hAnsi="Times New Roman" w:cs="Times New Roman"/>
            <w:noProof/>
            <w:sz w:val="28"/>
            <w:szCs w:val="28"/>
            <w:rPrChange w:id="578" w:author="Carlos Erazo" w:date="2020-08-15T05:52:00Z">
              <w:rPr>
                <w:noProof/>
              </w:rPr>
            </w:rPrChange>
          </w:rPr>
          <w:fldChar w:fldCharType="end"/>
        </w:r>
      </w:ins>
    </w:p>
    <w:p w14:paraId="2935F912" w14:textId="6ADEB140" w:rsidR="00D57E3F" w:rsidRPr="00D57E3F" w:rsidRDefault="00D57E3F">
      <w:pPr>
        <w:pStyle w:val="TOC2"/>
        <w:rPr>
          <w:ins w:id="579" w:author="Carlos Erazo" w:date="2020-08-15T05:52:00Z"/>
          <w:rFonts w:ascii="Times New Roman" w:eastAsiaTheme="minorEastAsia" w:hAnsi="Times New Roman" w:cs="Times New Roman"/>
          <w:b w:val="0"/>
          <w:bCs w:val="0"/>
          <w:smallCaps w:val="0"/>
          <w:noProof/>
          <w:color w:val="auto"/>
          <w:sz w:val="28"/>
          <w:szCs w:val="28"/>
          <w:rPrChange w:id="580" w:author="Carlos Erazo" w:date="2020-08-15T05:52:00Z">
            <w:rPr>
              <w:ins w:id="581" w:author="Carlos Erazo" w:date="2020-08-15T05:52:00Z"/>
              <w:rFonts w:eastAsiaTheme="minorEastAsia" w:cstheme="minorBidi"/>
              <w:b w:val="0"/>
              <w:bCs w:val="0"/>
              <w:smallCaps w:val="0"/>
              <w:noProof/>
              <w:color w:val="auto"/>
            </w:rPr>
          </w:rPrChange>
        </w:rPr>
      </w:pPr>
      <w:ins w:id="582" w:author="Carlos Erazo" w:date="2020-08-15T05:52:00Z">
        <w:r w:rsidRPr="00D57E3F">
          <w:rPr>
            <w:rFonts w:ascii="Times New Roman" w:hAnsi="Times New Roman" w:cs="Times New Roman"/>
            <w:noProof/>
            <w:sz w:val="28"/>
            <w:szCs w:val="28"/>
            <w:rPrChange w:id="583" w:author="Carlos Erazo" w:date="2020-08-15T05:52:00Z">
              <w:rPr>
                <w:noProof/>
              </w:rPr>
            </w:rPrChange>
          </w:rPr>
          <w:t>4.3. Visualization ComponentVisualization</w:t>
        </w:r>
        <w:r w:rsidRPr="00D57E3F">
          <w:rPr>
            <w:rFonts w:ascii="Times New Roman" w:hAnsi="Times New Roman" w:cs="Times New Roman"/>
            <w:noProof/>
            <w:sz w:val="28"/>
            <w:szCs w:val="28"/>
            <w:rPrChange w:id="584" w:author="Carlos Erazo" w:date="2020-08-15T05:52:00Z">
              <w:rPr>
                <w:noProof/>
              </w:rPr>
            </w:rPrChange>
          </w:rPr>
          <w:tab/>
        </w:r>
        <w:r w:rsidRPr="00D57E3F">
          <w:rPr>
            <w:rFonts w:ascii="Times New Roman" w:hAnsi="Times New Roman" w:cs="Times New Roman"/>
            <w:noProof/>
            <w:sz w:val="28"/>
            <w:szCs w:val="28"/>
            <w:rPrChange w:id="585" w:author="Carlos Erazo" w:date="2020-08-15T05:52:00Z">
              <w:rPr>
                <w:noProof/>
              </w:rPr>
            </w:rPrChange>
          </w:rPr>
          <w:fldChar w:fldCharType="begin"/>
        </w:r>
        <w:r w:rsidRPr="00D57E3F">
          <w:rPr>
            <w:rFonts w:ascii="Times New Roman" w:hAnsi="Times New Roman" w:cs="Times New Roman"/>
            <w:noProof/>
            <w:sz w:val="28"/>
            <w:szCs w:val="28"/>
            <w:rPrChange w:id="586" w:author="Carlos Erazo" w:date="2020-08-15T05:52:00Z">
              <w:rPr>
                <w:noProof/>
              </w:rPr>
            </w:rPrChange>
          </w:rPr>
          <w:instrText xml:space="preserve"> PAGEREF _Toc48363171 \h </w:instrText>
        </w:r>
        <w:r w:rsidRPr="00D57E3F">
          <w:rPr>
            <w:rFonts w:ascii="Times New Roman" w:hAnsi="Times New Roman" w:cs="Times New Roman"/>
            <w:noProof/>
            <w:sz w:val="28"/>
            <w:szCs w:val="28"/>
            <w:rPrChange w:id="587" w:author="Carlos Erazo" w:date="2020-08-15T05:52:00Z">
              <w:rPr>
                <w:noProof/>
              </w:rPr>
            </w:rPrChange>
          </w:rPr>
        </w:r>
      </w:ins>
      <w:r w:rsidRPr="00D57E3F">
        <w:rPr>
          <w:rFonts w:ascii="Times New Roman" w:hAnsi="Times New Roman" w:cs="Times New Roman"/>
          <w:noProof/>
          <w:sz w:val="28"/>
          <w:szCs w:val="28"/>
          <w:rPrChange w:id="588" w:author="Carlos Erazo" w:date="2020-08-15T05:52:00Z">
            <w:rPr>
              <w:noProof/>
            </w:rPr>
          </w:rPrChange>
        </w:rPr>
        <w:fldChar w:fldCharType="separate"/>
      </w:r>
      <w:ins w:id="589" w:author="Carlos Erazo" w:date="2020-08-15T05:52:00Z">
        <w:r w:rsidRPr="00D57E3F">
          <w:rPr>
            <w:rFonts w:ascii="Times New Roman" w:hAnsi="Times New Roman" w:cs="Times New Roman"/>
            <w:noProof/>
            <w:sz w:val="28"/>
            <w:szCs w:val="28"/>
            <w:rPrChange w:id="590" w:author="Carlos Erazo" w:date="2020-08-15T05:52:00Z">
              <w:rPr>
                <w:noProof/>
              </w:rPr>
            </w:rPrChange>
          </w:rPr>
          <w:t>48</w:t>
        </w:r>
        <w:r w:rsidRPr="00D57E3F">
          <w:rPr>
            <w:rFonts w:ascii="Times New Roman" w:hAnsi="Times New Roman" w:cs="Times New Roman"/>
            <w:noProof/>
            <w:sz w:val="28"/>
            <w:szCs w:val="28"/>
            <w:rPrChange w:id="591" w:author="Carlos Erazo" w:date="2020-08-15T05:52:00Z">
              <w:rPr>
                <w:noProof/>
              </w:rPr>
            </w:rPrChange>
          </w:rPr>
          <w:fldChar w:fldCharType="end"/>
        </w:r>
      </w:ins>
    </w:p>
    <w:p w14:paraId="16A0EC54" w14:textId="2343D655" w:rsidR="00D57E3F" w:rsidRPr="00D57E3F" w:rsidRDefault="00D57E3F">
      <w:pPr>
        <w:pStyle w:val="TOC3"/>
        <w:rPr>
          <w:ins w:id="592" w:author="Carlos Erazo" w:date="2020-08-15T05:52:00Z"/>
          <w:rFonts w:ascii="Times New Roman" w:eastAsiaTheme="minorEastAsia" w:hAnsi="Times New Roman" w:cs="Times New Roman"/>
          <w:smallCaps w:val="0"/>
          <w:noProof/>
          <w:color w:val="auto"/>
          <w:sz w:val="28"/>
          <w:szCs w:val="28"/>
          <w:rPrChange w:id="593" w:author="Carlos Erazo" w:date="2020-08-15T05:52:00Z">
            <w:rPr>
              <w:ins w:id="594" w:author="Carlos Erazo" w:date="2020-08-15T05:52:00Z"/>
              <w:rFonts w:eastAsiaTheme="minorEastAsia" w:cstheme="minorBidi"/>
              <w:smallCaps w:val="0"/>
              <w:noProof/>
              <w:color w:val="auto"/>
            </w:rPr>
          </w:rPrChange>
        </w:rPr>
      </w:pPr>
      <w:ins w:id="595" w:author="Carlos Erazo" w:date="2020-08-15T05:52:00Z">
        <w:r w:rsidRPr="00D57E3F">
          <w:rPr>
            <w:rFonts w:ascii="Times New Roman" w:hAnsi="Times New Roman" w:cs="Times New Roman"/>
            <w:noProof/>
            <w:sz w:val="28"/>
            <w:szCs w:val="28"/>
            <w:rPrChange w:id="596" w:author="Carlos Erazo" w:date="2020-08-15T05:52:00Z">
              <w:rPr>
                <w:noProof/>
              </w:rPr>
            </w:rPrChange>
          </w:rPr>
          <w:t>4.3.1. Functions</w:t>
        </w:r>
        <w:r w:rsidRPr="00D57E3F">
          <w:rPr>
            <w:rFonts w:ascii="Times New Roman" w:hAnsi="Times New Roman" w:cs="Times New Roman"/>
            <w:noProof/>
            <w:sz w:val="28"/>
            <w:szCs w:val="28"/>
            <w:rPrChange w:id="597" w:author="Carlos Erazo" w:date="2020-08-15T05:52:00Z">
              <w:rPr>
                <w:noProof/>
              </w:rPr>
            </w:rPrChange>
          </w:rPr>
          <w:tab/>
        </w:r>
        <w:r w:rsidRPr="00D57E3F">
          <w:rPr>
            <w:rFonts w:ascii="Times New Roman" w:hAnsi="Times New Roman" w:cs="Times New Roman"/>
            <w:noProof/>
            <w:sz w:val="28"/>
            <w:szCs w:val="28"/>
            <w:rPrChange w:id="598" w:author="Carlos Erazo" w:date="2020-08-15T05:52:00Z">
              <w:rPr>
                <w:noProof/>
              </w:rPr>
            </w:rPrChange>
          </w:rPr>
          <w:fldChar w:fldCharType="begin"/>
        </w:r>
        <w:r w:rsidRPr="00D57E3F">
          <w:rPr>
            <w:rFonts w:ascii="Times New Roman" w:hAnsi="Times New Roman" w:cs="Times New Roman"/>
            <w:noProof/>
            <w:sz w:val="28"/>
            <w:szCs w:val="28"/>
            <w:rPrChange w:id="599" w:author="Carlos Erazo" w:date="2020-08-15T05:52:00Z">
              <w:rPr>
                <w:noProof/>
              </w:rPr>
            </w:rPrChange>
          </w:rPr>
          <w:instrText xml:space="preserve"> PAGEREF _Toc48363172 \h </w:instrText>
        </w:r>
        <w:r w:rsidRPr="00D57E3F">
          <w:rPr>
            <w:rFonts w:ascii="Times New Roman" w:hAnsi="Times New Roman" w:cs="Times New Roman"/>
            <w:noProof/>
            <w:sz w:val="28"/>
            <w:szCs w:val="28"/>
            <w:rPrChange w:id="600" w:author="Carlos Erazo" w:date="2020-08-15T05:52:00Z">
              <w:rPr>
                <w:noProof/>
              </w:rPr>
            </w:rPrChange>
          </w:rPr>
        </w:r>
      </w:ins>
      <w:r w:rsidRPr="00D57E3F">
        <w:rPr>
          <w:rFonts w:ascii="Times New Roman" w:hAnsi="Times New Roman" w:cs="Times New Roman"/>
          <w:noProof/>
          <w:sz w:val="28"/>
          <w:szCs w:val="28"/>
          <w:rPrChange w:id="601" w:author="Carlos Erazo" w:date="2020-08-15T05:52:00Z">
            <w:rPr>
              <w:noProof/>
            </w:rPr>
          </w:rPrChange>
        </w:rPr>
        <w:fldChar w:fldCharType="separate"/>
      </w:r>
      <w:ins w:id="602" w:author="Carlos Erazo" w:date="2020-08-15T05:52:00Z">
        <w:r w:rsidRPr="00D57E3F">
          <w:rPr>
            <w:rFonts w:ascii="Times New Roman" w:hAnsi="Times New Roman" w:cs="Times New Roman"/>
            <w:noProof/>
            <w:sz w:val="28"/>
            <w:szCs w:val="28"/>
            <w:rPrChange w:id="603" w:author="Carlos Erazo" w:date="2020-08-15T05:52:00Z">
              <w:rPr>
                <w:noProof/>
              </w:rPr>
            </w:rPrChange>
          </w:rPr>
          <w:t>49</w:t>
        </w:r>
        <w:r w:rsidRPr="00D57E3F">
          <w:rPr>
            <w:rFonts w:ascii="Times New Roman" w:hAnsi="Times New Roman" w:cs="Times New Roman"/>
            <w:noProof/>
            <w:sz w:val="28"/>
            <w:szCs w:val="28"/>
            <w:rPrChange w:id="604" w:author="Carlos Erazo" w:date="2020-08-15T05:52:00Z">
              <w:rPr>
                <w:noProof/>
              </w:rPr>
            </w:rPrChange>
          </w:rPr>
          <w:fldChar w:fldCharType="end"/>
        </w:r>
      </w:ins>
    </w:p>
    <w:p w14:paraId="369707C1" w14:textId="77194C64" w:rsidR="00D57E3F" w:rsidRPr="00D57E3F" w:rsidRDefault="00D57E3F">
      <w:pPr>
        <w:pStyle w:val="TOC2"/>
        <w:rPr>
          <w:ins w:id="605" w:author="Carlos Erazo" w:date="2020-08-15T05:52:00Z"/>
          <w:rFonts w:ascii="Times New Roman" w:eastAsiaTheme="minorEastAsia" w:hAnsi="Times New Roman" w:cs="Times New Roman"/>
          <w:b w:val="0"/>
          <w:bCs w:val="0"/>
          <w:smallCaps w:val="0"/>
          <w:noProof/>
          <w:color w:val="auto"/>
          <w:sz w:val="28"/>
          <w:szCs w:val="28"/>
          <w:rPrChange w:id="606" w:author="Carlos Erazo" w:date="2020-08-15T05:52:00Z">
            <w:rPr>
              <w:ins w:id="607" w:author="Carlos Erazo" w:date="2020-08-15T05:52:00Z"/>
              <w:rFonts w:eastAsiaTheme="minorEastAsia" w:cstheme="minorBidi"/>
              <w:b w:val="0"/>
              <w:bCs w:val="0"/>
              <w:smallCaps w:val="0"/>
              <w:noProof/>
              <w:color w:val="auto"/>
            </w:rPr>
          </w:rPrChange>
        </w:rPr>
      </w:pPr>
      <w:ins w:id="608" w:author="Carlos Erazo" w:date="2020-08-15T05:52:00Z">
        <w:r w:rsidRPr="00D57E3F">
          <w:rPr>
            <w:rFonts w:ascii="Times New Roman" w:hAnsi="Times New Roman" w:cs="Times New Roman"/>
            <w:noProof/>
            <w:sz w:val="28"/>
            <w:szCs w:val="28"/>
            <w:rPrChange w:id="609" w:author="Carlos Erazo" w:date="2020-08-15T05:52:00Z">
              <w:rPr>
                <w:noProof/>
              </w:rPr>
            </w:rPrChange>
          </w:rPr>
          <w:t>4.4. Maps</w:t>
        </w:r>
        <w:r w:rsidRPr="00D57E3F">
          <w:rPr>
            <w:rFonts w:ascii="Times New Roman" w:hAnsi="Times New Roman" w:cs="Times New Roman"/>
            <w:noProof/>
            <w:sz w:val="28"/>
            <w:szCs w:val="28"/>
            <w:rPrChange w:id="610" w:author="Carlos Erazo" w:date="2020-08-15T05:52:00Z">
              <w:rPr>
                <w:noProof/>
              </w:rPr>
            </w:rPrChange>
          </w:rPr>
          <w:tab/>
        </w:r>
        <w:r w:rsidRPr="00D57E3F">
          <w:rPr>
            <w:rFonts w:ascii="Times New Roman" w:hAnsi="Times New Roman" w:cs="Times New Roman"/>
            <w:noProof/>
            <w:sz w:val="28"/>
            <w:szCs w:val="28"/>
            <w:rPrChange w:id="611" w:author="Carlos Erazo" w:date="2020-08-15T05:52:00Z">
              <w:rPr>
                <w:noProof/>
              </w:rPr>
            </w:rPrChange>
          </w:rPr>
          <w:fldChar w:fldCharType="begin"/>
        </w:r>
        <w:r w:rsidRPr="00D57E3F">
          <w:rPr>
            <w:rFonts w:ascii="Times New Roman" w:hAnsi="Times New Roman" w:cs="Times New Roman"/>
            <w:noProof/>
            <w:sz w:val="28"/>
            <w:szCs w:val="28"/>
            <w:rPrChange w:id="612" w:author="Carlos Erazo" w:date="2020-08-15T05:52:00Z">
              <w:rPr>
                <w:noProof/>
              </w:rPr>
            </w:rPrChange>
          </w:rPr>
          <w:instrText xml:space="preserve"> PAGEREF _Toc48363173 \h </w:instrText>
        </w:r>
        <w:r w:rsidRPr="00D57E3F">
          <w:rPr>
            <w:rFonts w:ascii="Times New Roman" w:hAnsi="Times New Roman" w:cs="Times New Roman"/>
            <w:noProof/>
            <w:sz w:val="28"/>
            <w:szCs w:val="28"/>
            <w:rPrChange w:id="613" w:author="Carlos Erazo" w:date="2020-08-15T05:52:00Z">
              <w:rPr>
                <w:noProof/>
              </w:rPr>
            </w:rPrChange>
          </w:rPr>
        </w:r>
      </w:ins>
      <w:r w:rsidRPr="00D57E3F">
        <w:rPr>
          <w:rFonts w:ascii="Times New Roman" w:hAnsi="Times New Roman" w:cs="Times New Roman"/>
          <w:noProof/>
          <w:sz w:val="28"/>
          <w:szCs w:val="28"/>
          <w:rPrChange w:id="614" w:author="Carlos Erazo" w:date="2020-08-15T05:52:00Z">
            <w:rPr>
              <w:noProof/>
            </w:rPr>
          </w:rPrChange>
        </w:rPr>
        <w:fldChar w:fldCharType="separate"/>
      </w:r>
      <w:ins w:id="615" w:author="Carlos Erazo" w:date="2020-08-15T05:52:00Z">
        <w:r w:rsidRPr="00D57E3F">
          <w:rPr>
            <w:rFonts w:ascii="Times New Roman" w:hAnsi="Times New Roman" w:cs="Times New Roman"/>
            <w:noProof/>
            <w:sz w:val="28"/>
            <w:szCs w:val="28"/>
            <w:rPrChange w:id="616" w:author="Carlos Erazo" w:date="2020-08-15T05:52:00Z">
              <w:rPr>
                <w:noProof/>
              </w:rPr>
            </w:rPrChange>
          </w:rPr>
          <w:t>50</w:t>
        </w:r>
        <w:r w:rsidRPr="00D57E3F">
          <w:rPr>
            <w:rFonts w:ascii="Times New Roman" w:hAnsi="Times New Roman" w:cs="Times New Roman"/>
            <w:noProof/>
            <w:sz w:val="28"/>
            <w:szCs w:val="28"/>
            <w:rPrChange w:id="617" w:author="Carlos Erazo" w:date="2020-08-15T05:52:00Z">
              <w:rPr>
                <w:noProof/>
              </w:rPr>
            </w:rPrChange>
          </w:rPr>
          <w:fldChar w:fldCharType="end"/>
        </w:r>
      </w:ins>
    </w:p>
    <w:p w14:paraId="5B113FE8" w14:textId="36BC9158" w:rsidR="00D57E3F" w:rsidRPr="00D57E3F" w:rsidRDefault="00D57E3F" w:rsidP="00D57E3F">
      <w:pPr>
        <w:pStyle w:val="TOC1"/>
        <w:rPr>
          <w:ins w:id="618" w:author="Carlos Erazo" w:date="2020-08-15T05:52:00Z"/>
          <w:rFonts w:eastAsiaTheme="minorEastAsia"/>
          <w:noProof/>
          <w:color w:val="auto"/>
          <w:sz w:val="28"/>
          <w:szCs w:val="28"/>
          <w:rPrChange w:id="619" w:author="Carlos Erazo" w:date="2020-08-15T05:52:00Z">
            <w:rPr>
              <w:ins w:id="620" w:author="Carlos Erazo" w:date="2020-08-15T05:52:00Z"/>
              <w:rFonts w:asciiTheme="minorHAnsi" w:eastAsiaTheme="minorEastAsia" w:hAnsiTheme="minorHAnsi" w:cstheme="minorBidi"/>
              <w:noProof/>
              <w:color w:val="auto"/>
              <w:sz w:val="22"/>
              <w:szCs w:val="22"/>
            </w:rPr>
          </w:rPrChange>
        </w:rPr>
      </w:pPr>
      <w:ins w:id="621" w:author="Carlos Erazo" w:date="2020-08-15T05:52:00Z">
        <w:r w:rsidRPr="00D57E3F">
          <w:rPr>
            <w:noProof/>
            <w:sz w:val="28"/>
            <w:szCs w:val="28"/>
            <w:rPrChange w:id="622" w:author="Carlos Erazo" w:date="2020-08-15T05:52:00Z">
              <w:rPr>
                <w:noProof/>
              </w:rPr>
            </w:rPrChange>
          </w:rPr>
          <w:t>5. Case studies</w:t>
        </w:r>
        <w:r w:rsidRPr="00D57E3F">
          <w:rPr>
            <w:noProof/>
            <w:sz w:val="28"/>
            <w:szCs w:val="28"/>
            <w:rPrChange w:id="623" w:author="Carlos Erazo" w:date="2020-08-15T05:52:00Z">
              <w:rPr>
                <w:noProof/>
              </w:rPr>
            </w:rPrChange>
          </w:rPr>
          <w:tab/>
        </w:r>
        <w:r w:rsidRPr="00D57E3F">
          <w:rPr>
            <w:noProof/>
            <w:sz w:val="28"/>
            <w:szCs w:val="28"/>
            <w:rPrChange w:id="624" w:author="Carlos Erazo" w:date="2020-08-15T05:52:00Z">
              <w:rPr>
                <w:noProof/>
              </w:rPr>
            </w:rPrChange>
          </w:rPr>
          <w:fldChar w:fldCharType="begin"/>
        </w:r>
        <w:r w:rsidRPr="00D57E3F">
          <w:rPr>
            <w:noProof/>
            <w:sz w:val="28"/>
            <w:szCs w:val="28"/>
            <w:rPrChange w:id="625" w:author="Carlos Erazo" w:date="2020-08-15T05:52:00Z">
              <w:rPr>
                <w:noProof/>
              </w:rPr>
            </w:rPrChange>
          </w:rPr>
          <w:instrText xml:space="preserve"> PAGEREF _Toc48363175 \h </w:instrText>
        </w:r>
        <w:r w:rsidRPr="00D57E3F">
          <w:rPr>
            <w:noProof/>
            <w:sz w:val="28"/>
            <w:szCs w:val="28"/>
            <w:rPrChange w:id="626" w:author="Carlos Erazo" w:date="2020-08-15T05:52:00Z">
              <w:rPr>
                <w:noProof/>
              </w:rPr>
            </w:rPrChange>
          </w:rPr>
        </w:r>
      </w:ins>
      <w:r w:rsidRPr="00D57E3F">
        <w:rPr>
          <w:noProof/>
          <w:sz w:val="28"/>
          <w:szCs w:val="28"/>
          <w:rPrChange w:id="627" w:author="Carlos Erazo" w:date="2020-08-15T05:52:00Z">
            <w:rPr>
              <w:noProof/>
            </w:rPr>
          </w:rPrChange>
        </w:rPr>
        <w:fldChar w:fldCharType="separate"/>
      </w:r>
      <w:ins w:id="628" w:author="Carlos Erazo" w:date="2020-08-15T05:52:00Z">
        <w:r w:rsidRPr="00D57E3F">
          <w:rPr>
            <w:noProof/>
            <w:sz w:val="28"/>
            <w:szCs w:val="28"/>
            <w:rPrChange w:id="629" w:author="Carlos Erazo" w:date="2020-08-15T05:52:00Z">
              <w:rPr>
                <w:noProof/>
              </w:rPr>
            </w:rPrChange>
          </w:rPr>
          <w:t>54</w:t>
        </w:r>
        <w:r w:rsidRPr="00D57E3F">
          <w:rPr>
            <w:noProof/>
            <w:sz w:val="28"/>
            <w:szCs w:val="28"/>
            <w:rPrChange w:id="630" w:author="Carlos Erazo" w:date="2020-08-15T05:52:00Z">
              <w:rPr>
                <w:noProof/>
              </w:rPr>
            </w:rPrChange>
          </w:rPr>
          <w:fldChar w:fldCharType="end"/>
        </w:r>
      </w:ins>
    </w:p>
    <w:p w14:paraId="3FCD7FB2" w14:textId="0EECFFCF" w:rsidR="00D57E3F" w:rsidRPr="00D57E3F" w:rsidRDefault="00D57E3F">
      <w:pPr>
        <w:pStyle w:val="TOC2"/>
        <w:rPr>
          <w:ins w:id="631" w:author="Carlos Erazo" w:date="2020-08-15T05:52:00Z"/>
          <w:rFonts w:ascii="Times New Roman" w:eastAsiaTheme="minorEastAsia" w:hAnsi="Times New Roman" w:cs="Times New Roman"/>
          <w:b w:val="0"/>
          <w:bCs w:val="0"/>
          <w:smallCaps w:val="0"/>
          <w:noProof/>
          <w:color w:val="auto"/>
          <w:sz w:val="28"/>
          <w:szCs w:val="28"/>
          <w:rPrChange w:id="632" w:author="Carlos Erazo" w:date="2020-08-15T05:52:00Z">
            <w:rPr>
              <w:ins w:id="633" w:author="Carlos Erazo" w:date="2020-08-15T05:52:00Z"/>
              <w:rFonts w:eastAsiaTheme="minorEastAsia" w:cstheme="minorBidi"/>
              <w:b w:val="0"/>
              <w:bCs w:val="0"/>
              <w:smallCaps w:val="0"/>
              <w:noProof/>
              <w:color w:val="auto"/>
            </w:rPr>
          </w:rPrChange>
        </w:rPr>
      </w:pPr>
      <w:ins w:id="634" w:author="Carlos Erazo" w:date="2020-08-15T05:52:00Z">
        <w:r w:rsidRPr="00D57E3F">
          <w:rPr>
            <w:rFonts w:ascii="Times New Roman" w:hAnsi="Times New Roman" w:cs="Times New Roman"/>
            <w:noProof/>
            <w:sz w:val="28"/>
            <w:szCs w:val="28"/>
            <w:rPrChange w:id="635" w:author="Carlos Erazo" w:date="2020-08-15T05:52:00Z">
              <w:rPr>
                <w:noProof/>
              </w:rPr>
            </w:rPrChange>
          </w:rPr>
          <w:t>5.1. Rainfall analysis</w:t>
        </w:r>
        <w:r w:rsidRPr="00D57E3F">
          <w:rPr>
            <w:rFonts w:ascii="Times New Roman" w:hAnsi="Times New Roman" w:cs="Times New Roman"/>
            <w:noProof/>
            <w:sz w:val="28"/>
            <w:szCs w:val="28"/>
            <w:rPrChange w:id="636" w:author="Carlos Erazo" w:date="2020-08-15T05:52:00Z">
              <w:rPr>
                <w:noProof/>
              </w:rPr>
            </w:rPrChange>
          </w:rPr>
          <w:tab/>
        </w:r>
        <w:r w:rsidRPr="00D57E3F">
          <w:rPr>
            <w:rFonts w:ascii="Times New Roman" w:hAnsi="Times New Roman" w:cs="Times New Roman"/>
            <w:noProof/>
            <w:sz w:val="28"/>
            <w:szCs w:val="28"/>
            <w:rPrChange w:id="637" w:author="Carlos Erazo" w:date="2020-08-15T05:52:00Z">
              <w:rPr>
                <w:noProof/>
              </w:rPr>
            </w:rPrChange>
          </w:rPr>
          <w:fldChar w:fldCharType="begin"/>
        </w:r>
        <w:r w:rsidRPr="00D57E3F">
          <w:rPr>
            <w:rFonts w:ascii="Times New Roman" w:hAnsi="Times New Roman" w:cs="Times New Roman"/>
            <w:noProof/>
            <w:sz w:val="28"/>
            <w:szCs w:val="28"/>
            <w:rPrChange w:id="638" w:author="Carlos Erazo" w:date="2020-08-15T05:52:00Z">
              <w:rPr>
                <w:noProof/>
              </w:rPr>
            </w:rPrChange>
          </w:rPr>
          <w:instrText xml:space="preserve"> PAGEREF _Toc48363176 \h </w:instrText>
        </w:r>
        <w:r w:rsidRPr="00D57E3F">
          <w:rPr>
            <w:rFonts w:ascii="Times New Roman" w:hAnsi="Times New Roman" w:cs="Times New Roman"/>
            <w:noProof/>
            <w:sz w:val="28"/>
            <w:szCs w:val="28"/>
            <w:rPrChange w:id="639" w:author="Carlos Erazo" w:date="2020-08-15T05:52:00Z">
              <w:rPr>
                <w:noProof/>
              </w:rPr>
            </w:rPrChange>
          </w:rPr>
        </w:r>
      </w:ins>
      <w:r w:rsidRPr="00D57E3F">
        <w:rPr>
          <w:rFonts w:ascii="Times New Roman" w:hAnsi="Times New Roman" w:cs="Times New Roman"/>
          <w:noProof/>
          <w:sz w:val="28"/>
          <w:szCs w:val="28"/>
          <w:rPrChange w:id="640" w:author="Carlos Erazo" w:date="2020-08-15T05:52:00Z">
            <w:rPr>
              <w:noProof/>
            </w:rPr>
          </w:rPrChange>
        </w:rPr>
        <w:fldChar w:fldCharType="separate"/>
      </w:r>
      <w:ins w:id="641" w:author="Carlos Erazo" w:date="2020-08-15T05:52:00Z">
        <w:r w:rsidRPr="00D57E3F">
          <w:rPr>
            <w:rFonts w:ascii="Times New Roman" w:hAnsi="Times New Roman" w:cs="Times New Roman"/>
            <w:noProof/>
            <w:sz w:val="28"/>
            <w:szCs w:val="28"/>
            <w:rPrChange w:id="642" w:author="Carlos Erazo" w:date="2020-08-15T05:52:00Z">
              <w:rPr>
                <w:noProof/>
              </w:rPr>
            </w:rPrChange>
          </w:rPr>
          <w:t>54</w:t>
        </w:r>
        <w:r w:rsidRPr="00D57E3F">
          <w:rPr>
            <w:rFonts w:ascii="Times New Roman" w:hAnsi="Times New Roman" w:cs="Times New Roman"/>
            <w:noProof/>
            <w:sz w:val="28"/>
            <w:szCs w:val="28"/>
            <w:rPrChange w:id="643" w:author="Carlos Erazo" w:date="2020-08-15T05:52:00Z">
              <w:rPr>
                <w:noProof/>
              </w:rPr>
            </w:rPrChange>
          </w:rPr>
          <w:fldChar w:fldCharType="end"/>
        </w:r>
      </w:ins>
    </w:p>
    <w:p w14:paraId="49A8B664" w14:textId="5724BF90" w:rsidR="00D57E3F" w:rsidRPr="00D57E3F" w:rsidRDefault="00D57E3F">
      <w:pPr>
        <w:pStyle w:val="TOC3"/>
        <w:rPr>
          <w:ins w:id="644" w:author="Carlos Erazo" w:date="2020-08-15T05:52:00Z"/>
          <w:rFonts w:ascii="Times New Roman" w:eastAsiaTheme="minorEastAsia" w:hAnsi="Times New Roman" w:cs="Times New Roman"/>
          <w:smallCaps w:val="0"/>
          <w:noProof/>
          <w:color w:val="auto"/>
          <w:sz w:val="28"/>
          <w:szCs w:val="28"/>
          <w:rPrChange w:id="645" w:author="Carlos Erazo" w:date="2020-08-15T05:52:00Z">
            <w:rPr>
              <w:ins w:id="646" w:author="Carlos Erazo" w:date="2020-08-15T05:52:00Z"/>
              <w:rFonts w:eastAsiaTheme="minorEastAsia" w:cstheme="minorBidi"/>
              <w:smallCaps w:val="0"/>
              <w:noProof/>
              <w:color w:val="auto"/>
            </w:rPr>
          </w:rPrChange>
        </w:rPr>
      </w:pPr>
      <w:ins w:id="647" w:author="Carlos Erazo" w:date="2020-08-15T05:52:00Z">
        <w:r w:rsidRPr="00D57E3F">
          <w:rPr>
            <w:rFonts w:ascii="Times New Roman" w:hAnsi="Times New Roman" w:cs="Times New Roman"/>
            <w:noProof/>
            <w:sz w:val="28"/>
            <w:szCs w:val="28"/>
            <w:rPrChange w:id="648" w:author="Carlos Erazo" w:date="2020-08-15T05:52:00Z">
              <w:rPr>
                <w:noProof/>
              </w:rPr>
            </w:rPrChange>
          </w:rPr>
          <w:t>5.1.1. Description</w:t>
        </w:r>
        <w:r w:rsidRPr="00D57E3F">
          <w:rPr>
            <w:rFonts w:ascii="Times New Roman" w:hAnsi="Times New Roman" w:cs="Times New Roman"/>
            <w:noProof/>
            <w:sz w:val="28"/>
            <w:szCs w:val="28"/>
            <w:rPrChange w:id="649" w:author="Carlos Erazo" w:date="2020-08-15T05:52:00Z">
              <w:rPr>
                <w:noProof/>
              </w:rPr>
            </w:rPrChange>
          </w:rPr>
          <w:tab/>
        </w:r>
        <w:r w:rsidRPr="00D57E3F">
          <w:rPr>
            <w:rFonts w:ascii="Times New Roman" w:hAnsi="Times New Roman" w:cs="Times New Roman"/>
            <w:noProof/>
            <w:sz w:val="28"/>
            <w:szCs w:val="28"/>
            <w:rPrChange w:id="650" w:author="Carlos Erazo" w:date="2020-08-15T05:52:00Z">
              <w:rPr>
                <w:noProof/>
              </w:rPr>
            </w:rPrChange>
          </w:rPr>
          <w:fldChar w:fldCharType="begin"/>
        </w:r>
        <w:r w:rsidRPr="00D57E3F">
          <w:rPr>
            <w:rFonts w:ascii="Times New Roman" w:hAnsi="Times New Roman" w:cs="Times New Roman"/>
            <w:noProof/>
            <w:sz w:val="28"/>
            <w:szCs w:val="28"/>
            <w:rPrChange w:id="651" w:author="Carlos Erazo" w:date="2020-08-15T05:52:00Z">
              <w:rPr>
                <w:noProof/>
              </w:rPr>
            </w:rPrChange>
          </w:rPr>
          <w:instrText xml:space="preserve"> PAGEREF _Toc48363177 \h </w:instrText>
        </w:r>
        <w:r w:rsidRPr="00D57E3F">
          <w:rPr>
            <w:rFonts w:ascii="Times New Roman" w:hAnsi="Times New Roman" w:cs="Times New Roman"/>
            <w:noProof/>
            <w:sz w:val="28"/>
            <w:szCs w:val="28"/>
            <w:rPrChange w:id="652" w:author="Carlos Erazo" w:date="2020-08-15T05:52:00Z">
              <w:rPr>
                <w:noProof/>
              </w:rPr>
            </w:rPrChange>
          </w:rPr>
        </w:r>
      </w:ins>
      <w:r w:rsidRPr="00D57E3F">
        <w:rPr>
          <w:rFonts w:ascii="Times New Roman" w:hAnsi="Times New Roman" w:cs="Times New Roman"/>
          <w:noProof/>
          <w:sz w:val="28"/>
          <w:szCs w:val="28"/>
          <w:rPrChange w:id="653" w:author="Carlos Erazo" w:date="2020-08-15T05:52:00Z">
            <w:rPr>
              <w:noProof/>
            </w:rPr>
          </w:rPrChange>
        </w:rPr>
        <w:fldChar w:fldCharType="separate"/>
      </w:r>
      <w:ins w:id="654" w:author="Carlos Erazo" w:date="2020-08-15T05:52:00Z">
        <w:r w:rsidRPr="00D57E3F">
          <w:rPr>
            <w:rFonts w:ascii="Times New Roman" w:hAnsi="Times New Roman" w:cs="Times New Roman"/>
            <w:noProof/>
            <w:sz w:val="28"/>
            <w:szCs w:val="28"/>
            <w:rPrChange w:id="655" w:author="Carlos Erazo" w:date="2020-08-15T05:52:00Z">
              <w:rPr>
                <w:noProof/>
              </w:rPr>
            </w:rPrChange>
          </w:rPr>
          <w:t>54</w:t>
        </w:r>
        <w:r w:rsidRPr="00D57E3F">
          <w:rPr>
            <w:rFonts w:ascii="Times New Roman" w:hAnsi="Times New Roman" w:cs="Times New Roman"/>
            <w:noProof/>
            <w:sz w:val="28"/>
            <w:szCs w:val="28"/>
            <w:rPrChange w:id="656" w:author="Carlos Erazo" w:date="2020-08-15T05:52:00Z">
              <w:rPr>
                <w:noProof/>
              </w:rPr>
            </w:rPrChange>
          </w:rPr>
          <w:fldChar w:fldCharType="end"/>
        </w:r>
      </w:ins>
    </w:p>
    <w:p w14:paraId="6869F54A" w14:textId="2A04B4BF" w:rsidR="00D57E3F" w:rsidRPr="00D57E3F" w:rsidRDefault="00D57E3F">
      <w:pPr>
        <w:pStyle w:val="TOC3"/>
        <w:rPr>
          <w:ins w:id="657" w:author="Carlos Erazo" w:date="2020-08-15T05:52:00Z"/>
          <w:rFonts w:ascii="Times New Roman" w:eastAsiaTheme="minorEastAsia" w:hAnsi="Times New Roman" w:cs="Times New Roman"/>
          <w:smallCaps w:val="0"/>
          <w:noProof/>
          <w:color w:val="auto"/>
          <w:sz w:val="28"/>
          <w:szCs w:val="28"/>
          <w:rPrChange w:id="658" w:author="Carlos Erazo" w:date="2020-08-15T05:52:00Z">
            <w:rPr>
              <w:ins w:id="659" w:author="Carlos Erazo" w:date="2020-08-15T05:52:00Z"/>
              <w:rFonts w:eastAsiaTheme="minorEastAsia" w:cstheme="minorBidi"/>
              <w:smallCaps w:val="0"/>
              <w:noProof/>
              <w:color w:val="auto"/>
            </w:rPr>
          </w:rPrChange>
        </w:rPr>
      </w:pPr>
      <w:ins w:id="660" w:author="Carlos Erazo" w:date="2020-08-15T05:52:00Z">
        <w:r w:rsidRPr="00D57E3F">
          <w:rPr>
            <w:rFonts w:ascii="Times New Roman" w:hAnsi="Times New Roman" w:cs="Times New Roman"/>
            <w:noProof/>
            <w:sz w:val="28"/>
            <w:szCs w:val="28"/>
            <w:rPrChange w:id="661" w:author="Carlos Erazo" w:date="2020-08-15T05:52:00Z">
              <w:rPr>
                <w:noProof/>
              </w:rPr>
            </w:rPrChange>
          </w:rPr>
          <w:t>5.1.2. Library usage</w:t>
        </w:r>
        <w:r w:rsidRPr="00D57E3F">
          <w:rPr>
            <w:rFonts w:ascii="Times New Roman" w:hAnsi="Times New Roman" w:cs="Times New Roman"/>
            <w:noProof/>
            <w:sz w:val="28"/>
            <w:szCs w:val="28"/>
            <w:rPrChange w:id="662" w:author="Carlos Erazo" w:date="2020-08-15T05:52:00Z">
              <w:rPr>
                <w:noProof/>
              </w:rPr>
            </w:rPrChange>
          </w:rPr>
          <w:tab/>
        </w:r>
        <w:r w:rsidRPr="00D57E3F">
          <w:rPr>
            <w:rFonts w:ascii="Times New Roman" w:hAnsi="Times New Roman" w:cs="Times New Roman"/>
            <w:noProof/>
            <w:sz w:val="28"/>
            <w:szCs w:val="28"/>
            <w:rPrChange w:id="663" w:author="Carlos Erazo" w:date="2020-08-15T05:52:00Z">
              <w:rPr>
                <w:noProof/>
              </w:rPr>
            </w:rPrChange>
          </w:rPr>
          <w:fldChar w:fldCharType="begin"/>
        </w:r>
        <w:r w:rsidRPr="00D57E3F">
          <w:rPr>
            <w:rFonts w:ascii="Times New Roman" w:hAnsi="Times New Roman" w:cs="Times New Roman"/>
            <w:noProof/>
            <w:sz w:val="28"/>
            <w:szCs w:val="28"/>
            <w:rPrChange w:id="664" w:author="Carlos Erazo" w:date="2020-08-15T05:52:00Z">
              <w:rPr>
                <w:noProof/>
              </w:rPr>
            </w:rPrChange>
          </w:rPr>
          <w:instrText xml:space="preserve"> PAGEREF _Toc48363178 \h </w:instrText>
        </w:r>
        <w:r w:rsidRPr="00D57E3F">
          <w:rPr>
            <w:rFonts w:ascii="Times New Roman" w:hAnsi="Times New Roman" w:cs="Times New Roman"/>
            <w:noProof/>
            <w:sz w:val="28"/>
            <w:szCs w:val="28"/>
            <w:rPrChange w:id="665" w:author="Carlos Erazo" w:date="2020-08-15T05:52:00Z">
              <w:rPr>
                <w:noProof/>
              </w:rPr>
            </w:rPrChange>
          </w:rPr>
        </w:r>
      </w:ins>
      <w:r w:rsidRPr="00D57E3F">
        <w:rPr>
          <w:rFonts w:ascii="Times New Roman" w:hAnsi="Times New Roman" w:cs="Times New Roman"/>
          <w:noProof/>
          <w:sz w:val="28"/>
          <w:szCs w:val="28"/>
          <w:rPrChange w:id="666" w:author="Carlos Erazo" w:date="2020-08-15T05:52:00Z">
            <w:rPr>
              <w:noProof/>
            </w:rPr>
          </w:rPrChange>
        </w:rPr>
        <w:fldChar w:fldCharType="separate"/>
      </w:r>
      <w:ins w:id="667" w:author="Carlos Erazo" w:date="2020-08-15T05:52:00Z">
        <w:r w:rsidRPr="00D57E3F">
          <w:rPr>
            <w:rFonts w:ascii="Times New Roman" w:hAnsi="Times New Roman" w:cs="Times New Roman"/>
            <w:noProof/>
            <w:sz w:val="28"/>
            <w:szCs w:val="28"/>
            <w:rPrChange w:id="668" w:author="Carlos Erazo" w:date="2020-08-15T05:52:00Z">
              <w:rPr>
                <w:noProof/>
              </w:rPr>
            </w:rPrChange>
          </w:rPr>
          <w:t>54</w:t>
        </w:r>
        <w:r w:rsidRPr="00D57E3F">
          <w:rPr>
            <w:rFonts w:ascii="Times New Roman" w:hAnsi="Times New Roman" w:cs="Times New Roman"/>
            <w:noProof/>
            <w:sz w:val="28"/>
            <w:szCs w:val="28"/>
            <w:rPrChange w:id="669" w:author="Carlos Erazo" w:date="2020-08-15T05:52:00Z">
              <w:rPr>
                <w:noProof/>
              </w:rPr>
            </w:rPrChange>
          </w:rPr>
          <w:fldChar w:fldCharType="end"/>
        </w:r>
      </w:ins>
    </w:p>
    <w:p w14:paraId="43F4055A" w14:textId="103CAE9B" w:rsidR="00D57E3F" w:rsidRPr="00D57E3F" w:rsidRDefault="00D57E3F">
      <w:pPr>
        <w:pStyle w:val="TOC3"/>
        <w:rPr>
          <w:ins w:id="670" w:author="Carlos Erazo" w:date="2020-08-15T05:52:00Z"/>
          <w:rFonts w:ascii="Times New Roman" w:eastAsiaTheme="minorEastAsia" w:hAnsi="Times New Roman" w:cs="Times New Roman"/>
          <w:smallCaps w:val="0"/>
          <w:noProof/>
          <w:color w:val="auto"/>
          <w:sz w:val="28"/>
          <w:szCs w:val="28"/>
          <w:rPrChange w:id="671" w:author="Carlos Erazo" w:date="2020-08-15T05:52:00Z">
            <w:rPr>
              <w:ins w:id="672" w:author="Carlos Erazo" w:date="2020-08-15T05:52:00Z"/>
              <w:rFonts w:eastAsiaTheme="minorEastAsia" w:cstheme="minorBidi"/>
              <w:smallCaps w:val="0"/>
              <w:noProof/>
              <w:color w:val="auto"/>
            </w:rPr>
          </w:rPrChange>
        </w:rPr>
      </w:pPr>
      <w:ins w:id="673" w:author="Carlos Erazo" w:date="2020-08-15T05:52:00Z">
        <w:r w:rsidRPr="00D57E3F">
          <w:rPr>
            <w:rFonts w:ascii="Times New Roman" w:hAnsi="Times New Roman" w:cs="Times New Roman"/>
            <w:noProof/>
            <w:sz w:val="28"/>
            <w:szCs w:val="28"/>
            <w:rPrChange w:id="674" w:author="Carlos Erazo" w:date="2020-08-15T05:52:00Z">
              <w:rPr>
                <w:noProof/>
              </w:rPr>
            </w:rPrChange>
          </w:rPr>
          <w:t>5.1.3. Loading a map for visualization</w:t>
        </w:r>
        <w:r w:rsidRPr="00D57E3F">
          <w:rPr>
            <w:rFonts w:ascii="Times New Roman" w:hAnsi="Times New Roman" w:cs="Times New Roman"/>
            <w:noProof/>
            <w:sz w:val="28"/>
            <w:szCs w:val="28"/>
            <w:rPrChange w:id="675" w:author="Carlos Erazo" w:date="2020-08-15T05:52:00Z">
              <w:rPr>
                <w:noProof/>
              </w:rPr>
            </w:rPrChange>
          </w:rPr>
          <w:tab/>
        </w:r>
        <w:r w:rsidRPr="00D57E3F">
          <w:rPr>
            <w:rFonts w:ascii="Times New Roman" w:hAnsi="Times New Roman" w:cs="Times New Roman"/>
            <w:noProof/>
            <w:sz w:val="28"/>
            <w:szCs w:val="28"/>
            <w:rPrChange w:id="676" w:author="Carlos Erazo" w:date="2020-08-15T05:52:00Z">
              <w:rPr>
                <w:noProof/>
              </w:rPr>
            </w:rPrChange>
          </w:rPr>
          <w:fldChar w:fldCharType="begin"/>
        </w:r>
        <w:r w:rsidRPr="00D57E3F">
          <w:rPr>
            <w:rFonts w:ascii="Times New Roman" w:hAnsi="Times New Roman" w:cs="Times New Roman"/>
            <w:noProof/>
            <w:sz w:val="28"/>
            <w:szCs w:val="28"/>
            <w:rPrChange w:id="677" w:author="Carlos Erazo" w:date="2020-08-15T05:52:00Z">
              <w:rPr>
                <w:noProof/>
              </w:rPr>
            </w:rPrChange>
          </w:rPr>
          <w:instrText xml:space="preserve"> PAGEREF _Toc48363179 \h </w:instrText>
        </w:r>
        <w:r w:rsidRPr="00D57E3F">
          <w:rPr>
            <w:rFonts w:ascii="Times New Roman" w:hAnsi="Times New Roman" w:cs="Times New Roman"/>
            <w:noProof/>
            <w:sz w:val="28"/>
            <w:szCs w:val="28"/>
            <w:rPrChange w:id="678" w:author="Carlos Erazo" w:date="2020-08-15T05:52:00Z">
              <w:rPr>
                <w:noProof/>
              </w:rPr>
            </w:rPrChange>
          </w:rPr>
        </w:r>
      </w:ins>
      <w:r w:rsidRPr="00D57E3F">
        <w:rPr>
          <w:rFonts w:ascii="Times New Roman" w:hAnsi="Times New Roman" w:cs="Times New Roman"/>
          <w:noProof/>
          <w:sz w:val="28"/>
          <w:szCs w:val="28"/>
          <w:rPrChange w:id="679" w:author="Carlos Erazo" w:date="2020-08-15T05:52:00Z">
            <w:rPr>
              <w:noProof/>
            </w:rPr>
          </w:rPrChange>
        </w:rPr>
        <w:fldChar w:fldCharType="separate"/>
      </w:r>
      <w:ins w:id="680" w:author="Carlos Erazo" w:date="2020-08-15T05:52:00Z">
        <w:r w:rsidRPr="00D57E3F">
          <w:rPr>
            <w:rFonts w:ascii="Times New Roman" w:hAnsi="Times New Roman" w:cs="Times New Roman"/>
            <w:noProof/>
            <w:sz w:val="28"/>
            <w:szCs w:val="28"/>
            <w:rPrChange w:id="681" w:author="Carlos Erazo" w:date="2020-08-15T05:52:00Z">
              <w:rPr>
                <w:noProof/>
              </w:rPr>
            </w:rPrChange>
          </w:rPr>
          <w:t>55</w:t>
        </w:r>
        <w:r w:rsidRPr="00D57E3F">
          <w:rPr>
            <w:rFonts w:ascii="Times New Roman" w:hAnsi="Times New Roman" w:cs="Times New Roman"/>
            <w:noProof/>
            <w:sz w:val="28"/>
            <w:szCs w:val="28"/>
            <w:rPrChange w:id="682" w:author="Carlos Erazo" w:date="2020-08-15T05:52:00Z">
              <w:rPr>
                <w:noProof/>
              </w:rPr>
            </w:rPrChange>
          </w:rPr>
          <w:fldChar w:fldCharType="end"/>
        </w:r>
      </w:ins>
    </w:p>
    <w:p w14:paraId="037E3600" w14:textId="52201FA8" w:rsidR="00D57E3F" w:rsidRPr="00D57E3F" w:rsidRDefault="00D57E3F">
      <w:pPr>
        <w:pStyle w:val="TOC3"/>
        <w:rPr>
          <w:ins w:id="683" w:author="Carlos Erazo" w:date="2020-08-15T05:52:00Z"/>
          <w:rFonts w:ascii="Times New Roman" w:eastAsiaTheme="minorEastAsia" w:hAnsi="Times New Roman" w:cs="Times New Roman"/>
          <w:smallCaps w:val="0"/>
          <w:noProof/>
          <w:color w:val="auto"/>
          <w:sz w:val="28"/>
          <w:szCs w:val="28"/>
          <w:rPrChange w:id="684" w:author="Carlos Erazo" w:date="2020-08-15T05:52:00Z">
            <w:rPr>
              <w:ins w:id="685" w:author="Carlos Erazo" w:date="2020-08-15T05:52:00Z"/>
              <w:rFonts w:eastAsiaTheme="minorEastAsia" w:cstheme="minorBidi"/>
              <w:smallCaps w:val="0"/>
              <w:noProof/>
              <w:color w:val="auto"/>
            </w:rPr>
          </w:rPrChange>
        </w:rPr>
      </w:pPr>
      <w:ins w:id="686" w:author="Carlos Erazo" w:date="2020-08-15T05:52:00Z">
        <w:r w:rsidRPr="00D57E3F">
          <w:rPr>
            <w:rFonts w:ascii="Times New Roman" w:hAnsi="Times New Roman" w:cs="Times New Roman"/>
            <w:noProof/>
            <w:sz w:val="28"/>
            <w:szCs w:val="28"/>
            <w:rPrChange w:id="687" w:author="Carlos Erazo" w:date="2020-08-15T05:52:00Z">
              <w:rPr>
                <w:noProof/>
              </w:rPr>
            </w:rPrChange>
          </w:rPr>
          <w:t>5.1.4. Data</w:t>
        </w:r>
        <w:r w:rsidRPr="00D57E3F">
          <w:rPr>
            <w:rFonts w:ascii="Times New Roman" w:hAnsi="Times New Roman" w:cs="Times New Roman"/>
            <w:noProof/>
            <w:sz w:val="28"/>
            <w:szCs w:val="28"/>
            <w:rPrChange w:id="688" w:author="Carlos Erazo" w:date="2020-08-15T05:52:00Z">
              <w:rPr>
                <w:noProof/>
              </w:rPr>
            </w:rPrChange>
          </w:rPr>
          <w:tab/>
        </w:r>
        <w:r w:rsidRPr="00D57E3F">
          <w:rPr>
            <w:rFonts w:ascii="Times New Roman" w:hAnsi="Times New Roman" w:cs="Times New Roman"/>
            <w:noProof/>
            <w:sz w:val="28"/>
            <w:szCs w:val="28"/>
            <w:rPrChange w:id="689" w:author="Carlos Erazo" w:date="2020-08-15T05:52:00Z">
              <w:rPr>
                <w:noProof/>
              </w:rPr>
            </w:rPrChange>
          </w:rPr>
          <w:fldChar w:fldCharType="begin"/>
        </w:r>
        <w:r w:rsidRPr="00D57E3F">
          <w:rPr>
            <w:rFonts w:ascii="Times New Roman" w:hAnsi="Times New Roman" w:cs="Times New Roman"/>
            <w:noProof/>
            <w:sz w:val="28"/>
            <w:szCs w:val="28"/>
            <w:rPrChange w:id="690" w:author="Carlos Erazo" w:date="2020-08-15T05:52:00Z">
              <w:rPr>
                <w:noProof/>
              </w:rPr>
            </w:rPrChange>
          </w:rPr>
          <w:instrText xml:space="preserve"> PAGEREF _Toc48363180 \h </w:instrText>
        </w:r>
        <w:r w:rsidRPr="00D57E3F">
          <w:rPr>
            <w:rFonts w:ascii="Times New Roman" w:hAnsi="Times New Roman" w:cs="Times New Roman"/>
            <w:noProof/>
            <w:sz w:val="28"/>
            <w:szCs w:val="28"/>
            <w:rPrChange w:id="691" w:author="Carlos Erazo" w:date="2020-08-15T05:52:00Z">
              <w:rPr>
                <w:noProof/>
              </w:rPr>
            </w:rPrChange>
          </w:rPr>
        </w:r>
      </w:ins>
      <w:r w:rsidRPr="00D57E3F">
        <w:rPr>
          <w:rFonts w:ascii="Times New Roman" w:hAnsi="Times New Roman" w:cs="Times New Roman"/>
          <w:noProof/>
          <w:sz w:val="28"/>
          <w:szCs w:val="28"/>
          <w:rPrChange w:id="692" w:author="Carlos Erazo" w:date="2020-08-15T05:52:00Z">
            <w:rPr>
              <w:noProof/>
            </w:rPr>
          </w:rPrChange>
        </w:rPr>
        <w:fldChar w:fldCharType="separate"/>
      </w:r>
      <w:ins w:id="693" w:author="Carlos Erazo" w:date="2020-08-15T05:52:00Z">
        <w:r w:rsidRPr="00D57E3F">
          <w:rPr>
            <w:rFonts w:ascii="Times New Roman" w:hAnsi="Times New Roman" w:cs="Times New Roman"/>
            <w:noProof/>
            <w:sz w:val="28"/>
            <w:szCs w:val="28"/>
            <w:rPrChange w:id="694" w:author="Carlos Erazo" w:date="2020-08-15T05:52:00Z">
              <w:rPr>
                <w:noProof/>
              </w:rPr>
            </w:rPrChange>
          </w:rPr>
          <w:t>56</w:t>
        </w:r>
        <w:r w:rsidRPr="00D57E3F">
          <w:rPr>
            <w:rFonts w:ascii="Times New Roman" w:hAnsi="Times New Roman" w:cs="Times New Roman"/>
            <w:noProof/>
            <w:sz w:val="28"/>
            <w:szCs w:val="28"/>
            <w:rPrChange w:id="695" w:author="Carlos Erazo" w:date="2020-08-15T05:52:00Z">
              <w:rPr>
                <w:noProof/>
              </w:rPr>
            </w:rPrChange>
          </w:rPr>
          <w:fldChar w:fldCharType="end"/>
        </w:r>
      </w:ins>
    </w:p>
    <w:p w14:paraId="1BEA4B7C" w14:textId="5ED94031" w:rsidR="00D57E3F" w:rsidRPr="00D57E3F" w:rsidRDefault="00D57E3F">
      <w:pPr>
        <w:pStyle w:val="TOC3"/>
        <w:rPr>
          <w:ins w:id="696" w:author="Carlos Erazo" w:date="2020-08-15T05:52:00Z"/>
          <w:rFonts w:ascii="Times New Roman" w:eastAsiaTheme="minorEastAsia" w:hAnsi="Times New Roman" w:cs="Times New Roman"/>
          <w:smallCaps w:val="0"/>
          <w:noProof/>
          <w:color w:val="auto"/>
          <w:sz w:val="28"/>
          <w:szCs w:val="28"/>
          <w:rPrChange w:id="697" w:author="Carlos Erazo" w:date="2020-08-15T05:52:00Z">
            <w:rPr>
              <w:ins w:id="698" w:author="Carlos Erazo" w:date="2020-08-15T05:52:00Z"/>
              <w:rFonts w:eastAsiaTheme="minorEastAsia" w:cstheme="minorBidi"/>
              <w:smallCaps w:val="0"/>
              <w:noProof/>
              <w:color w:val="auto"/>
            </w:rPr>
          </w:rPrChange>
        </w:rPr>
      </w:pPr>
      <w:ins w:id="699" w:author="Carlos Erazo" w:date="2020-08-15T05:52:00Z">
        <w:r w:rsidRPr="00D57E3F">
          <w:rPr>
            <w:rFonts w:ascii="Times New Roman" w:hAnsi="Times New Roman" w:cs="Times New Roman"/>
            <w:noProof/>
            <w:sz w:val="28"/>
            <w:szCs w:val="28"/>
            <w:rPrChange w:id="700" w:author="Carlos Erazo" w:date="2020-08-15T05:52:00Z">
              <w:rPr>
                <w:noProof/>
              </w:rPr>
            </w:rPrChange>
          </w:rPr>
          <w:t>5.1.5. Results</w:t>
        </w:r>
        <w:r w:rsidRPr="00D57E3F">
          <w:rPr>
            <w:rFonts w:ascii="Times New Roman" w:hAnsi="Times New Roman" w:cs="Times New Roman"/>
            <w:noProof/>
            <w:sz w:val="28"/>
            <w:szCs w:val="28"/>
            <w:rPrChange w:id="701" w:author="Carlos Erazo" w:date="2020-08-15T05:52:00Z">
              <w:rPr>
                <w:noProof/>
              </w:rPr>
            </w:rPrChange>
          </w:rPr>
          <w:tab/>
        </w:r>
        <w:r w:rsidRPr="00D57E3F">
          <w:rPr>
            <w:rFonts w:ascii="Times New Roman" w:hAnsi="Times New Roman" w:cs="Times New Roman"/>
            <w:noProof/>
            <w:sz w:val="28"/>
            <w:szCs w:val="28"/>
            <w:rPrChange w:id="702" w:author="Carlos Erazo" w:date="2020-08-15T05:52:00Z">
              <w:rPr>
                <w:noProof/>
              </w:rPr>
            </w:rPrChange>
          </w:rPr>
          <w:fldChar w:fldCharType="begin"/>
        </w:r>
        <w:r w:rsidRPr="00D57E3F">
          <w:rPr>
            <w:rFonts w:ascii="Times New Roman" w:hAnsi="Times New Roman" w:cs="Times New Roman"/>
            <w:noProof/>
            <w:sz w:val="28"/>
            <w:szCs w:val="28"/>
            <w:rPrChange w:id="703" w:author="Carlos Erazo" w:date="2020-08-15T05:52:00Z">
              <w:rPr>
                <w:noProof/>
              </w:rPr>
            </w:rPrChange>
          </w:rPr>
          <w:instrText xml:space="preserve"> PAGEREF _Toc48363181 \h </w:instrText>
        </w:r>
        <w:r w:rsidRPr="00D57E3F">
          <w:rPr>
            <w:rFonts w:ascii="Times New Roman" w:hAnsi="Times New Roman" w:cs="Times New Roman"/>
            <w:noProof/>
            <w:sz w:val="28"/>
            <w:szCs w:val="28"/>
            <w:rPrChange w:id="704" w:author="Carlos Erazo" w:date="2020-08-15T05:52:00Z">
              <w:rPr>
                <w:noProof/>
              </w:rPr>
            </w:rPrChange>
          </w:rPr>
        </w:r>
      </w:ins>
      <w:r w:rsidRPr="00D57E3F">
        <w:rPr>
          <w:rFonts w:ascii="Times New Roman" w:hAnsi="Times New Roman" w:cs="Times New Roman"/>
          <w:noProof/>
          <w:sz w:val="28"/>
          <w:szCs w:val="28"/>
          <w:rPrChange w:id="705" w:author="Carlos Erazo" w:date="2020-08-15T05:52:00Z">
            <w:rPr>
              <w:noProof/>
            </w:rPr>
          </w:rPrChange>
        </w:rPr>
        <w:fldChar w:fldCharType="separate"/>
      </w:r>
      <w:ins w:id="706" w:author="Carlos Erazo" w:date="2020-08-15T05:52:00Z">
        <w:r w:rsidRPr="00D57E3F">
          <w:rPr>
            <w:rFonts w:ascii="Times New Roman" w:hAnsi="Times New Roman" w:cs="Times New Roman"/>
            <w:noProof/>
            <w:sz w:val="28"/>
            <w:szCs w:val="28"/>
            <w:rPrChange w:id="707" w:author="Carlos Erazo" w:date="2020-08-15T05:52:00Z">
              <w:rPr>
                <w:noProof/>
              </w:rPr>
            </w:rPrChange>
          </w:rPr>
          <w:t>60</w:t>
        </w:r>
        <w:r w:rsidRPr="00D57E3F">
          <w:rPr>
            <w:rFonts w:ascii="Times New Roman" w:hAnsi="Times New Roman" w:cs="Times New Roman"/>
            <w:noProof/>
            <w:sz w:val="28"/>
            <w:szCs w:val="28"/>
            <w:rPrChange w:id="708" w:author="Carlos Erazo" w:date="2020-08-15T05:52:00Z">
              <w:rPr>
                <w:noProof/>
              </w:rPr>
            </w:rPrChange>
          </w:rPr>
          <w:fldChar w:fldCharType="end"/>
        </w:r>
      </w:ins>
    </w:p>
    <w:p w14:paraId="065E9158" w14:textId="343DE895" w:rsidR="00D57E3F" w:rsidRPr="00D57E3F" w:rsidRDefault="00D57E3F">
      <w:pPr>
        <w:pStyle w:val="TOC2"/>
        <w:rPr>
          <w:ins w:id="709" w:author="Carlos Erazo" w:date="2020-08-15T05:52:00Z"/>
          <w:rFonts w:ascii="Times New Roman" w:eastAsiaTheme="minorEastAsia" w:hAnsi="Times New Roman" w:cs="Times New Roman"/>
          <w:b w:val="0"/>
          <w:bCs w:val="0"/>
          <w:smallCaps w:val="0"/>
          <w:noProof/>
          <w:color w:val="auto"/>
          <w:sz w:val="28"/>
          <w:szCs w:val="28"/>
          <w:rPrChange w:id="710" w:author="Carlos Erazo" w:date="2020-08-15T05:52:00Z">
            <w:rPr>
              <w:ins w:id="711" w:author="Carlos Erazo" w:date="2020-08-15T05:52:00Z"/>
              <w:rFonts w:eastAsiaTheme="minorEastAsia" w:cstheme="minorBidi"/>
              <w:b w:val="0"/>
              <w:bCs w:val="0"/>
              <w:smallCaps w:val="0"/>
              <w:noProof/>
              <w:color w:val="auto"/>
            </w:rPr>
          </w:rPrChange>
        </w:rPr>
      </w:pPr>
      <w:ins w:id="712" w:author="Carlos Erazo" w:date="2020-08-15T05:52:00Z">
        <w:r w:rsidRPr="00D57E3F">
          <w:rPr>
            <w:rFonts w:ascii="Times New Roman" w:hAnsi="Times New Roman" w:cs="Times New Roman"/>
            <w:noProof/>
            <w:sz w:val="28"/>
            <w:szCs w:val="28"/>
            <w:rPrChange w:id="713" w:author="Carlos Erazo" w:date="2020-08-15T05:52:00Z">
              <w:rPr>
                <w:noProof/>
              </w:rPr>
            </w:rPrChange>
          </w:rPr>
          <w:t>5.2. Derivation of a flooding hydrograph</w:t>
        </w:r>
        <w:r w:rsidRPr="00D57E3F">
          <w:rPr>
            <w:rFonts w:ascii="Times New Roman" w:hAnsi="Times New Roman" w:cs="Times New Roman"/>
            <w:noProof/>
            <w:sz w:val="28"/>
            <w:szCs w:val="28"/>
            <w:rPrChange w:id="714" w:author="Carlos Erazo" w:date="2020-08-15T05:52:00Z">
              <w:rPr>
                <w:noProof/>
              </w:rPr>
            </w:rPrChange>
          </w:rPr>
          <w:tab/>
        </w:r>
        <w:r w:rsidRPr="00D57E3F">
          <w:rPr>
            <w:rFonts w:ascii="Times New Roman" w:hAnsi="Times New Roman" w:cs="Times New Roman"/>
            <w:noProof/>
            <w:sz w:val="28"/>
            <w:szCs w:val="28"/>
            <w:rPrChange w:id="715" w:author="Carlos Erazo" w:date="2020-08-15T05:52:00Z">
              <w:rPr>
                <w:noProof/>
              </w:rPr>
            </w:rPrChange>
          </w:rPr>
          <w:fldChar w:fldCharType="begin"/>
        </w:r>
        <w:r w:rsidRPr="00D57E3F">
          <w:rPr>
            <w:rFonts w:ascii="Times New Roman" w:hAnsi="Times New Roman" w:cs="Times New Roman"/>
            <w:noProof/>
            <w:sz w:val="28"/>
            <w:szCs w:val="28"/>
            <w:rPrChange w:id="716" w:author="Carlos Erazo" w:date="2020-08-15T05:52:00Z">
              <w:rPr>
                <w:noProof/>
              </w:rPr>
            </w:rPrChange>
          </w:rPr>
          <w:instrText xml:space="preserve"> PAGEREF _Toc48363182 \h </w:instrText>
        </w:r>
        <w:r w:rsidRPr="00D57E3F">
          <w:rPr>
            <w:rFonts w:ascii="Times New Roman" w:hAnsi="Times New Roman" w:cs="Times New Roman"/>
            <w:noProof/>
            <w:sz w:val="28"/>
            <w:szCs w:val="28"/>
            <w:rPrChange w:id="717" w:author="Carlos Erazo" w:date="2020-08-15T05:52:00Z">
              <w:rPr>
                <w:noProof/>
              </w:rPr>
            </w:rPrChange>
          </w:rPr>
        </w:r>
      </w:ins>
      <w:r w:rsidRPr="00D57E3F">
        <w:rPr>
          <w:rFonts w:ascii="Times New Roman" w:hAnsi="Times New Roman" w:cs="Times New Roman"/>
          <w:noProof/>
          <w:sz w:val="28"/>
          <w:szCs w:val="28"/>
          <w:rPrChange w:id="718" w:author="Carlos Erazo" w:date="2020-08-15T05:52:00Z">
            <w:rPr>
              <w:noProof/>
            </w:rPr>
          </w:rPrChange>
        </w:rPr>
        <w:fldChar w:fldCharType="separate"/>
      </w:r>
      <w:ins w:id="719" w:author="Carlos Erazo" w:date="2020-08-15T05:52:00Z">
        <w:r w:rsidRPr="00D57E3F">
          <w:rPr>
            <w:rFonts w:ascii="Times New Roman" w:hAnsi="Times New Roman" w:cs="Times New Roman"/>
            <w:noProof/>
            <w:sz w:val="28"/>
            <w:szCs w:val="28"/>
            <w:rPrChange w:id="720" w:author="Carlos Erazo" w:date="2020-08-15T05:52:00Z">
              <w:rPr>
                <w:noProof/>
              </w:rPr>
            </w:rPrChange>
          </w:rPr>
          <w:t>61</w:t>
        </w:r>
        <w:r w:rsidRPr="00D57E3F">
          <w:rPr>
            <w:rFonts w:ascii="Times New Roman" w:hAnsi="Times New Roman" w:cs="Times New Roman"/>
            <w:noProof/>
            <w:sz w:val="28"/>
            <w:szCs w:val="28"/>
            <w:rPrChange w:id="721" w:author="Carlos Erazo" w:date="2020-08-15T05:52:00Z">
              <w:rPr>
                <w:noProof/>
              </w:rPr>
            </w:rPrChange>
          </w:rPr>
          <w:fldChar w:fldCharType="end"/>
        </w:r>
      </w:ins>
    </w:p>
    <w:p w14:paraId="74FA8068" w14:textId="30F1A53A" w:rsidR="00D57E3F" w:rsidRPr="00D57E3F" w:rsidRDefault="00D57E3F">
      <w:pPr>
        <w:pStyle w:val="TOC3"/>
        <w:rPr>
          <w:ins w:id="722" w:author="Carlos Erazo" w:date="2020-08-15T05:52:00Z"/>
          <w:rFonts w:ascii="Times New Roman" w:eastAsiaTheme="minorEastAsia" w:hAnsi="Times New Roman" w:cs="Times New Roman"/>
          <w:smallCaps w:val="0"/>
          <w:noProof/>
          <w:color w:val="auto"/>
          <w:sz w:val="28"/>
          <w:szCs w:val="28"/>
          <w:rPrChange w:id="723" w:author="Carlos Erazo" w:date="2020-08-15T05:52:00Z">
            <w:rPr>
              <w:ins w:id="724" w:author="Carlos Erazo" w:date="2020-08-15T05:52:00Z"/>
              <w:rFonts w:eastAsiaTheme="minorEastAsia" w:cstheme="minorBidi"/>
              <w:smallCaps w:val="0"/>
              <w:noProof/>
              <w:color w:val="auto"/>
            </w:rPr>
          </w:rPrChange>
        </w:rPr>
      </w:pPr>
      <w:ins w:id="725" w:author="Carlos Erazo" w:date="2020-08-15T05:52:00Z">
        <w:r w:rsidRPr="00D57E3F">
          <w:rPr>
            <w:rFonts w:ascii="Times New Roman" w:hAnsi="Times New Roman" w:cs="Times New Roman"/>
            <w:noProof/>
            <w:sz w:val="28"/>
            <w:szCs w:val="28"/>
            <w:rPrChange w:id="726" w:author="Carlos Erazo" w:date="2020-08-15T05:52:00Z">
              <w:rPr>
                <w:noProof/>
              </w:rPr>
            </w:rPrChange>
          </w:rPr>
          <w:t>5.2.1. Description</w:t>
        </w:r>
        <w:r w:rsidRPr="00D57E3F">
          <w:rPr>
            <w:rFonts w:ascii="Times New Roman" w:hAnsi="Times New Roman" w:cs="Times New Roman"/>
            <w:noProof/>
            <w:sz w:val="28"/>
            <w:szCs w:val="28"/>
            <w:rPrChange w:id="727" w:author="Carlos Erazo" w:date="2020-08-15T05:52:00Z">
              <w:rPr>
                <w:noProof/>
              </w:rPr>
            </w:rPrChange>
          </w:rPr>
          <w:tab/>
        </w:r>
        <w:r w:rsidRPr="00D57E3F">
          <w:rPr>
            <w:rFonts w:ascii="Times New Roman" w:hAnsi="Times New Roman" w:cs="Times New Roman"/>
            <w:noProof/>
            <w:sz w:val="28"/>
            <w:szCs w:val="28"/>
            <w:rPrChange w:id="728" w:author="Carlos Erazo" w:date="2020-08-15T05:52:00Z">
              <w:rPr>
                <w:noProof/>
              </w:rPr>
            </w:rPrChange>
          </w:rPr>
          <w:fldChar w:fldCharType="begin"/>
        </w:r>
        <w:r w:rsidRPr="00D57E3F">
          <w:rPr>
            <w:rFonts w:ascii="Times New Roman" w:hAnsi="Times New Roman" w:cs="Times New Roman"/>
            <w:noProof/>
            <w:sz w:val="28"/>
            <w:szCs w:val="28"/>
            <w:rPrChange w:id="729" w:author="Carlos Erazo" w:date="2020-08-15T05:52:00Z">
              <w:rPr>
                <w:noProof/>
              </w:rPr>
            </w:rPrChange>
          </w:rPr>
          <w:instrText xml:space="preserve"> PAGEREF _Toc48363183 \h </w:instrText>
        </w:r>
        <w:r w:rsidRPr="00D57E3F">
          <w:rPr>
            <w:rFonts w:ascii="Times New Roman" w:hAnsi="Times New Roman" w:cs="Times New Roman"/>
            <w:noProof/>
            <w:sz w:val="28"/>
            <w:szCs w:val="28"/>
            <w:rPrChange w:id="730" w:author="Carlos Erazo" w:date="2020-08-15T05:52:00Z">
              <w:rPr>
                <w:noProof/>
              </w:rPr>
            </w:rPrChange>
          </w:rPr>
        </w:r>
      </w:ins>
      <w:r w:rsidRPr="00D57E3F">
        <w:rPr>
          <w:rFonts w:ascii="Times New Roman" w:hAnsi="Times New Roman" w:cs="Times New Roman"/>
          <w:noProof/>
          <w:sz w:val="28"/>
          <w:szCs w:val="28"/>
          <w:rPrChange w:id="731" w:author="Carlos Erazo" w:date="2020-08-15T05:52:00Z">
            <w:rPr>
              <w:noProof/>
            </w:rPr>
          </w:rPrChange>
        </w:rPr>
        <w:fldChar w:fldCharType="separate"/>
      </w:r>
      <w:ins w:id="732" w:author="Carlos Erazo" w:date="2020-08-15T05:52:00Z">
        <w:r w:rsidRPr="00D57E3F">
          <w:rPr>
            <w:rFonts w:ascii="Times New Roman" w:hAnsi="Times New Roman" w:cs="Times New Roman"/>
            <w:noProof/>
            <w:sz w:val="28"/>
            <w:szCs w:val="28"/>
            <w:rPrChange w:id="733" w:author="Carlos Erazo" w:date="2020-08-15T05:52:00Z">
              <w:rPr>
                <w:noProof/>
              </w:rPr>
            </w:rPrChange>
          </w:rPr>
          <w:t>61</w:t>
        </w:r>
        <w:r w:rsidRPr="00D57E3F">
          <w:rPr>
            <w:rFonts w:ascii="Times New Roman" w:hAnsi="Times New Roman" w:cs="Times New Roman"/>
            <w:noProof/>
            <w:sz w:val="28"/>
            <w:szCs w:val="28"/>
            <w:rPrChange w:id="734" w:author="Carlos Erazo" w:date="2020-08-15T05:52:00Z">
              <w:rPr>
                <w:noProof/>
              </w:rPr>
            </w:rPrChange>
          </w:rPr>
          <w:fldChar w:fldCharType="end"/>
        </w:r>
      </w:ins>
    </w:p>
    <w:p w14:paraId="491D12C3" w14:textId="49A805BF" w:rsidR="00D57E3F" w:rsidRPr="00D57E3F" w:rsidRDefault="00D57E3F">
      <w:pPr>
        <w:pStyle w:val="TOC3"/>
        <w:rPr>
          <w:ins w:id="735" w:author="Carlos Erazo" w:date="2020-08-15T05:52:00Z"/>
          <w:rFonts w:ascii="Times New Roman" w:eastAsiaTheme="minorEastAsia" w:hAnsi="Times New Roman" w:cs="Times New Roman"/>
          <w:smallCaps w:val="0"/>
          <w:noProof/>
          <w:color w:val="auto"/>
          <w:sz w:val="28"/>
          <w:szCs w:val="28"/>
          <w:rPrChange w:id="736" w:author="Carlos Erazo" w:date="2020-08-15T05:52:00Z">
            <w:rPr>
              <w:ins w:id="737" w:author="Carlos Erazo" w:date="2020-08-15T05:52:00Z"/>
              <w:rFonts w:eastAsiaTheme="minorEastAsia" w:cstheme="minorBidi"/>
              <w:smallCaps w:val="0"/>
              <w:noProof/>
              <w:color w:val="auto"/>
            </w:rPr>
          </w:rPrChange>
        </w:rPr>
      </w:pPr>
      <w:ins w:id="738" w:author="Carlos Erazo" w:date="2020-08-15T05:52:00Z">
        <w:r w:rsidRPr="00D57E3F">
          <w:rPr>
            <w:rFonts w:ascii="Times New Roman" w:hAnsi="Times New Roman" w:cs="Times New Roman"/>
            <w:noProof/>
            <w:sz w:val="28"/>
            <w:szCs w:val="28"/>
            <w:rPrChange w:id="739" w:author="Carlos Erazo" w:date="2020-08-15T05:52:00Z">
              <w:rPr>
                <w:noProof/>
              </w:rPr>
            </w:rPrChange>
          </w:rPr>
          <w:t>5.2.2. Unit Hydrograph</w:t>
        </w:r>
        <w:r w:rsidRPr="00D57E3F">
          <w:rPr>
            <w:rFonts w:ascii="Times New Roman" w:hAnsi="Times New Roman" w:cs="Times New Roman"/>
            <w:noProof/>
            <w:sz w:val="28"/>
            <w:szCs w:val="28"/>
            <w:rPrChange w:id="740" w:author="Carlos Erazo" w:date="2020-08-15T05:52:00Z">
              <w:rPr>
                <w:noProof/>
              </w:rPr>
            </w:rPrChange>
          </w:rPr>
          <w:tab/>
        </w:r>
        <w:r w:rsidRPr="00D57E3F">
          <w:rPr>
            <w:rFonts w:ascii="Times New Roman" w:hAnsi="Times New Roman" w:cs="Times New Roman"/>
            <w:noProof/>
            <w:sz w:val="28"/>
            <w:szCs w:val="28"/>
            <w:rPrChange w:id="741" w:author="Carlos Erazo" w:date="2020-08-15T05:52:00Z">
              <w:rPr>
                <w:noProof/>
              </w:rPr>
            </w:rPrChange>
          </w:rPr>
          <w:fldChar w:fldCharType="begin"/>
        </w:r>
        <w:r w:rsidRPr="00D57E3F">
          <w:rPr>
            <w:rFonts w:ascii="Times New Roman" w:hAnsi="Times New Roman" w:cs="Times New Roman"/>
            <w:noProof/>
            <w:sz w:val="28"/>
            <w:szCs w:val="28"/>
            <w:rPrChange w:id="742" w:author="Carlos Erazo" w:date="2020-08-15T05:52:00Z">
              <w:rPr>
                <w:noProof/>
              </w:rPr>
            </w:rPrChange>
          </w:rPr>
          <w:instrText xml:space="preserve"> PAGEREF _Toc48363184 \h </w:instrText>
        </w:r>
        <w:r w:rsidRPr="00D57E3F">
          <w:rPr>
            <w:rFonts w:ascii="Times New Roman" w:hAnsi="Times New Roman" w:cs="Times New Roman"/>
            <w:noProof/>
            <w:sz w:val="28"/>
            <w:szCs w:val="28"/>
            <w:rPrChange w:id="743" w:author="Carlos Erazo" w:date="2020-08-15T05:52:00Z">
              <w:rPr>
                <w:noProof/>
              </w:rPr>
            </w:rPrChange>
          </w:rPr>
        </w:r>
      </w:ins>
      <w:r w:rsidRPr="00D57E3F">
        <w:rPr>
          <w:rFonts w:ascii="Times New Roman" w:hAnsi="Times New Roman" w:cs="Times New Roman"/>
          <w:noProof/>
          <w:sz w:val="28"/>
          <w:szCs w:val="28"/>
          <w:rPrChange w:id="744" w:author="Carlos Erazo" w:date="2020-08-15T05:52:00Z">
            <w:rPr>
              <w:noProof/>
            </w:rPr>
          </w:rPrChange>
        </w:rPr>
        <w:fldChar w:fldCharType="separate"/>
      </w:r>
      <w:ins w:id="745" w:author="Carlos Erazo" w:date="2020-08-15T05:52:00Z">
        <w:r w:rsidRPr="00D57E3F">
          <w:rPr>
            <w:rFonts w:ascii="Times New Roman" w:hAnsi="Times New Roman" w:cs="Times New Roman"/>
            <w:noProof/>
            <w:sz w:val="28"/>
            <w:szCs w:val="28"/>
            <w:rPrChange w:id="746" w:author="Carlos Erazo" w:date="2020-08-15T05:52:00Z">
              <w:rPr>
                <w:noProof/>
              </w:rPr>
            </w:rPrChange>
          </w:rPr>
          <w:t>61</w:t>
        </w:r>
        <w:r w:rsidRPr="00D57E3F">
          <w:rPr>
            <w:rFonts w:ascii="Times New Roman" w:hAnsi="Times New Roman" w:cs="Times New Roman"/>
            <w:noProof/>
            <w:sz w:val="28"/>
            <w:szCs w:val="28"/>
            <w:rPrChange w:id="747" w:author="Carlos Erazo" w:date="2020-08-15T05:52:00Z">
              <w:rPr>
                <w:noProof/>
              </w:rPr>
            </w:rPrChange>
          </w:rPr>
          <w:fldChar w:fldCharType="end"/>
        </w:r>
      </w:ins>
    </w:p>
    <w:p w14:paraId="7B659BC7" w14:textId="4AD4EB0E" w:rsidR="00D57E3F" w:rsidRPr="00D57E3F" w:rsidRDefault="00D57E3F">
      <w:pPr>
        <w:pStyle w:val="TOC3"/>
        <w:rPr>
          <w:ins w:id="748" w:author="Carlos Erazo" w:date="2020-08-15T05:52:00Z"/>
          <w:rFonts w:ascii="Times New Roman" w:eastAsiaTheme="minorEastAsia" w:hAnsi="Times New Roman" w:cs="Times New Roman"/>
          <w:smallCaps w:val="0"/>
          <w:noProof/>
          <w:color w:val="auto"/>
          <w:sz w:val="28"/>
          <w:szCs w:val="28"/>
          <w:rPrChange w:id="749" w:author="Carlos Erazo" w:date="2020-08-15T05:52:00Z">
            <w:rPr>
              <w:ins w:id="750" w:author="Carlos Erazo" w:date="2020-08-15T05:52:00Z"/>
              <w:rFonts w:eastAsiaTheme="minorEastAsia" w:cstheme="minorBidi"/>
              <w:smallCaps w:val="0"/>
              <w:noProof/>
              <w:color w:val="auto"/>
            </w:rPr>
          </w:rPrChange>
        </w:rPr>
      </w:pPr>
      <w:ins w:id="751" w:author="Carlos Erazo" w:date="2020-08-15T05:52:00Z">
        <w:r w:rsidRPr="00D57E3F">
          <w:rPr>
            <w:rFonts w:ascii="Times New Roman" w:hAnsi="Times New Roman" w:cs="Times New Roman"/>
            <w:noProof/>
            <w:sz w:val="28"/>
            <w:szCs w:val="28"/>
            <w:rPrChange w:id="752" w:author="Carlos Erazo" w:date="2020-08-15T05:52:00Z">
              <w:rPr>
                <w:noProof/>
              </w:rPr>
            </w:rPrChange>
          </w:rPr>
          <w:t>5.2.3. Rainfall</w:t>
        </w:r>
        <w:r w:rsidRPr="00D57E3F">
          <w:rPr>
            <w:rFonts w:ascii="Times New Roman" w:hAnsi="Times New Roman" w:cs="Times New Roman"/>
            <w:noProof/>
            <w:sz w:val="28"/>
            <w:szCs w:val="28"/>
            <w:rPrChange w:id="753" w:author="Carlos Erazo" w:date="2020-08-15T05:52:00Z">
              <w:rPr>
                <w:noProof/>
              </w:rPr>
            </w:rPrChange>
          </w:rPr>
          <w:tab/>
        </w:r>
        <w:r w:rsidRPr="00D57E3F">
          <w:rPr>
            <w:rFonts w:ascii="Times New Roman" w:hAnsi="Times New Roman" w:cs="Times New Roman"/>
            <w:noProof/>
            <w:sz w:val="28"/>
            <w:szCs w:val="28"/>
            <w:rPrChange w:id="754" w:author="Carlos Erazo" w:date="2020-08-15T05:52:00Z">
              <w:rPr>
                <w:noProof/>
              </w:rPr>
            </w:rPrChange>
          </w:rPr>
          <w:fldChar w:fldCharType="begin"/>
        </w:r>
        <w:r w:rsidRPr="00D57E3F">
          <w:rPr>
            <w:rFonts w:ascii="Times New Roman" w:hAnsi="Times New Roman" w:cs="Times New Roman"/>
            <w:noProof/>
            <w:sz w:val="28"/>
            <w:szCs w:val="28"/>
            <w:rPrChange w:id="755" w:author="Carlos Erazo" w:date="2020-08-15T05:52:00Z">
              <w:rPr>
                <w:noProof/>
              </w:rPr>
            </w:rPrChange>
          </w:rPr>
          <w:instrText xml:space="preserve"> PAGEREF _Toc48363185 \h </w:instrText>
        </w:r>
        <w:r w:rsidRPr="00D57E3F">
          <w:rPr>
            <w:rFonts w:ascii="Times New Roman" w:hAnsi="Times New Roman" w:cs="Times New Roman"/>
            <w:noProof/>
            <w:sz w:val="28"/>
            <w:szCs w:val="28"/>
            <w:rPrChange w:id="756" w:author="Carlos Erazo" w:date="2020-08-15T05:52:00Z">
              <w:rPr>
                <w:noProof/>
              </w:rPr>
            </w:rPrChange>
          </w:rPr>
        </w:r>
      </w:ins>
      <w:r w:rsidRPr="00D57E3F">
        <w:rPr>
          <w:rFonts w:ascii="Times New Roman" w:hAnsi="Times New Roman" w:cs="Times New Roman"/>
          <w:noProof/>
          <w:sz w:val="28"/>
          <w:szCs w:val="28"/>
          <w:rPrChange w:id="757" w:author="Carlos Erazo" w:date="2020-08-15T05:52:00Z">
            <w:rPr>
              <w:noProof/>
            </w:rPr>
          </w:rPrChange>
        </w:rPr>
        <w:fldChar w:fldCharType="separate"/>
      </w:r>
      <w:ins w:id="758" w:author="Carlos Erazo" w:date="2020-08-15T05:52:00Z">
        <w:r w:rsidRPr="00D57E3F">
          <w:rPr>
            <w:rFonts w:ascii="Times New Roman" w:hAnsi="Times New Roman" w:cs="Times New Roman"/>
            <w:noProof/>
            <w:sz w:val="28"/>
            <w:szCs w:val="28"/>
            <w:rPrChange w:id="759" w:author="Carlos Erazo" w:date="2020-08-15T05:52:00Z">
              <w:rPr>
                <w:noProof/>
              </w:rPr>
            </w:rPrChange>
          </w:rPr>
          <w:t>62</w:t>
        </w:r>
        <w:r w:rsidRPr="00D57E3F">
          <w:rPr>
            <w:rFonts w:ascii="Times New Roman" w:hAnsi="Times New Roman" w:cs="Times New Roman"/>
            <w:noProof/>
            <w:sz w:val="28"/>
            <w:szCs w:val="28"/>
            <w:rPrChange w:id="760" w:author="Carlos Erazo" w:date="2020-08-15T05:52:00Z">
              <w:rPr>
                <w:noProof/>
              </w:rPr>
            </w:rPrChange>
          </w:rPr>
          <w:fldChar w:fldCharType="end"/>
        </w:r>
      </w:ins>
    </w:p>
    <w:p w14:paraId="04161270" w14:textId="413F131E" w:rsidR="00D57E3F" w:rsidRPr="00D57E3F" w:rsidRDefault="00D57E3F">
      <w:pPr>
        <w:pStyle w:val="TOC3"/>
        <w:rPr>
          <w:ins w:id="761" w:author="Carlos Erazo" w:date="2020-08-15T05:52:00Z"/>
          <w:rFonts w:ascii="Times New Roman" w:eastAsiaTheme="minorEastAsia" w:hAnsi="Times New Roman" w:cs="Times New Roman"/>
          <w:smallCaps w:val="0"/>
          <w:noProof/>
          <w:color w:val="auto"/>
          <w:sz w:val="28"/>
          <w:szCs w:val="28"/>
          <w:rPrChange w:id="762" w:author="Carlos Erazo" w:date="2020-08-15T05:52:00Z">
            <w:rPr>
              <w:ins w:id="763" w:author="Carlos Erazo" w:date="2020-08-15T05:52:00Z"/>
              <w:rFonts w:eastAsiaTheme="minorEastAsia" w:cstheme="minorBidi"/>
              <w:smallCaps w:val="0"/>
              <w:noProof/>
              <w:color w:val="auto"/>
            </w:rPr>
          </w:rPrChange>
        </w:rPr>
      </w:pPr>
      <w:ins w:id="764" w:author="Carlos Erazo" w:date="2020-08-15T05:52:00Z">
        <w:r w:rsidRPr="00D57E3F">
          <w:rPr>
            <w:rFonts w:ascii="Times New Roman" w:hAnsi="Times New Roman" w:cs="Times New Roman"/>
            <w:noProof/>
            <w:sz w:val="28"/>
            <w:szCs w:val="28"/>
            <w:rPrChange w:id="765" w:author="Carlos Erazo" w:date="2020-08-15T05:52:00Z">
              <w:rPr>
                <w:noProof/>
              </w:rPr>
            </w:rPrChange>
          </w:rPr>
          <w:t>5.2.4. Results and discussions</w:t>
        </w:r>
        <w:r w:rsidRPr="00D57E3F">
          <w:rPr>
            <w:rFonts w:ascii="Times New Roman" w:hAnsi="Times New Roman" w:cs="Times New Roman"/>
            <w:noProof/>
            <w:sz w:val="28"/>
            <w:szCs w:val="28"/>
            <w:rPrChange w:id="766" w:author="Carlos Erazo" w:date="2020-08-15T05:52:00Z">
              <w:rPr>
                <w:noProof/>
              </w:rPr>
            </w:rPrChange>
          </w:rPr>
          <w:tab/>
        </w:r>
        <w:r w:rsidRPr="00D57E3F">
          <w:rPr>
            <w:rFonts w:ascii="Times New Roman" w:hAnsi="Times New Roman" w:cs="Times New Roman"/>
            <w:noProof/>
            <w:sz w:val="28"/>
            <w:szCs w:val="28"/>
            <w:rPrChange w:id="767" w:author="Carlos Erazo" w:date="2020-08-15T05:52:00Z">
              <w:rPr>
                <w:noProof/>
              </w:rPr>
            </w:rPrChange>
          </w:rPr>
          <w:fldChar w:fldCharType="begin"/>
        </w:r>
        <w:r w:rsidRPr="00D57E3F">
          <w:rPr>
            <w:rFonts w:ascii="Times New Roman" w:hAnsi="Times New Roman" w:cs="Times New Roman"/>
            <w:noProof/>
            <w:sz w:val="28"/>
            <w:szCs w:val="28"/>
            <w:rPrChange w:id="768" w:author="Carlos Erazo" w:date="2020-08-15T05:52:00Z">
              <w:rPr>
                <w:noProof/>
              </w:rPr>
            </w:rPrChange>
          </w:rPr>
          <w:instrText xml:space="preserve"> PAGEREF _Toc48363186 \h </w:instrText>
        </w:r>
        <w:r w:rsidRPr="00D57E3F">
          <w:rPr>
            <w:rFonts w:ascii="Times New Roman" w:hAnsi="Times New Roman" w:cs="Times New Roman"/>
            <w:noProof/>
            <w:sz w:val="28"/>
            <w:szCs w:val="28"/>
            <w:rPrChange w:id="769" w:author="Carlos Erazo" w:date="2020-08-15T05:52:00Z">
              <w:rPr>
                <w:noProof/>
              </w:rPr>
            </w:rPrChange>
          </w:rPr>
        </w:r>
      </w:ins>
      <w:r w:rsidRPr="00D57E3F">
        <w:rPr>
          <w:rFonts w:ascii="Times New Roman" w:hAnsi="Times New Roman" w:cs="Times New Roman"/>
          <w:noProof/>
          <w:sz w:val="28"/>
          <w:szCs w:val="28"/>
          <w:rPrChange w:id="770" w:author="Carlos Erazo" w:date="2020-08-15T05:52:00Z">
            <w:rPr>
              <w:noProof/>
            </w:rPr>
          </w:rPrChange>
        </w:rPr>
        <w:fldChar w:fldCharType="separate"/>
      </w:r>
      <w:ins w:id="771" w:author="Carlos Erazo" w:date="2020-08-15T05:52:00Z">
        <w:r w:rsidRPr="00D57E3F">
          <w:rPr>
            <w:rFonts w:ascii="Times New Roman" w:hAnsi="Times New Roman" w:cs="Times New Roman"/>
            <w:noProof/>
            <w:sz w:val="28"/>
            <w:szCs w:val="28"/>
            <w:rPrChange w:id="772" w:author="Carlos Erazo" w:date="2020-08-15T05:52:00Z">
              <w:rPr>
                <w:noProof/>
              </w:rPr>
            </w:rPrChange>
          </w:rPr>
          <w:t>64</w:t>
        </w:r>
        <w:r w:rsidRPr="00D57E3F">
          <w:rPr>
            <w:rFonts w:ascii="Times New Roman" w:hAnsi="Times New Roman" w:cs="Times New Roman"/>
            <w:noProof/>
            <w:sz w:val="28"/>
            <w:szCs w:val="28"/>
            <w:rPrChange w:id="773" w:author="Carlos Erazo" w:date="2020-08-15T05:52:00Z">
              <w:rPr>
                <w:noProof/>
              </w:rPr>
            </w:rPrChange>
          </w:rPr>
          <w:fldChar w:fldCharType="end"/>
        </w:r>
      </w:ins>
    </w:p>
    <w:p w14:paraId="5DCE10F4" w14:textId="75A3C8E2" w:rsidR="00D57E3F" w:rsidRPr="00D57E3F" w:rsidRDefault="00D57E3F">
      <w:pPr>
        <w:pStyle w:val="TOC2"/>
        <w:rPr>
          <w:ins w:id="774" w:author="Carlos Erazo" w:date="2020-08-15T05:52:00Z"/>
          <w:rFonts w:ascii="Times New Roman" w:eastAsiaTheme="minorEastAsia" w:hAnsi="Times New Roman" w:cs="Times New Roman"/>
          <w:b w:val="0"/>
          <w:bCs w:val="0"/>
          <w:smallCaps w:val="0"/>
          <w:noProof/>
          <w:color w:val="auto"/>
          <w:sz w:val="28"/>
          <w:szCs w:val="28"/>
          <w:rPrChange w:id="775" w:author="Carlos Erazo" w:date="2020-08-15T05:52:00Z">
            <w:rPr>
              <w:ins w:id="776" w:author="Carlos Erazo" w:date="2020-08-15T05:52:00Z"/>
              <w:rFonts w:eastAsiaTheme="minorEastAsia" w:cstheme="minorBidi"/>
              <w:b w:val="0"/>
              <w:bCs w:val="0"/>
              <w:smallCaps w:val="0"/>
              <w:noProof/>
              <w:color w:val="auto"/>
            </w:rPr>
          </w:rPrChange>
        </w:rPr>
      </w:pPr>
      <w:ins w:id="777" w:author="Carlos Erazo" w:date="2020-08-15T05:52:00Z">
        <w:r w:rsidRPr="00D57E3F">
          <w:rPr>
            <w:rFonts w:ascii="Times New Roman" w:hAnsi="Times New Roman" w:cs="Times New Roman"/>
            <w:noProof/>
            <w:sz w:val="28"/>
            <w:szCs w:val="28"/>
            <w:rPrChange w:id="778" w:author="Carlos Erazo" w:date="2020-08-15T05:52:00Z">
              <w:rPr>
                <w:noProof/>
              </w:rPr>
            </w:rPrChange>
          </w:rPr>
          <w:t>5.3. Performance</w:t>
        </w:r>
        <w:r w:rsidRPr="00D57E3F">
          <w:rPr>
            <w:rFonts w:ascii="Times New Roman" w:hAnsi="Times New Roman" w:cs="Times New Roman"/>
            <w:noProof/>
            <w:sz w:val="28"/>
            <w:szCs w:val="28"/>
            <w:rPrChange w:id="779" w:author="Carlos Erazo" w:date="2020-08-15T05:52:00Z">
              <w:rPr>
                <w:noProof/>
              </w:rPr>
            </w:rPrChange>
          </w:rPr>
          <w:tab/>
        </w:r>
        <w:r w:rsidRPr="00D57E3F">
          <w:rPr>
            <w:rFonts w:ascii="Times New Roman" w:hAnsi="Times New Roman" w:cs="Times New Roman"/>
            <w:noProof/>
            <w:sz w:val="28"/>
            <w:szCs w:val="28"/>
            <w:rPrChange w:id="780" w:author="Carlos Erazo" w:date="2020-08-15T05:52:00Z">
              <w:rPr>
                <w:noProof/>
              </w:rPr>
            </w:rPrChange>
          </w:rPr>
          <w:fldChar w:fldCharType="begin"/>
        </w:r>
        <w:r w:rsidRPr="00D57E3F">
          <w:rPr>
            <w:rFonts w:ascii="Times New Roman" w:hAnsi="Times New Roman" w:cs="Times New Roman"/>
            <w:noProof/>
            <w:sz w:val="28"/>
            <w:szCs w:val="28"/>
            <w:rPrChange w:id="781" w:author="Carlos Erazo" w:date="2020-08-15T05:52:00Z">
              <w:rPr>
                <w:noProof/>
              </w:rPr>
            </w:rPrChange>
          </w:rPr>
          <w:instrText xml:space="preserve"> PAGEREF _Toc48363187 \h </w:instrText>
        </w:r>
        <w:r w:rsidRPr="00D57E3F">
          <w:rPr>
            <w:rFonts w:ascii="Times New Roman" w:hAnsi="Times New Roman" w:cs="Times New Roman"/>
            <w:noProof/>
            <w:sz w:val="28"/>
            <w:szCs w:val="28"/>
            <w:rPrChange w:id="782" w:author="Carlos Erazo" w:date="2020-08-15T05:52:00Z">
              <w:rPr>
                <w:noProof/>
              </w:rPr>
            </w:rPrChange>
          </w:rPr>
        </w:r>
      </w:ins>
      <w:r w:rsidRPr="00D57E3F">
        <w:rPr>
          <w:rFonts w:ascii="Times New Roman" w:hAnsi="Times New Roman" w:cs="Times New Roman"/>
          <w:noProof/>
          <w:sz w:val="28"/>
          <w:szCs w:val="28"/>
          <w:rPrChange w:id="783" w:author="Carlos Erazo" w:date="2020-08-15T05:52:00Z">
            <w:rPr>
              <w:noProof/>
            </w:rPr>
          </w:rPrChange>
        </w:rPr>
        <w:fldChar w:fldCharType="separate"/>
      </w:r>
      <w:ins w:id="784" w:author="Carlos Erazo" w:date="2020-08-15T05:52:00Z">
        <w:r w:rsidRPr="00D57E3F">
          <w:rPr>
            <w:rFonts w:ascii="Times New Roman" w:hAnsi="Times New Roman" w:cs="Times New Roman"/>
            <w:noProof/>
            <w:sz w:val="28"/>
            <w:szCs w:val="28"/>
            <w:rPrChange w:id="785" w:author="Carlos Erazo" w:date="2020-08-15T05:52:00Z">
              <w:rPr>
                <w:noProof/>
              </w:rPr>
            </w:rPrChange>
          </w:rPr>
          <w:t>64</w:t>
        </w:r>
        <w:r w:rsidRPr="00D57E3F">
          <w:rPr>
            <w:rFonts w:ascii="Times New Roman" w:hAnsi="Times New Roman" w:cs="Times New Roman"/>
            <w:noProof/>
            <w:sz w:val="28"/>
            <w:szCs w:val="28"/>
            <w:rPrChange w:id="786" w:author="Carlos Erazo" w:date="2020-08-15T05:52:00Z">
              <w:rPr>
                <w:noProof/>
              </w:rPr>
            </w:rPrChange>
          </w:rPr>
          <w:fldChar w:fldCharType="end"/>
        </w:r>
      </w:ins>
    </w:p>
    <w:p w14:paraId="456D384F" w14:textId="4CA598F2" w:rsidR="00D57E3F" w:rsidRPr="00D57E3F" w:rsidRDefault="00D57E3F" w:rsidP="00D57E3F">
      <w:pPr>
        <w:pStyle w:val="TOC1"/>
        <w:rPr>
          <w:ins w:id="787" w:author="Carlos Erazo" w:date="2020-08-15T05:52:00Z"/>
          <w:rFonts w:eastAsiaTheme="minorEastAsia"/>
          <w:noProof/>
          <w:color w:val="auto"/>
          <w:sz w:val="28"/>
          <w:szCs w:val="28"/>
          <w:rPrChange w:id="788" w:author="Carlos Erazo" w:date="2020-08-15T05:52:00Z">
            <w:rPr>
              <w:ins w:id="789" w:author="Carlos Erazo" w:date="2020-08-15T05:52:00Z"/>
              <w:rFonts w:asciiTheme="minorHAnsi" w:eastAsiaTheme="minorEastAsia" w:hAnsiTheme="minorHAnsi" w:cstheme="minorBidi"/>
              <w:noProof/>
              <w:color w:val="auto"/>
              <w:sz w:val="22"/>
              <w:szCs w:val="22"/>
            </w:rPr>
          </w:rPrChange>
        </w:rPr>
      </w:pPr>
      <w:ins w:id="790" w:author="Carlos Erazo" w:date="2020-08-15T05:52:00Z">
        <w:r w:rsidRPr="00D57E3F">
          <w:rPr>
            <w:noProof/>
            <w:sz w:val="28"/>
            <w:szCs w:val="28"/>
            <w:rPrChange w:id="791" w:author="Carlos Erazo" w:date="2020-08-15T05:52:00Z">
              <w:rPr>
                <w:noProof/>
              </w:rPr>
            </w:rPrChange>
          </w:rPr>
          <w:lastRenderedPageBreak/>
          <w:t>6. Discussions</w:t>
        </w:r>
        <w:r w:rsidRPr="00D57E3F">
          <w:rPr>
            <w:noProof/>
            <w:sz w:val="28"/>
            <w:szCs w:val="28"/>
            <w:rPrChange w:id="792" w:author="Carlos Erazo" w:date="2020-08-15T05:52:00Z">
              <w:rPr>
                <w:noProof/>
              </w:rPr>
            </w:rPrChange>
          </w:rPr>
          <w:tab/>
        </w:r>
        <w:r w:rsidRPr="00D57E3F">
          <w:rPr>
            <w:noProof/>
            <w:sz w:val="28"/>
            <w:szCs w:val="28"/>
            <w:rPrChange w:id="793" w:author="Carlos Erazo" w:date="2020-08-15T05:52:00Z">
              <w:rPr>
                <w:noProof/>
              </w:rPr>
            </w:rPrChange>
          </w:rPr>
          <w:fldChar w:fldCharType="begin"/>
        </w:r>
        <w:r w:rsidRPr="00D57E3F">
          <w:rPr>
            <w:noProof/>
            <w:sz w:val="28"/>
            <w:szCs w:val="28"/>
            <w:rPrChange w:id="794" w:author="Carlos Erazo" w:date="2020-08-15T05:52:00Z">
              <w:rPr>
                <w:noProof/>
              </w:rPr>
            </w:rPrChange>
          </w:rPr>
          <w:instrText xml:space="preserve"> PAGEREF _Toc48363188 \h </w:instrText>
        </w:r>
        <w:r w:rsidRPr="00D57E3F">
          <w:rPr>
            <w:noProof/>
            <w:sz w:val="28"/>
            <w:szCs w:val="28"/>
            <w:rPrChange w:id="795" w:author="Carlos Erazo" w:date="2020-08-15T05:52:00Z">
              <w:rPr>
                <w:noProof/>
              </w:rPr>
            </w:rPrChange>
          </w:rPr>
        </w:r>
      </w:ins>
      <w:r w:rsidRPr="00D57E3F">
        <w:rPr>
          <w:noProof/>
          <w:sz w:val="28"/>
          <w:szCs w:val="28"/>
          <w:rPrChange w:id="796" w:author="Carlos Erazo" w:date="2020-08-15T05:52:00Z">
            <w:rPr>
              <w:noProof/>
            </w:rPr>
          </w:rPrChange>
        </w:rPr>
        <w:fldChar w:fldCharType="separate"/>
      </w:r>
      <w:ins w:id="797" w:author="Carlos Erazo" w:date="2020-08-15T05:52:00Z">
        <w:r w:rsidRPr="00D57E3F">
          <w:rPr>
            <w:noProof/>
            <w:sz w:val="28"/>
            <w:szCs w:val="28"/>
            <w:rPrChange w:id="798" w:author="Carlos Erazo" w:date="2020-08-15T05:52:00Z">
              <w:rPr>
                <w:noProof/>
              </w:rPr>
            </w:rPrChange>
          </w:rPr>
          <w:t>66</w:t>
        </w:r>
        <w:r w:rsidRPr="00D57E3F">
          <w:rPr>
            <w:noProof/>
            <w:sz w:val="28"/>
            <w:szCs w:val="28"/>
            <w:rPrChange w:id="799" w:author="Carlos Erazo" w:date="2020-08-15T05:52:00Z">
              <w:rPr>
                <w:noProof/>
              </w:rPr>
            </w:rPrChange>
          </w:rPr>
          <w:fldChar w:fldCharType="end"/>
        </w:r>
      </w:ins>
    </w:p>
    <w:p w14:paraId="0A15F61C" w14:textId="7441883B" w:rsidR="00D57E3F" w:rsidRPr="00D57E3F" w:rsidRDefault="00D57E3F">
      <w:pPr>
        <w:pStyle w:val="TOC2"/>
        <w:rPr>
          <w:ins w:id="800" w:author="Carlos Erazo" w:date="2020-08-15T05:52:00Z"/>
          <w:rFonts w:ascii="Times New Roman" w:eastAsiaTheme="minorEastAsia" w:hAnsi="Times New Roman" w:cs="Times New Roman"/>
          <w:b w:val="0"/>
          <w:bCs w:val="0"/>
          <w:smallCaps w:val="0"/>
          <w:noProof/>
          <w:color w:val="auto"/>
          <w:sz w:val="28"/>
          <w:szCs w:val="28"/>
          <w:rPrChange w:id="801" w:author="Carlos Erazo" w:date="2020-08-15T05:52:00Z">
            <w:rPr>
              <w:ins w:id="802" w:author="Carlos Erazo" w:date="2020-08-15T05:52:00Z"/>
              <w:rFonts w:eastAsiaTheme="minorEastAsia" w:cstheme="minorBidi"/>
              <w:b w:val="0"/>
              <w:bCs w:val="0"/>
              <w:smallCaps w:val="0"/>
              <w:noProof/>
              <w:color w:val="auto"/>
            </w:rPr>
          </w:rPrChange>
        </w:rPr>
      </w:pPr>
      <w:ins w:id="803" w:author="Carlos Erazo" w:date="2020-08-15T05:52:00Z">
        <w:r w:rsidRPr="00D57E3F">
          <w:rPr>
            <w:rFonts w:ascii="Times New Roman" w:hAnsi="Times New Roman" w:cs="Times New Roman"/>
            <w:noProof/>
            <w:sz w:val="28"/>
            <w:szCs w:val="28"/>
            <w:rPrChange w:id="804" w:author="Carlos Erazo" w:date="2020-08-15T05:52:00Z">
              <w:rPr>
                <w:noProof/>
              </w:rPr>
            </w:rPrChange>
          </w:rPr>
          <w:t>6.1. Challenges and limitations</w:t>
        </w:r>
        <w:r w:rsidRPr="00D57E3F">
          <w:rPr>
            <w:rFonts w:ascii="Times New Roman" w:hAnsi="Times New Roman" w:cs="Times New Roman"/>
            <w:noProof/>
            <w:sz w:val="28"/>
            <w:szCs w:val="28"/>
            <w:rPrChange w:id="805" w:author="Carlos Erazo" w:date="2020-08-15T05:52:00Z">
              <w:rPr>
                <w:noProof/>
              </w:rPr>
            </w:rPrChange>
          </w:rPr>
          <w:tab/>
        </w:r>
        <w:r w:rsidRPr="00D57E3F">
          <w:rPr>
            <w:rFonts w:ascii="Times New Roman" w:hAnsi="Times New Roman" w:cs="Times New Roman"/>
            <w:noProof/>
            <w:sz w:val="28"/>
            <w:szCs w:val="28"/>
            <w:rPrChange w:id="806" w:author="Carlos Erazo" w:date="2020-08-15T05:52:00Z">
              <w:rPr>
                <w:noProof/>
              </w:rPr>
            </w:rPrChange>
          </w:rPr>
          <w:fldChar w:fldCharType="begin"/>
        </w:r>
        <w:r w:rsidRPr="00D57E3F">
          <w:rPr>
            <w:rFonts w:ascii="Times New Roman" w:hAnsi="Times New Roman" w:cs="Times New Roman"/>
            <w:noProof/>
            <w:sz w:val="28"/>
            <w:szCs w:val="28"/>
            <w:rPrChange w:id="807" w:author="Carlos Erazo" w:date="2020-08-15T05:52:00Z">
              <w:rPr>
                <w:noProof/>
              </w:rPr>
            </w:rPrChange>
          </w:rPr>
          <w:instrText xml:space="preserve"> PAGEREF _Toc48363189 \h </w:instrText>
        </w:r>
        <w:r w:rsidRPr="00D57E3F">
          <w:rPr>
            <w:rFonts w:ascii="Times New Roman" w:hAnsi="Times New Roman" w:cs="Times New Roman"/>
            <w:noProof/>
            <w:sz w:val="28"/>
            <w:szCs w:val="28"/>
            <w:rPrChange w:id="808" w:author="Carlos Erazo" w:date="2020-08-15T05:52:00Z">
              <w:rPr>
                <w:noProof/>
              </w:rPr>
            </w:rPrChange>
          </w:rPr>
        </w:r>
      </w:ins>
      <w:r w:rsidRPr="00D57E3F">
        <w:rPr>
          <w:rFonts w:ascii="Times New Roman" w:hAnsi="Times New Roman" w:cs="Times New Roman"/>
          <w:noProof/>
          <w:sz w:val="28"/>
          <w:szCs w:val="28"/>
          <w:rPrChange w:id="809" w:author="Carlos Erazo" w:date="2020-08-15T05:52:00Z">
            <w:rPr>
              <w:noProof/>
            </w:rPr>
          </w:rPrChange>
        </w:rPr>
        <w:fldChar w:fldCharType="separate"/>
      </w:r>
      <w:ins w:id="810" w:author="Carlos Erazo" w:date="2020-08-15T05:52:00Z">
        <w:r w:rsidRPr="00D57E3F">
          <w:rPr>
            <w:rFonts w:ascii="Times New Roman" w:hAnsi="Times New Roman" w:cs="Times New Roman"/>
            <w:noProof/>
            <w:sz w:val="28"/>
            <w:szCs w:val="28"/>
            <w:rPrChange w:id="811" w:author="Carlos Erazo" w:date="2020-08-15T05:52:00Z">
              <w:rPr>
                <w:noProof/>
              </w:rPr>
            </w:rPrChange>
          </w:rPr>
          <w:t>66</w:t>
        </w:r>
        <w:r w:rsidRPr="00D57E3F">
          <w:rPr>
            <w:rFonts w:ascii="Times New Roman" w:hAnsi="Times New Roman" w:cs="Times New Roman"/>
            <w:noProof/>
            <w:sz w:val="28"/>
            <w:szCs w:val="28"/>
            <w:rPrChange w:id="812" w:author="Carlos Erazo" w:date="2020-08-15T05:52:00Z">
              <w:rPr>
                <w:noProof/>
              </w:rPr>
            </w:rPrChange>
          </w:rPr>
          <w:fldChar w:fldCharType="end"/>
        </w:r>
      </w:ins>
    </w:p>
    <w:p w14:paraId="078F479F" w14:textId="63C836DB" w:rsidR="00D57E3F" w:rsidRPr="00D57E3F" w:rsidRDefault="00D57E3F" w:rsidP="00D57E3F">
      <w:pPr>
        <w:pStyle w:val="TOC1"/>
        <w:rPr>
          <w:ins w:id="813" w:author="Carlos Erazo" w:date="2020-08-15T05:52:00Z"/>
          <w:rFonts w:eastAsiaTheme="minorEastAsia"/>
          <w:noProof/>
          <w:color w:val="auto"/>
          <w:sz w:val="28"/>
          <w:szCs w:val="28"/>
          <w:rPrChange w:id="814" w:author="Carlos Erazo" w:date="2020-08-15T05:52:00Z">
            <w:rPr>
              <w:ins w:id="815" w:author="Carlos Erazo" w:date="2020-08-15T05:52:00Z"/>
              <w:rFonts w:asciiTheme="minorHAnsi" w:eastAsiaTheme="minorEastAsia" w:hAnsiTheme="minorHAnsi" w:cstheme="minorBidi"/>
              <w:noProof/>
              <w:color w:val="auto"/>
              <w:sz w:val="22"/>
              <w:szCs w:val="22"/>
            </w:rPr>
          </w:rPrChange>
        </w:rPr>
      </w:pPr>
      <w:ins w:id="816" w:author="Carlos Erazo" w:date="2020-08-15T05:52:00Z">
        <w:r w:rsidRPr="00D57E3F">
          <w:rPr>
            <w:noProof/>
            <w:sz w:val="28"/>
            <w:szCs w:val="28"/>
            <w:rPrChange w:id="817" w:author="Carlos Erazo" w:date="2020-08-15T05:52:00Z">
              <w:rPr>
                <w:noProof/>
              </w:rPr>
            </w:rPrChange>
          </w:rPr>
          <w:t>7. Conclusions</w:t>
        </w:r>
        <w:r w:rsidRPr="00D57E3F">
          <w:rPr>
            <w:noProof/>
            <w:sz w:val="28"/>
            <w:szCs w:val="28"/>
            <w:rPrChange w:id="818" w:author="Carlos Erazo" w:date="2020-08-15T05:52:00Z">
              <w:rPr>
                <w:noProof/>
              </w:rPr>
            </w:rPrChange>
          </w:rPr>
          <w:tab/>
        </w:r>
        <w:r w:rsidRPr="00D57E3F">
          <w:rPr>
            <w:noProof/>
            <w:sz w:val="28"/>
            <w:szCs w:val="28"/>
            <w:rPrChange w:id="819" w:author="Carlos Erazo" w:date="2020-08-15T05:52:00Z">
              <w:rPr>
                <w:noProof/>
              </w:rPr>
            </w:rPrChange>
          </w:rPr>
          <w:fldChar w:fldCharType="begin"/>
        </w:r>
        <w:r w:rsidRPr="00D57E3F">
          <w:rPr>
            <w:noProof/>
            <w:sz w:val="28"/>
            <w:szCs w:val="28"/>
            <w:rPrChange w:id="820" w:author="Carlos Erazo" w:date="2020-08-15T05:52:00Z">
              <w:rPr>
                <w:noProof/>
              </w:rPr>
            </w:rPrChange>
          </w:rPr>
          <w:instrText xml:space="preserve"> PAGEREF _Toc48363191 \h </w:instrText>
        </w:r>
        <w:r w:rsidRPr="00D57E3F">
          <w:rPr>
            <w:noProof/>
            <w:sz w:val="28"/>
            <w:szCs w:val="28"/>
            <w:rPrChange w:id="821" w:author="Carlos Erazo" w:date="2020-08-15T05:52:00Z">
              <w:rPr>
                <w:noProof/>
              </w:rPr>
            </w:rPrChange>
          </w:rPr>
        </w:r>
      </w:ins>
      <w:r w:rsidRPr="00D57E3F">
        <w:rPr>
          <w:noProof/>
          <w:sz w:val="28"/>
          <w:szCs w:val="28"/>
          <w:rPrChange w:id="822" w:author="Carlos Erazo" w:date="2020-08-15T05:52:00Z">
            <w:rPr>
              <w:noProof/>
            </w:rPr>
          </w:rPrChange>
        </w:rPr>
        <w:fldChar w:fldCharType="separate"/>
      </w:r>
      <w:ins w:id="823" w:author="Carlos Erazo" w:date="2020-08-15T05:52:00Z">
        <w:r w:rsidRPr="00D57E3F">
          <w:rPr>
            <w:noProof/>
            <w:sz w:val="28"/>
            <w:szCs w:val="28"/>
            <w:rPrChange w:id="824" w:author="Carlos Erazo" w:date="2020-08-15T05:52:00Z">
              <w:rPr>
                <w:noProof/>
              </w:rPr>
            </w:rPrChange>
          </w:rPr>
          <w:t>69</w:t>
        </w:r>
        <w:r w:rsidRPr="00D57E3F">
          <w:rPr>
            <w:noProof/>
            <w:sz w:val="28"/>
            <w:szCs w:val="28"/>
            <w:rPrChange w:id="825" w:author="Carlos Erazo" w:date="2020-08-15T05:52:00Z">
              <w:rPr>
                <w:noProof/>
              </w:rPr>
            </w:rPrChange>
          </w:rPr>
          <w:fldChar w:fldCharType="end"/>
        </w:r>
      </w:ins>
    </w:p>
    <w:p w14:paraId="1EBB6220" w14:textId="3B654B01" w:rsidR="00D57E3F" w:rsidRPr="00D57E3F" w:rsidRDefault="00D57E3F">
      <w:pPr>
        <w:pStyle w:val="TOC2"/>
        <w:rPr>
          <w:ins w:id="826" w:author="Carlos Erazo" w:date="2020-08-15T05:52:00Z"/>
          <w:rFonts w:ascii="Times New Roman" w:eastAsiaTheme="minorEastAsia" w:hAnsi="Times New Roman" w:cs="Times New Roman"/>
          <w:b w:val="0"/>
          <w:bCs w:val="0"/>
          <w:smallCaps w:val="0"/>
          <w:noProof/>
          <w:color w:val="auto"/>
          <w:sz w:val="28"/>
          <w:szCs w:val="28"/>
          <w:rPrChange w:id="827" w:author="Carlos Erazo" w:date="2020-08-15T05:52:00Z">
            <w:rPr>
              <w:ins w:id="828" w:author="Carlos Erazo" w:date="2020-08-15T05:52:00Z"/>
              <w:rFonts w:eastAsiaTheme="minorEastAsia" w:cstheme="minorBidi"/>
              <w:b w:val="0"/>
              <w:bCs w:val="0"/>
              <w:smallCaps w:val="0"/>
              <w:noProof/>
              <w:color w:val="auto"/>
            </w:rPr>
          </w:rPrChange>
        </w:rPr>
      </w:pPr>
      <w:ins w:id="829" w:author="Carlos Erazo" w:date="2020-08-15T05:52:00Z">
        <w:r w:rsidRPr="00D57E3F">
          <w:rPr>
            <w:rFonts w:ascii="Times New Roman" w:hAnsi="Times New Roman" w:cs="Times New Roman"/>
            <w:noProof/>
            <w:sz w:val="28"/>
            <w:szCs w:val="28"/>
            <w:rPrChange w:id="830" w:author="Carlos Erazo" w:date="2020-08-15T05:52:00Z">
              <w:rPr>
                <w:noProof/>
              </w:rPr>
            </w:rPrChange>
          </w:rPr>
          <w:t>7.1. Future work</w:t>
        </w:r>
        <w:r w:rsidRPr="00D57E3F">
          <w:rPr>
            <w:rFonts w:ascii="Times New Roman" w:hAnsi="Times New Roman" w:cs="Times New Roman"/>
            <w:noProof/>
            <w:sz w:val="28"/>
            <w:szCs w:val="28"/>
            <w:rPrChange w:id="831" w:author="Carlos Erazo" w:date="2020-08-15T05:52:00Z">
              <w:rPr>
                <w:noProof/>
              </w:rPr>
            </w:rPrChange>
          </w:rPr>
          <w:tab/>
        </w:r>
        <w:r w:rsidRPr="00D57E3F">
          <w:rPr>
            <w:rFonts w:ascii="Times New Roman" w:hAnsi="Times New Roman" w:cs="Times New Roman"/>
            <w:noProof/>
            <w:sz w:val="28"/>
            <w:szCs w:val="28"/>
            <w:rPrChange w:id="832" w:author="Carlos Erazo" w:date="2020-08-15T05:52:00Z">
              <w:rPr>
                <w:noProof/>
              </w:rPr>
            </w:rPrChange>
          </w:rPr>
          <w:fldChar w:fldCharType="begin"/>
        </w:r>
        <w:r w:rsidRPr="00D57E3F">
          <w:rPr>
            <w:rFonts w:ascii="Times New Roman" w:hAnsi="Times New Roman" w:cs="Times New Roman"/>
            <w:noProof/>
            <w:sz w:val="28"/>
            <w:szCs w:val="28"/>
            <w:rPrChange w:id="833" w:author="Carlos Erazo" w:date="2020-08-15T05:52:00Z">
              <w:rPr>
                <w:noProof/>
              </w:rPr>
            </w:rPrChange>
          </w:rPr>
          <w:instrText xml:space="preserve"> PAGEREF _Toc48363192 \h </w:instrText>
        </w:r>
        <w:r w:rsidRPr="00D57E3F">
          <w:rPr>
            <w:rFonts w:ascii="Times New Roman" w:hAnsi="Times New Roman" w:cs="Times New Roman"/>
            <w:noProof/>
            <w:sz w:val="28"/>
            <w:szCs w:val="28"/>
            <w:rPrChange w:id="834" w:author="Carlos Erazo" w:date="2020-08-15T05:52:00Z">
              <w:rPr>
                <w:noProof/>
              </w:rPr>
            </w:rPrChange>
          </w:rPr>
        </w:r>
      </w:ins>
      <w:r w:rsidRPr="00D57E3F">
        <w:rPr>
          <w:rFonts w:ascii="Times New Roman" w:hAnsi="Times New Roman" w:cs="Times New Roman"/>
          <w:noProof/>
          <w:sz w:val="28"/>
          <w:szCs w:val="28"/>
          <w:rPrChange w:id="835" w:author="Carlos Erazo" w:date="2020-08-15T05:52:00Z">
            <w:rPr>
              <w:noProof/>
            </w:rPr>
          </w:rPrChange>
        </w:rPr>
        <w:fldChar w:fldCharType="separate"/>
      </w:r>
      <w:ins w:id="836" w:author="Carlos Erazo" w:date="2020-08-15T05:52:00Z">
        <w:r w:rsidRPr="00D57E3F">
          <w:rPr>
            <w:rFonts w:ascii="Times New Roman" w:hAnsi="Times New Roman" w:cs="Times New Roman"/>
            <w:noProof/>
            <w:sz w:val="28"/>
            <w:szCs w:val="28"/>
            <w:rPrChange w:id="837" w:author="Carlos Erazo" w:date="2020-08-15T05:52:00Z">
              <w:rPr>
                <w:noProof/>
              </w:rPr>
            </w:rPrChange>
          </w:rPr>
          <w:t>70</w:t>
        </w:r>
        <w:r w:rsidRPr="00D57E3F">
          <w:rPr>
            <w:rFonts w:ascii="Times New Roman" w:hAnsi="Times New Roman" w:cs="Times New Roman"/>
            <w:noProof/>
            <w:sz w:val="28"/>
            <w:szCs w:val="28"/>
            <w:rPrChange w:id="838" w:author="Carlos Erazo" w:date="2020-08-15T05:52:00Z">
              <w:rPr>
                <w:noProof/>
              </w:rPr>
            </w:rPrChange>
          </w:rPr>
          <w:fldChar w:fldCharType="end"/>
        </w:r>
      </w:ins>
    </w:p>
    <w:p w14:paraId="15B0246B" w14:textId="054826D1" w:rsidR="00D57E3F" w:rsidRPr="00D57E3F" w:rsidRDefault="00D57E3F" w:rsidP="00D57E3F">
      <w:pPr>
        <w:pStyle w:val="TOC1"/>
        <w:rPr>
          <w:ins w:id="839" w:author="Carlos Erazo" w:date="2020-08-15T05:52:00Z"/>
          <w:rFonts w:eastAsiaTheme="minorEastAsia"/>
          <w:noProof/>
          <w:color w:val="auto"/>
          <w:sz w:val="28"/>
          <w:szCs w:val="28"/>
          <w:rPrChange w:id="840" w:author="Carlos Erazo" w:date="2020-08-15T05:52:00Z">
            <w:rPr>
              <w:ins w:id="841" w:author="Carlos Erazo" w:date="2020-08-15T05:52:00Z"/>
              <w:rFonts w:asciiTheme="minorHAnsi" w:eastAsiaTheme="minorEastAsia" w:hAnsiTheme="minorHAnsi" w:cstheme="minorBidi"/>
              <w:noProof/>
              <w:color w:val="auto"/>
              <w:sz w:val="22"/>
              <w:szCs w:val="22"/>
            </w:rPr>
          </w:rPrChange>
        </w:rPr>
      </w:pPr>
      <w:ins w:id="842" w:author="Carlos Erazo" w:date="2020-08-15T05:52:00Z">
        <w:r w:rsidRPr="00D57E3F">
          <w:rPr>
            <w:noProof/>
            <w:sz w:val="28"/>
            <w:szCs w:val="28"/>
            <w:rPrChange w:id="843" w:author="Carlos Erazo" w:date="2020-08-15T05:52:00Z">
              <w:rPr>
                <w:noProof/>
              </w:rPr>
            </w:rPrChange>
          </w:rPr>
          <w:t>References</w:t>
        </w:r>
        <w:r w:rsidRPr="00D57E3F">
          <w:rPr>
            <w:noProof/>
            <w:sz w:val="28"/>
            <w:szCs w:val="28"/>
            <w:rPrChange w:id="844" w:author="Carlos Erazo" w:date="2020-08-15T05:52:00Z">
              <w:rPr>
                <w:noProof/>
              </w:rPr>
            </w:rPrChange>
          </w:rPr>
          <w:tab/>
        </w:r>
        <w:r w:rsidRPr="00D57E3F">
          <w:rPr>
            <w:noProof/>
            <w:sz w:val="28"/>
            <w:szCs w:val="28"/>
            <w:rPrChange w:id="845" w:author="Carlos Erazo" w:date="2020-08-15T05:52:00Z">
              <w:rPr>
                <w:noProof/>
              </w:rPr>
            </w:rPrChange>
          </w:rPr>
          <w:fldChar w:fldCharType="begin"/>
        </w:r>
        <w:r w:rsidRPr="00D57E3F">
          <w:rPr>
            <w:noProof/>
            <w:sz w:val="28"/>
            <w:szCs w:val="28"/>
            <w:rPrChange w:id="846" w:author="Carlos Erazo" w:date="2020-08-15T05:52:00Z">
              <w:rPr>
                <w:noProof/>
              </w:rPr>
            </w:rPrChange>
          </w:rPr>
          <w:instrText xml:space="preserve"> PAGEREF _Toc48363193 \h </w:instrText>
        </w:r>
        <w:r w:rsidRPr="00D57E3F">
          <w:rPr>
            <w:noProof/>
            <w:sz w:val="28"/>
            <w:szCs w:val="28"/>
            <w:rPrChange w:id="847" w:author="Carlos Erazo" w:date="2020-08-15T05:52:00Z">
              <w:rPr>
                <w:noProof/>
              </w:rPr>
            </w:rPrChange>
          </w:rPr>
        </w:r>
      </w:ins>
      <w:r w:rsidRPr="00D57E3F">
        <w:rPr>
          <w:noProof/>
          <w:sz w:val="28"/>
          <w:szCs w:val="28"/>
          <w:rPrChange w:id="848" w:author="Carlos Erazo" w:date="2020-08-15T05:52:00Z">
            <w:rPr>
              <w:noProof/>
            </w:rPr>
          </w:rPrChange>
        </w:rPr>
        <w:fldChar w:fldCharType="separate"/>
      </w:r>
      <w:ins w:id="849" w:author="Carlos Erazo" w:date="2020-08-15T05:52:00Z">
        <w:r w:rsidRPr="00D57E3F">
          <w:rPr>
            <w:noProof/>
            <w:sz w:val="28"/>
            <w:szCs w:val="28"/>
            <w:rPrChange w:id="850" w:author="Carlos Erazo" w:date="2020-08-15T05:52:00Z">
              <w:rPr>
                <w:noProof/>
              </w:rPr>
            </w:rPrChange>
          </w:rPr>
          <w:t>72</w:t>
        </w:r>
        <w:r w:rsidRPr="00D57E3F">
          <w:rPr>
            <w:noProof/>
            <w:sz w:val="28"/>
            <w:szCs w:val="28"/>
            <w:rPrChange w:id="851" w:author="Carlos Erazo" w:date="2020-08-15T05:52:00Z">
              <w:rPr>
                <w:noProof/>
              </w:rPr>
            </w:rPrChange>
          </w:rPr>
          <w:fldChar w:fldCharType="end"/>
        </w:r>
      </w:ins>
    </w:p>
    <w:p w14:paraId="2171D897" w14:textId="1451653E" w:rsidR="00D57E3F" w:rsidRPr="00D57E3F" w:rsidRDefault="00D57E3F" w:rsidP="00D57E3F">
      <w:pPr>
        <w:pStyle w:val="TOC1"/>
        <w:rPr>
          <w:ins w:id="852" w:author="Carlos Erazo" w:date="2020-08-15T05:52:00Z"/>
          <w:rFonts w:eastAsiaTheme="minorEastAsia"/>
          <w:noProof/>
          <w:color w:val="auto"/>
          <w:sz w:val="28"/>
          <w:szCs w:val="28"/>
          <w:rPrChange w:id="853" w:author="Carlos Erazo" w:date="2020-08-15T05:52:00Z">
            <w:rPr>
              <w:ins w:id="854" w:author="Carlos Erazo" w:date="2020-08-15T05:52:00Z"/>
              <w:rFonts w:asciiTheme="minorHAnsi" w:eastAsiaTheme="minorEastAsia" w:hAnsiTheme="minorHAnsi" w:cstheme="minorBidi"/>
              <w:noProof/>
              <w:color w:val="auto"/>
              <w:sz w:val="22"/>
              <w:szCs w:val="22"/>
            </w:rPr>
          </w:rPrChange>
        </w:rPr>
      </w:pPr>
      <w:ins w:id="855" w:author="Carlos Erazo" w:date="2020-08-15T05:52:00Z">
        <w:r w:rsidRPr="00D57E3F">
          <w:rPr>
            <w:noProof/>
            <w:sz w:val="28"/>
            <w:szCs w:val="28"/>
            <w:rPrChange w:id="856" w:author="Carlos Erazo" w:date="2020-08-15T05:52:00Z">
              <w:rPr>
                <w:noProof/>
              </w:rPr>
            </w:rPrChange>
          </w:rPr>
          <w:t>Appendix</w:t>
        </w:r>
        <w:r w:rsidRPr="00D57E3F">
          <w:rPr>
            <w:noProof/>
            <w:sz w:val="28"/>
            <w:szCs w:val="28"/>
            <w:rPrChange w:id="857" w:author="Carlos Erazo" w:date="2020-08-15T05:52:00Z">
              <w:rPr>
                <w:noProof/>
              </w:rPr>
            </w:rPrChange>
          </w:rPr>
          <w:tab/>
        </w:r>
        <w:r w:rsidRPr="00D57E3F">
          <w:rPr>
            <w:noProof/>
            <w:sz w:val="28"/>
            <w:szCs w:val="28"/>
            <w:rPrChange w:id="858" w:author="Carlos Erazo" w:date="2020-08-15T05:52:00Z">
              <w:rPr>
                <w:noProof/>
              </w:rPr>
            </w:rPrChange>
          </w:rPr>
          <w:fldChar w:fldCharType="begin"/>
        </w:r>
        <w:r w:rsidRPr="00D57E3F">
          <w:rPr>
            <w:noProof/>
            <w:sz w:val="28"/>
            <w:szCs w:val="28"/>
            <w:rPrChange w:id="859" w:author="Carlos Erazo" w:date="2020-08-15T05:52:00Z">
              <w:rPr>
                <w:noProof/>
              </w:rPr>
            </w:rPrChange>
          </w:rPr>
          <w:instrText xml:space="preserve"> PAGEREF _Toc48363194 \h </w:instrText>
        </w:r>
        <w:r w:rsidRPr="00D57E3F">
          <w:rPr>
            <w:noProof/>
            <w:sz w:val="28"/>
            <w:szCs w:val="28"/>
            <w:rPrChange w:id="860" w:author="Carlos Erazo" w:date="2020-08-15T05:52:00Z">
              <w:rPr>
                <w:noProof/>
              </w:rPr>
            </w:rPrChange>
          </w:rPr>
        </w:r>
      </w:ins>
      <w:r w:rsidRPr="00D57E3F">
        <w:rPr>
          <w:noProof/>
          <w:sz w:val="28"/>
          <w:szCs w:val="28"/>
          <w:rPrChange w:id="861" w:author="Carlos Erazo" w:date="2020-08-15T05:52:00Z">
            <w:rPr>
              <w:noProof/>
            </w:rPr>
          </w:rPrChange>
        </w:rPr>
        <w:fldChar w:fldCharType="separate"/>
      </w:r>
      <w:ins w:id="862" w:author="Carlos Erazo" w:date="2020-08-15T05:52:00Z">
        <w:r w:rsidRPr="00D57E3F">
          <w:rPr>
            <w:noProof/>
            <w:sz w:val="28"/>
            <w:szCs w:val="28"/>
            <w:rPrChange w:id="863" w:author="Carlos Erazo" w:date="2020-08-15T05:52:00Z">
              <w:rPr>
                <w:noProof/>
              </w:rPr>
            </w:rPrChange>
          </w:rPr>
          <w:t>i</w:t>
        </w:r>
        <w:r w:rsidRPr="00D57E3F">
          <w:rPr>
            <w:noProof/>
            <w:sz w:val="28"/>
            <w:szCs w:val="28"/>
            <w:rPrChange w:id="864" w:author="Carlos Erazo" w:date="2020-08-15T05:52:00Z">
              <w:rPr>
                <w:noProof/>
              </w:rPr>
            </w:rPrChange>
          </w:rPr>
          <w:fldChar w:fldCharType="end"/>
        </w:r>
      </w:ins>
    </w:p>
    <w:p w14:paraId="32EFD85E" w14:textId="4D187E54" w:rsidR="00344313" w:rsidRPr="00D57E3F" w:rsidDel="00D57E3F" w:rsidRDefault="00344313" w:rsidP="00F90733">
      <w:pPr>
        <w:pStyle w:val="TOC1"/>
        <w:rPr>
          <w:del w:id="865" w:author="Carlos Erazo" w:date="2020-08-15T05:52:00Z"/>
          <w:rFonts w:eastAsiaTheme="minorEastAsia"/>
          <w:noProof/>
          <w:color w:val="auto"/>
          <w:sz w:val="28"/>
          <w:szCs w:val="28"/>
          <w:rPrChange w:id="866" w:author="Carlos Erazo" w:date="2020-08-15T05:52:00Z">
            <w:rPr>
              <w:del w:id="867" w:author="Carlos Erazo" w:date="2020-08-15T05:52:00Z"/>
              <w:rFonts w:asciiTheme="minorHAnsi" w:eastAsiaTheme="minorEastAsia" w:hAnsiTheme="minorHAnsi" w:cstheme="minorBidi"/>
              <w:noProof/>
              <w:color w:val="auto"/>
              <w:sz w:val="22"/>
              <w:szCs w:val="22"/>
            </w:rPr>
          </w:rPrChange>
        </w:rPr>
      </w:pPr>
      <w:del w:id="868" w:author="Carlos Erazo" w:date="2020-08-15T05:52:00Z">
        <w:r w:rsidRPr="00D57E3F" w:rsidDel="00D57E3F">
          <w:rPr>
            <w:noProof/>
            <w:sz w:val="28"/>
            <w:szCs w:val="28"/>
            <w:rPrChange w:id="869" w:author="Carlos Erazo" w:date="2020-08-15T05:52:00Z">
              <w:rPr>
                <w:noProof/>
              </w:rPr>
            </w:rPrChange>
          </w:rPr>
          <w:delText>Abbreviations</w:delText>
        </w:r>
        <w:r w:rsidRPr="00D57E3F" w:rsidDel="00D57E3F">
          <w:rPr>
            <w:noProof/>
            <w:sz w:val="28"/>
            <w:szCs w:val="28"/>
            <w:rPrChange w:id="870" w:author="Carlos Erazo" w:date="2020-08-15T05:52:00Z">
              <w:rPr>
                <w:noProof/>
              </w:rPr>
            </w:rPrChange>
          </w:rPr>
          <w:tab/>
        </w:r>
        <w:r w:rsidRPr="00D57E3F" w:rsidDel="00D57E3F">
          <w:rPr>
            <w:noProof/>
            <w:sz w:val="28"/>
            <w:szCs w:val="28"/>
            <w:rPrChange w:id="871" w:author="Carlos Erazo" w:date="2020-08-15T05:52:00Z">
              <w:rPr>
                <w:noProof/>
              </w:rPr>
            </w:rPrChange>
          </w:rPr>
          <w:fldChar w:fldCharType="begin"/>
        </w:r>
        <w:r w:rsidRPr="00D57E3F" w:rsidDel="00D57E3F">
          <w:rPr>
            <w:noProof/>
            <w:sz w:val="28"/>
            <w:szCs w:val="28"/>
            <w:rPrChange w:id="872" w:author="Carlos Erazo" w:date="2020-08-15T05:52:00Z">
              <w:rPr>
                <w:noProof/>
              </w:rPr>
            </w:rPrChange>
          </w:rPr>
          <w:delInstrText xml:space="preserve"> PAGEREF _Toc48344843 \h </w:delInstrText>
        </w:r>
        <w:r w:rsidRPr="00D57E3F" w:rsidDel="00D57E3F">
          <w:rPr>
            <w:noProof/>
            <w:sz w:val="28"/>
            <w:szCs w:val="28"/>
            <w:rPrChange w:id="873" w:author="Carlos Erazo" w:date="2020-08-15T05:52:00Z">
              <w:rPr>
                <w:noProof/>
              </w:rPr>
            </w:rPrChange>
          </w:rPr>
          <w:fldChar w:fldCharType="separate"/>
        </w:r>
      </w:del>
      <w:ins w:id="874" w:author="Carlos Erazo" w:date="2020-08-15T05:52:00Z">
        <w:r w:rsidR="00D57E3F" w:rsidRPr="00D57E3F">
          <w:rPr>
            <w:b w:val="0"/>
            <w:bCs w:val="0"/>
            <w:noProof/>
            <w:sz w:val="28"/>
            <w:szCs w:val="28"/>
            <w:rPrChange w:id="875" w:author="Carlos Erazo" w:date="2020-08-15T05:52:00Z">
              <w:rPr>
                <w:b w:val="0"/>
                <w:bCs w:val="0"/>
                <w:noProof/>
              </w:rPr>
            </w:rPrChange>
          </w:rPr>
          <w:t>Error! Bookmark not defined.</w:t>
        </w:r>
      </w:ins>
      <w:del w:id="876" w:author="Carlos Erazo" w:date="2020-08-15T05:52:00Z">
        <w:r w:rsidRPr="00D57E3F" w:rsidDel="00D57E3F">
          <w:rPr>
            <w:noProof/>
            <w:sz w:val="28"/>
            <w:szCs w:val="28"/>
            <w:rPrChange w:id="877" w:author="Carlos Erazo" w:date="2020-08-15T05:52:00Z">
              <w:rPr>
                <w:noProof/>
              </w:rPr>
            </w:rPrChange>
          </w:rPr>
          <w:delText>2</w:delText>
        </w:r>
        <w:r w:rsidRPr="00D57E3F" w:rsidDel="00D57E3F">
          <w:rPr>
            <w:noProof/>
            <w:sz w:val="28"/>
            <w:szCs w:val="28"/>
            <w:rPrChange w:id="878" w:author="Carlos Erazo" w:date="2020-08-15T05:52:00Z">
              <w:rPr>
                <w:noProof/>
              </w:rPr>
            </w:rPrChange>
          </w:rPr>
          <w:fldChar w:fldCharType="end"/>
        </w:r>
      </w:del>
    </w:p>
    <w:p w14:paraId="364C6E6F" w14:textId="55D3008C" w:rsidR="00344313" w:rsidRPr="00D57E3F" w:rsidDel="00D57E3F" w:rsidRDefault="00344313" w:rsidP="00F90733">
      <w:pPr>
        <w:pStyle w:val="TOC1"/>
        <w:rPr>
          <w:del w:id="879" w:author="Carlos Erazo" w:date="2020-08-15T05:52:00Z"/>
          <w:rFonts w:eastAsiaTheme="minorEastAsia"/>
          <w:noProof/>
          <w:color w:val="auto"/>
          <w:sz w:val="28"/>
          <w:szCs w:val="28"/>
          <w:rPrChange w:id="880" w:author="Carlos Erazo" w:date="2020-08-15T05:52:00Z">
            <w:rPr>
              <w:del w:id="881" w:author="Carlos Erazo" w:date="2020-08-15T05:52:00Z"/>
              <w:rFonts w:asciiTheme="minorHAnsi" w:eastAsiaTheme="minorEastAsia" w:hAnsiTheme="minorHAnsi" w:cstheme="minorBidi"/>
              <w:noProof/>
              <w:color w:val="auto"/>
              <w:sz w:val="22"/>
              <w:szCs w:val="22"/>
            </w:rPr>
          </w:rPrChange>
        </w:rPr>
      </w:pPr>
      <w:del w:id="882" w:author="Carlos Erazo" w:date="2020-08-15T05:52:00Z">
        <w:r w:rsidRPr="00D57E3F" w:rsidDel="00D57E3F">
          <w:rPr>
            <w:noProof/>
            <w:sz w:val="28"/>
            <w:szCs w:val="28"/>
            <w:rPrChange w:id="883" w:author="Carlos Erazo" w:date="2020-08-15T05:52:00Z">
              <w:rPr>
                <w:noProof/>
              </w:rPr>
            </w:rPrChange>
          </w:rPr>
          <w:delText>1. Introduction</w:delText>
        </w:r>
        <w:r w:rsidRPr="00D57E3F" w:rsidDel="00D57E3F">
          <w:rPr>
            <w:noProof/>
            <w:sz w:val="28"/>
            <w:szCs w:val="28"/>
            <w:rPrChange w:id="884" w:author="Carlos Erazo" w:date="2020-08-15T05:52:00Z">
              <w:rPr>
                <w:noProof/>
              </w:rPr>
            </w:rPrChange>
          </w:rPr>
          <w:tab/>
        </w:r>
        <w:r w:rsidRPr="00D57E3F" w:rsidDel="00D57E3F">
          <w:rPr>
            <w:noProof/>
            <w:sz w:val="28"/>
            <w:szCs w:val="28"/>
            <w:rPrChange w:id="885" w:author="Carlos Erazo" w:date="2020-08-15T05:52:00Z">
              <w:rPr>
                <w:noProof/>
              </w:rPr>
            </w:rPrChange>
          </w:rPr>
          <w:fldChar w:fldCharType="begin"/>
        </w:r>
        <w:r w:rsidRPr="00D57E3F" w:rsidDel="00D57E3F">
          <w:rPr>
            <w:noProof/>
            <w:sz w:val="28"/>
            <w:szCs w:val="28"/>
            <w:rPrChange w:id="886" w:author="Carlos Erazo" w:date="2020-08-15T05:52:00Z">
              <w:rPr>
                <w:noProof/>
              </w:rPr>
            </w:rPrChange>
          </w:rPr>
          <w:delInstrText xml:space="preserve"> PAGEREF _Toc48344844 \h </w:delInstrText>
        </w:r>
        <w:r w:rsidRPr="00D57E3F" w:rsidDel="00D57E3F">
          <w:rPr>
            <w:noProof/>
            <w:sz w:val="28"/>
            <w:szCs w:val="28"/>
            <w:rPrChange w:id="887" w:author="Carlos Erazo" w:date="2020-08-15T05:52:00Z">
              <w:rPr>
                <w:noProof/>
              </w:rPr>
            </w:rPrChange>
          </w:rPr>
          <w:fldChar w:fldCharType="separate"/>
        </w:r>
      </w:del>
      <w:ins w:id="888" w:author="Carlos Erazo" w:date="2020-08-15T05:52:00Z">
        <w:r w:rsidR="00D57E3F" w:rsidRPr="00D57E3F">
          <w:rPr>
            <w:b w:val="0"/>
            <w:bCs w:val="0"/>
            <w:noProof/>
            <w:sz w:val="28"/>
            <w:szCs w:val="28"/>
            <w:rPrChange w:id="889" w:author="Carlos Erazo" w:date="2020-08-15T05:52:00Z">
              <w:rPr>
                <w:b w:val="0"/>
                <w:bCs w:val="0"/>
                <w:noProof/>
              </w:rPr>
            </w:rPrChange>
          </w:rPr>
          <w:t>Error! Bookmark not defined.</w:t>
        </w:r>
      </w:ins>
      <w:del w:id="890" w:author="Carlos Erazo" w:date="2020-08-15T05:52:00Z">
        <w:r w:rsidRPr="00D57E3F" w:rsidDel="00D57E3F">
          <w:rPr>
            <w:noProof/>
            <w:sz w:val="28"/>
            <w:szCs w:val="28"/>
            <w:rPrChange w:id="891" w:author="Carlos Erazo" w:date="2020-08-15T05:52:00Z">
              <w:rPr>
                <w:noProof/>
              </w:rPr>
            </w:rPrChange>
          </w:rPr>
          <w:delText>2</w:delText>
        </w:r>
        <w:r w:rsidRPr="00D57E3F" w:rsidDel="00D57E3F">
          <w:rPr>
            <w:noProof/>
            <w:sz w:val="28"/>
            <w:szCs w:val="28"/>
            <w:rPrChange w:id="892" w:author="Carlos Erazo" w:date="2020-08-15T05:52:00Z">
              <w:rPr>
                <w:noProof/>
              </w:rPr>
            </w:rPrChange>
          </w:rPr>
          <w:fldChar w:fldCharType="end"/>
        </w:r>
      </w:del>
    </w:p>
    <w:p w14:paraId="2D355B76" w14:textId="3AEFC37A" w:rsidR="00344313" w:rsidRPr="00D57E3F" w:rsidDel="00D57E3F" w:rsidRDefault="00344313" w:rsidP="00654C8B">
      <w:pPr>
        <w:pStyle w:val="TOC2"/>
        <w:rPr>
          <w:del w:id="893" w:author="Carlos Erazo" w:date="2020-08-15T05:52:00Z"/>
          <w:rFonts w:ascii="Times New Roman" w:eastAsiaTheme="minorEastAsia" w:hAnsi="Times New Roman" w:cs="Times New Roman"/>
          <w:noProof/>
          <w:color w:val="auto"/>
          <w:sz w:val="28"/>
          <w:szCs w:val="28"/>
          <w:rPrChange w:id="894" w:author="Carlos Erazo" w:date="2020-08-15T05:52:00Z">
            <w:rPr>
              <w:del w:id="895" w:author="Carlos Erazo" w:date="2020-08-15T05:52:00Z"/>
              <w:rFonts w:ascii="Times New Roman" w:eastAsiaTheme="minorEastAsia" w:hAnsi="Times New Roman" w:cs="Times New Roman"/>
              <w:noProof/>
              <w:color w:val="auto"/>
              <w:sz w:val="24"/>
              <w:szCs w:val="24"/>
            </w:rPr>
          </w:rPrChange>
        </w:rPr>
      </w:pPr>
      <w:del w:id="896" w:author="Carlos Erazo" w:date="2020-08-15T05:52:00Z">
        <w:r w:rsidRPr="00D57E3F" w:rsidDel="00D57E3F">
          <w:rPr>
            <w:rFonts w:ascii="Times New Roman" w:hAnsi="Times New Roman" w:cs="Times New Roman"/>
            <w:noProof/>
            <w:sz w:val="28"/>
            <w:szCs w:val="28"/>
            <w:rPrChange w:id="897" w:author="Carlos Erazo" w:date="2020-08-15T05:52:00Z">
              <w:rPr>
                <w:rFonts w:ascii="Times New Roman" w:hAnsi="Times New Roman" w:cs="Times New Roman"/>
                <w:noProof/>
                <w:sz w:val="24"/>
                <w:szCs w:val="24"/>
              </w:rPr>
            </w:rPrChange>
          </w:rPr>
          <w:delText>1.1. Objectives</w:delText>
        </w:r>
        <w:r w:rsidRPr="00D57E3F" w:rsidDel="00D57E3F">
          <w:rPr>
            <w:rFonts w:ascii="Times New Roman" w:hAnsi="Times New Roman" w:cs="Times New Roman"/>
            <w:noProof/>
            <w:sz w:val="28"/>
            <w:szCs w:val="28"/>
            <w:rPrChange w:id="898"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899"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900" w:author="Carlos Erazo" w:date="2020-08-15T05:52:00Z">
              <w:rPr>
                <w:rFonts w:ascii="Times New Roman" w:hAnsi="Times New Roman" w:cs="Times New Roman"/>
                <w:noProof/>
                <w:sz w:val="24"/>
                <w:szCs w:val="24"/>
              </w:rPr>
            </w:rPrChange>
          </w:rPr>
          <w:delInstrText xml:space="preserve"> PAGEREF _Toc48344845 \h </w:delInstrText>
        </w:r>
        <w:r w:rsidRPr="00D57E3F" w:rsidDel="00D57E3F">
          <w:rPr>
            <w:rFonts w:ascii="Times New Roman" w:hAnsi="Times New Roman" w:cs="Times New Roman"/>
            <w:noProof/>
            <w:sz w:val="28"/>
            <w:szCs w:val="28"/>
            <w:rPrChange w:id="901" w:author="Carlos Erazo" w:date="2020-08-15T05:52:00Z">
              <w:rPr>
                <w:rFonts w:ascii="Times New Roman" w:hAnsi="Times New Roman" w:cs="Times New Roman"/>
                <w:noProof/>
                <w:sz w:val="24"/>
                <w:szCs w:val="24"/>
              </w:rPr>
            </w:rPrChange>
          </w:rPr>
          <w:fldChar w:fldCharType="separate"/>
        </w:r>
      </w:del>
      <w:ins w:id="902" w:author="Carlos Erazo" w:date="2020-08-15T05:52:00Z">
        <w:r w:rsidR="00D57E3F" w:rsidRPr="00D57E3F">
          <w:rPr>
            <w:rFonts w:ascii="Times New Roman" w:hAnsi="Times New Roman" w:cs="Times New Roman"/>
            <w:b w:val="0"/>
            <w:bCs w:val="0"/>
            <w:noProof/>
            <w:sz w:val="28"/>
            <w:szCs w:val="28"/>
            <w:rPrChange w:id="903" w:author="Carlos Erazo" w:date="2020-08-15T05:52:00Z">
              <w:rPr>
                <w:rFonts w:ascii="Times New Roman" w:hAnsi="Times New Roman" w:cs="Times New Roman"/>
                <w:b w:val="0"/>
                <w:bCs w:val="0"/>
                <w:noProof/>
                <w:szCs w:val="24"/>
              </w:rPr>
            </w:rPrChange>
          </w:rPr>
          <w:t>Error! Bookmark not defined.</w:t>
        </w:r>
      </w:ins>
      <w:del w:id="904" w:author="Carlos Erazo" w:date="2020-08-15T05:52:00Z">
        <w:r w:rsidRPr="00D57E3F" w:rsidDel="00D57E3F">
          <w:rPr>
            <w:rFonts w:ascii="Times New Roman" w:hAnsi="Times New Roman" w:cs="Times New Roman"/>
            <w:noProof/>
            <w:sz w:val="28"/>
            <w:szCs w:val="28"/>
            <w:rPrChange w:id="905"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906" w:author="Carlos Erazo" w:date="2020-08-15T05:52:00Z">
              <w:rPr>
                <w:rFonts w:ascii="Times New Roman" w:hAnsi="Times New Roman" w:cs="Times New Roman"/>
                <w:noProof/>
                <w:sz w:val="24"/>
                <w:szCs w:val="24"/>
              </w:rPr>
            </w:rPrChange>
          </w:rPr>
          <w:fldChar w:fldCharType="end"/>
        </w:r>
      </w:del>
    </w:p>
    <w:p w14:paraId="73028E1D" w14:textId="3332493E" w:rsidR="00344313" w:rsidRPr="00D57E3F" w:rsidDel="00D57E3F" w:rsidRDefault="00344313" w:rsidP="00654C8B">
      <w:pPr>
        <w:pStyle w:val="TOC2"/>
        <w:rPr>
          <w:del w:id="907" w:author="Carlos Erazo" w:date="2020-08-15T05:52:00Z"/>
          <w:rFonts w:ascii="Times New Roman" w:eastAsiaTheme="minorEastAsia" w:hAnsi="Times New Roman" w:cs="Times New Roman"/>
          <w:noProof/>
          <w:color w:val="auto"/>
          <w:sz w:val="28"/>
          <w:szCs w:val="28"/>
          <w:rPrChange w:id="908" w:author="Carlos Erazo" w:date="2020-08-15T05:52:00Z">
            <w:rPr>
              <w:del w:id="909" w:author="Carlos Erazo" w:date="2020-08-15T05:52:00Z"/>
              <w:rFonts w:ascii="Times New Roman" w:eastAsiaTheme="minorEastAsia" w:hAnsi="Times New Roman" w:cs="Times New Roman"/>
              <w:noProof/>
              <w:color w:val="auto"/>
              <w:sz w:val="24"/>
              <w:szCs w:val="24"/>
            </w:rPr>
          </w:rPrChange>
        </w:rPr>
      </w:pPr>
      <w:del w:id="910" w:author="Carlos Erazo" w:date="2020-08-15T05:52:00Z">
        <w:r w:rsidRPr="00D57E3F" w:rsidDel="00D57E3F">
          <w:rPr>
            <w:rFonts w:ascii="Times New Roman" w:hAnsi="Times New Roman" w:cs="Times New Roman"/>
            <w:noProof/>
            <w:sz w:val="28"/>
            <w:szCs w:val="28"/>
            <w:rPrChange w:id="911" w:author="Carlos Erazo" w:date="2020-08-15T05:52:00Z">
              <w:rPr>
                <w:rFonts w:ascii="Times New Roman" w:hAnsi="Times New Roman" w:cs="Times New Roman"/>
                <w:noProof/>
                <w:sz w:val="24"/>
                <w:szCs w:val="24"/>
              </w:rPr>
            </w:rPrChange>
          </w:rPr>
          <w:delText>1.2. Literature review</w:delText>
        </w:r>
        <w:r w:rsidRPr="00D57E3F" w:rsidDel="00D57E3F">
          <w:rPr>
            <w:rFonts w:ascii="Times New Roman" w:hAnsi="Times New Roman" w:cs="Times New Roman"/>
            <w:noProof/>
            <w:sz w:val="28"/>
            <w:szCs w:val="28"/>
            <w:rPrChange w:id="912"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913"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914" w:author="Carlos Erazo" w:date="2020-08-15T05:52:00Z">
              <w:rPr>
                <w:rFonts w:ascii="Times New Roman" w:hAnsi="Times New Roman" w:cs="Times New Roman"/>
                <w:noProof/>
                <w:sz w:val="24"/>
                <w:szCs w:val="24"/>
              </w:rPr>
            </w:rPrChange>
          </w:rPr>
          <w:delInstrText xml:space="preserve"> PAGEREF _Toc48344846 \h </w:delInstrText>
        </w:r>
        <w:r w:rsidRPr="00D57E3F" w:rsidDel="00D57E3F">
          <w:rPr>
            <w:rFonts w:ascii="Times New Roman" w:hAnsi="Times New Roman" w:cs="Times New Roman"/>
            <w:noProof/>
            <w:sz w:val="28"/>
            <w:szCs w:val="28"/>
            <w:rPrChange w:id="915" w:author="Carlos Erazo" w:date="2020-08-15T05:52:00Z">
              <w:rPr>
                <w:rFonts w:ascii="Times New Roman" w:hAnsi="Times New Roman" w:cs="Times New Roman"/>
                <w:noProof/>
                <w:sz w:val="24"/>
                <w:szCs w:val="24"/>
              </w:rPr>
            </w:rPrChange>
          </w:rPr>
          <w:fldChar w:fldCharType="separate"/>
        </w:r>
      </w:del>
      <w:ins w:id="916" w:author="Carlos Erazo" w:date="2020-08-15T05:52:00Z">
        <w:r w:rsidR="00D57E3F" w:rsidRPr="00D57E3F">
          <w:rPr>
            <w:rFonts w:ascii="Times New Roman" w:hAnsi="Times New Roman" w:cs="Times New Roman"/>
            <w:b w:val="0"/>
            <w:bCs w:val="0"/>
            <w:noProof/>
            <w:sz w:val="28"/>
            <w:szCs w:val="28"/>
            <w:rPrChange w:id="917" w:author="Carlos Erazo" w:date="2020-08-15T05:52:00Z">
              <w:rPr>
                <w:rFonts w:ascii="Times New Roman" w:hAnsi="Times New Roman" w:cs="Times New Roman"/>
                <w:b w:val="0"/>
                <w:bCs w:val="0"/>
                <w:noProof/>
                <w:szCs w:val="24"/>
              </w:rPr>
            </w:rPrChange>
          </w:rPr>
          <w:t>Error! Bookmark not defined.</w:t>
        </w:r>
      </w:ins>
      <w:del w:id="918" w:author="Carlos Erazo" w:date="2020-08-15T05:52:00Z">
        <w:r w:rsidRPr="00D57E3F" w:rsidDel="00D57E3F">
          <w:rPr>
            <w:rFonts w:ascii="Times New Roman" w:hAnsi="Times New Roman" w:cs="Times New Roman"/>
            <w:noProof/>
            <w:sz w:val="28"/>
            <w:szCs w:val="28"/>
            <w:rPrChange w:id="919"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920" w:author="Carlos Erazo" w:date="2020-08-15T05:52:00Z">
              <w:rPr>
                <w:rFonts w:ascii="Times New Roman" w:hAnsi="Times New Roman" w:cs="Times New Roman"/>
                <w:noProof/>
                <w:sz w:val="24"/>
                <w:szCs w:val="24"/>
              </w:rPr>
            </w:rPrChange>
          </w:rPr>
          <w:fldChar w:fldCharType="end"/>
        </w:r>
      </w:del>
    </w:p>
    <w:p w14:paraId="4412DCFB" w14:textId="47BC99C9" w:rsidR="00344313" w:rsidRPr="00D57E3F" w:rsidDel="00D57E3F" w:rsidRDefault="00344313" w:rsidP="00F90733">
      <w:pPr>
        <w:pStyle w:val="TOC1"/>
        <w:rPr>
          <w:del w:id="921" w:author="Carlos Erazo" w:date="2020-08-15T05:52:00Z"/>
          <w:rFonts w:eastAsiaTheme="minorEastAsia"/>
          <w:noProof/>
          <w:color w:val="auto"/>
          <w:sz w:val="28"/>
          <w:szCs w:val="28"/>
          <w:rPrChange w:id="922" w:author="Carlos Erazo" w:date="2020-08-15T05:52:00Z">
            <w:rPr>
              <w:del w:id="923" w:author="Carlos Erazo" w:date="2020-08-15T05:52:00Z"/>
              <w:rFonts w:asciiTheme="minorHAnsi" w:eastAsiaTheme="minorEastAsia" w:hAnsiTheme="minorHAnsi" w:cstheme="minorBidi"/>
              <w:noProof/>
              <w:color w:val="auto"/>
              <w:sz w:val="22"/>
              <w:szCs w:val="22"/>
            </w:rPr>
          </w:rPrChange>
        </w:rPr>
      </w:pPr>
      <w:del w:id="924" w:author="Carlos Erazo" w:date="2020-08-15T05:52:00Z">
        <w:r w:rsidRPr="00D57E3F" w:rsidDel="00D57E3F">
          <w:rPr>
            <w:noProof/>
            <w:sz w:val="28"/>
            <w:szCs w:val="28"/>
            <w:rPrChange w:id="925" w:author="Carlos Erazo" w:date="2020-08-15T05:52:00Z">
              <w:rPr>
                <w:noProof/>
              </w:rPr>
            </w:rPrChange>
          </w:rPr>
          <w:delText>2. Background</w:delText>
        </w:r>
        <w:r w:rsidRPr="00D57E3F" w:rsidDel="00D57E3F">
          <w:rPr>
            <w:noProof/>
            <w:sz w:val="28"/>
            <w:szCs w:val="28"/>
            <w:rPrChange w:id="926" w:author="Carlos Erazo" w:date="2020-08-15T05:52:00Z">
              <w:rPr>
                <w:noProof/>
              </w:rPr>
            </w:rPrChange>
          </w:rPr>
          <w:tab/>
        </w:r>
        <w:r w:rsidRPr="00D57E3F" w:rsidDel="00D57E3F">
          <w:rPr>
            <w:noProof/>
            <w:sz w:val="28"/>
            <w:szCs w:val="28"/>
            <w:rPrChange w:id="927" w:author="Carlos Erazo" w:date="2020-08-15T05:52:00Z">
              <w:rPr>
                <w:noProof/>
              </w:rPr>
            </w:rPrChange>
          </w:rPr>
          <w:fldChar w:fldCharType="begin"/>
        </w:r>
        <w:r w:rsidRPr="00D57E3F" w:rsidDel="00D57E3F">
          <w:rPr>
            <w:noProof/>
            <w:sz w:val="28"/>
            <w:szCs w:val="28"/>
            <w:rPrChange w:id="928" w:author="Carlos Erazo" w:date="2020-08-15T05:52:00Z">
              <w:rPr>
                <w:noProof/>
              </w:rPr>
            </w:rPrChange>
          </w:rPr>
          <w:delInstrText xml:space="preserve"> PAGEREF _Toc48344847 \h </w:delInstrText>
        </w:r>
        <w:r w:rsidRPr="00D57E3F" w:rsidDel="00D57E3F">
          <w:rPr>
            <w:noProof/>
            <w:sz w:val="28"/>
            <w:szCs w:val="28"/>
            <w:rPrChange w:id="929" w:author="Carlos Erazo" w:date="2020-08-15T05:52:00Z">
              <w:rPr>
                <w:noProof/>
              </w:rPr>
            </w:rPrChange>
          </w:rPr>
          <w:fldChar w:fldCharType="separate"/>
        </w:r>
      </w:del>
      <w:ins w:id="930" w:author="Carlos Erazo" w:date="2020-08-15T05:52:00Z">
        <w:r w:rsidR="00D57E3F" w:rsidRPr="00D57E3F">
          <w:rPr>
            <w:b w:val="0"/>
            <w:bCs w:val="0"/>
            <w:noProof/>
            <w:sz w:val="28"/>
            <w:szCs w:val="28"/>
            <w:rPrChange w:id="931" w:author="Carlos Erazo" w:date="2020-08-15T05:52:00Z">
              <w:rPr>
                <w:b w:val="0"/>
                <w:bCs w:val="0"/>
                <w:noProof/>
              </w:rPr>
            </w:rPrChange>
          </w:rPr>
          <w:t>Error! Bookmark not defined.</w:t>
        </w:r>
      </w:ins>
      <w:del w:id="932" w:author="Carlos Erazo" w:date="2020-08-15T05:52:00Z">
        <w:r w:rsidRPr="00D57E3F" w:rsidDel="00D57E3F">
          <w:rPr>
            <w:noProof/>
            <w:sz w:val="28"/>
            <w:szCs w:val="28"/>
            <w:rPrChange w:id="933" w:author="Carlos Erazo" w:date="2020-08-15T05:52:00Z">
              <w:rPr>
                <w:noProof/>
              </w:rPr>
            </w:rPrChange>
          </w:rPr>
          <w:delText>2</w:delText>
        </w:r>
        <w:r w:rsidRPr="00D57E3F" w:rsidDel="00D57E3F">
          <w:rPr>
            <w:noProof/>
            <w:sz w:val="28"/>
            <w:szCs w:val="28"/>
            <w:rPrChange w:id="934" w:author="Carlos Erazo" w:date="2020-08-15T05:52:00Z">
              <w:rPr>
                <w:noProof/>
              </w:rPr>
            </w:rPrChange>
          </w:rPr>
          <w:fldChar w:fldCharType="end"/>
        </w:r>
      </w:del>
    </w:p>
    <w:p w14:paraId="22B45922" w14:textId="18654F03" w:rsidR="00344313" w:rsidRPr="00D57E3F" w:rsidDel="00D57E3F" w:rsidRDefault="00344313" w:rsidP="00654C8B">
      <w:pPr>
        <w:pStyle w:val="TOC2"/>
        <w:rPr>
          <w:del w:id="935" w:author="Carlos Erazo" w:date="2020-08-15T05:52:00Z"/>
          <w:rFonts w:ascii="Times New Roman" w:eastAsiaTheme="minorEastAsia" w:hAnsi="Times New Roman" w:cs="Times New Roman"/>
          <w:noProof/>
          <w:color w:val="auto"/>
          <w:sz w:val="28"/>
          <w:szCs w:val="28"/>
          <w:rPrChange w:id="936" w:author="Carlos Erazo" w:date="2020-08-15T05:52:00Z">
            <w:rPr>
              <w:del w:id="937" w:author="Carlos Erazo" w:date="2020-08-15T05:52:00Z"/>
              <w:rFonts w:ascii="Times New Roman" w:eastAsiaTheme="minorEastAsia" w:hAnsi="Times New Roman" w:cs="Times New Roman"/>
              <w:noProof/>
              <w:color w:val="auto"/>
              <w:sz w:val="24"/>
              <w:szCs w:val="24"/>
            </w:rPr>
          </w:rPrChange>
        </w:rPr>
      </w:pPr>
      <w:del w:id="938" w:author="Carlos Erazo" w:date="2020-08-15T05:52:00Z">
        <w:r w:rsidRPr="00D57E3F" w:rsidDel="00D57E3F">
          <w:rPr>
            <w:rFonts w:ascii="Times New Roman" w:hAnsi="Times New Roman" w:cs="Times New Roman"/>
            <w:noProof/>
            <w:sz w:val="28"/>
            <w:szCs w:val="28"/>
            <w:rPrChange w:id="939" w:author="Carlos Erazo" w:date="2020-08-15T05:52:00Z">
              <w:rPr>
                <w:rFonts w:ascii="Times New Roman" w:hAnsi="Times New Roman" w:cs="Times New Roman"/>
                <w:noProof/>
                <w:sz w:val="24"/>
                <w:szCs w:val="24"/>
              </w:rPr>
            </w:rPrChange>
          </w:rPr>
          <w:delText>2.1. Hydrology</w:delText>
        </w:r>
        <w:r w:rsidRPr="00D57E3F" w:rsidDel="00D57E3F">
          <w:rPr>
            <w:rFonts w:ascii="Times New Roman" w:hAnsi="Times New Roman" w:cs="Times New Roman"/>
            <w:noProof/>
            <w:sz w:val="28"/>
            <w:szCs w:val="28"/>
            <w:rPrChange w:id="940"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941"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942" w:author="Carlos Erazo" w:date="2020-08-15T05:52:00Z">
              <w:rPr>
                <w:rFonts w:ascii="Times New Roman" w:hAnsi="Times New Roman" w:cs="Times New Roman"/>
                <w:noProof/>
                <w:sz w:val="24"/>
                <w:szCs w:val="24"/>
              </w:rPr>
            </w:rPrChange>
          </w:rPr>
          <w:delInstrText xml:space="preserve"> PAGEREF _Toc48344851 \h </w:delInstrText>
        </w:r>
        <w:r w:rsidRPr="00D57E3F" w:rsidDel="00D57E3F">
          <w:rPr>
            <w:rFonts w:ascii="Times New Roman" w:hAnsi="Times New Roman" w:cs="Times New Roman"/>
            <w:noProof/>
            <w:sz w:val="28"/>
            <w:szCs w:val="28"/>
            <w:rPrChange w:id="943" w:author="Carlos Erazo" w:date="2020-08-15T05:52:00Z">
              <w:rPr>
                <w:rFonts w:ascii="Times New Roman" w:hAnsi="Times New Roman" w:cs="Times New Roman"/>
                <w:noProof/>
                <w:sz w:val="24"/>
                <w:szCs w:val="24"/>
              </w:rPr>
            </w:rPrChange>
          </w:rPr>
          <w:fldChar w:fldCharType="separate"/>
        </w:r>
      </w:del>
      <w:ins w:id="944" w:author="Carlos Erazo" w:date="2020-08-15T05:52:00Z">
        <w:r w:rsidR="00D57E3F" w:rsidRPr="00D57E3F">
          <w:rPr>
            <w:rFonts w:ascii="Times New Roman" w:hAnsi="Times New Roman" w:cs="Times New Roman"/>
            <w:b w:val="0"/>
            <w:bCs w:val="0"/>
            <w:noProof/>
            <w:sz w:val="28"/>
            <w:szCs w:val="28"/>
            <w:rPrChange w:id="945" w:author="Carlos Erazo" w:date="2020-08-15T05:52:00Z">
              <w:rPr>
                <w:rFonts w:ascii="Times New Roman" w:hAnsi="Times New Roman" w:cs="Times New Roman"/>
                <w:b w:val="0"/>
                <w:bCs w:val="0"/>
                <w:noProof/>
                <w:szCs w:val="24"/>
              </w:rPr>
            </w:rPrChange>
          </w:rPr>
          <w:t>Error! Bookmark not defined.</w:t>
        </w:r>
      </w:ins>
      <w:del w:id="946" w:author="Carlos Erazo" w:date="2020-08-15T05:52:00Z">
        <w:r w:rsidRPr="00D57E3F" w:rsidDel="00D57E3F">
          <w:rPr>
            <w:rFonts w:ascii="Times New Roman" w:hAnsi="Times New Roman" w:cs="Times New Roman"/>
            <w:noProof/>
            <w:sz w:val="28"/>
            <w:szCs w:val="28"/>
            <w:rPrChange w:id="947"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948" w:author="Carlos Erazo" w:date="2020-08-15T05:52:00Z">
              <w:rPr>
                <w:rFonts w:ascii="Times New Roman" w:hAnsi="Times New Roman" w:cs="Times New Roman"/>
                <w:noProof/>
                <w:sz w:val="24"/>
                <w:szCs w:val="24"/>
              </w:rPr>
            </w:rPrChange>
          </w:rPr>
          <w:fldChar w:fldCharType="end"/>
        </w:r>
      </w:del>
    </w:p>
    <w:p w14:paraId="7BCC3FEB" w14:textId="633DA5B6" w:rsidR="00344313" w:rsidRPr="00D57E3F" w:rsidDel="00D57E3F" w:rsidRDefault="00344313" w:rsidP="00654C8B">
      <w:pPr>
        <w:pStyle w:val="TOC3"/>
        <w:rPr>
          <w:del w:id="949" w:author="Carlos Erazo" w:date="2020-08-15T05:52:00Z"/>
          <w:rFonts w:ascii="Times New Roman" w:eastAsiaTheme="minorEastAsia" w:hAnsi="Times New Roman" w:cs="Times New Roman"/>
          <w:noProof/>
          <w:color w:val="auto"/>
          <w:sz w:val="28"/>
          <w:szCs w:val="28"/>
          <w:rPrChange w:id="950" w:author="Carlos Erazo" w:date="2020-08-15T05:52:00Z">
            <w:rPr>
              <w:del w:id="951" w:author="Carlos Erazo" w:date="2020-08-15T05:52:00Z"/>
              <w:rFonts w:eastAsiaTheme="minorEastAsia" w:cstheme="minorBidi"/>
              <w:smallCaps w:val="0"/>
              <w:noProof/>
              <w:color w:val="auto"/>
            </w:rPr>
          </w:rPrChange>
        </w:rPr>
      </w:pPr>
      <w:del w:id="952" w:author="Carlos Erazo" w:date="2020-08-15T05:52:00Z">
        <w:r w:rsidRPr="00D57E3F" w:rsidDel="00D57E3F">
          <w:rPr>
            <w:rFonts w:ascii="Times New Roman" w:hAnsi="Times New Roman" w:cs="Times New Roman"/>
            <w:noProof/>
            <w:sz w:val="28"/>
            <w:szCs w:val="28"/>
            <w:rPrChange w:id="953" w:author="Carlos Erazo" w:date="2020-08-15T05:52:00Z">
              <w:rPr>
                <w:rFonts w:ascii="Times New Roman" w:hAnsi="Times New Roman" w:cs="Times New Roman"/>
                <w:noProof/>
              </w:rPr>
            </w:rPrChange>
          </w:rPr>
          <w:delText>2.1.1. Rainfall</w:delText>
        </w:r>
        <w:r w:rsidRPr="00D57E3F" w:rsidDel="00D57E3F">
          <w:rPr>
            <w:rFonts w:ascii="Times New Roman" w:hAnsi="Times New Roman" w:cs="Times New Roman"/>
            <w:noProof/>
            <w:sz w:val="28"/>
            <w:szCs w:val="28"/>
            <w:rPrChange w:id="954"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955"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956" w:author="Carlos Erazo" w:date="2020-08-15T05:52:00Z">
              <w:rPr>
                <w:rFonts w:ascii="Times New Roman" w:hAnsi="Times New Roman" w:cs="Times New Roman"/>
                <w:noProof/>
              </w:rPr>
            </w:rPrChange>
          </w:rPr>
          <w:delInstrText xml:space="preserve"> PAGEREF _Toc48344852 \h </w:delInstrText>
        </w:r>
        <w:r w:rsidRPr="00D57E3F" w:rsidDel="00D57E3F">
          <w:rPr>
            <w:rFonts w:ascii="Times New Roman" w:hAnsi="Times New Roman" w:cs="Times New Roman"/>
            <w:noProof/>
            <w:sz w:val="28"/>
            <w:szCs w:val="28"/>
            <w:rPrChange w:id="957" w:author="Carlos Erazo" w:date="2020-08-15T05:52:00Z">
              <w:rPr>
                <w:rFonts w:ascii="Times New Roman" w:hAnsi="Times New Roman" w:cs="Times New Roman"/>
                <w:noProof/>
              </w:rPr>
            </w:rPrChange>
          </w:rPr>
          <w:fldChar w:fldCharType="separate"/>
        </w:r>
      </w:del>
      <w:ins w:id="958" w:author="Carlos Erazo" w:date="2020-08-15T05:52:00Z">
        <w:r w:rsidR="00D57E3F" w:rsidRPr="00D57E3F">
          <w:rPr>
            <w:rFonts w:ascii="Times New Roman" w:hAnsi="Times New Roman" w:cs="Times New Roman"/>
            <w:b/>
            <w:bCs/>
            <w:noProof/>
            <w:sz w:val="28"/>
            <w:szCs w:val="28"/>
            <w:rPrChange w:id="959" w:author="Carlos Erazo" w:date="2020-08-15T05:52:00Z">
              <w:rPr>
                <w:rFonts w:ascii="Times New Roman" w:hAnsi="Times New Roman" w:cs="Times New Roman"/>
                <w:b/>
                <w:bCs/>
                <w:noProof/>
              </w:rPr>
            </w:rPrChange>
          </w:rPr>
          <w:t>Error! Bookmark not defined.</w:t>
        </w:r>
      </w:ins>
      <w:del w:id="960" w:author="Carlos Erazo" w:date="2020-08-15T05:52:00Z">
        <w:r w:rsidRPr="00D57E3F" w:rsidDel="00D57E3F">
          <w:rPr>
            <w:rFonts w:ascii="Times New Roman" w:hAnsi="Times New Roman" w:cs="Times New Roman"/>
            <w:noProof/>
            <w:sz w:val="28"/>
            <w:szCs w:val="28"/>
            <w:rPrChange w:id="961"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962" w:author="Carlos Erazo" w:date="2020-08-15T05:52:00Z">
              <w:rPr>
                <w:rFonts w:ascii="Times New Roman" w:hAnsi="Times New Roman" w:cs="Times New Roman"/>
                <w:noProof/>
              </w:rPr>
            </w:rPrChange>
          </w:rPr>
          <w:fldChar w:fldCharType="end"/>
        </w:r>
      </w:del>
    </w:p>
    <w:p w14:paraId="65BD2104" w14:textId="651C3F61" w:rsidR="00344313" w:rsidRPr="00D57E3F" w:rsidDel="00D57E3F" w:rsidRDefault="00344313" w:rsidP="00654C8B">
      <w:pPr>
        <w:pStyle w:val="TOC3"/>
        <w:rPr>
          <w:del w:id="963" w:author="Carlos Erazo" w:date="2020-08-15T05:52:00Z"/>
          <w:rFonts w:ascii="Times New Roman" w:eastAsiaTheme="minorEastAsia" w:hAnsi="Times New Roman" w:cs="Times New Roman"/>
          <w:noProof/>
          <w:color w:val="auto"/>
          <w:sz w:val="28"/>
          <w:szCs w:val="28"/>
          <w:rPrChange w:id="964" w:author="Carlos Erazo" w:date="2020-08-15T05:52:00Z">
            <w:rPr>
              <w:del w:id="965" w:author="Carlos Erazo" w:date="2020-08-15T05:52:00Z"/>
              <w:rFonts w:eastAsiaTheme="minorEastAsia" w:cstheme="minorBidi"/>
              <w:smallCaps w:val="0"/>
              <w:noProof/>
              <w:color w:val="auto"/>
            </w:rPr>
          </w:rPrChange>
        </w:rPr>
      </w:pPr>
      <w:del w:id="966" w:author="Carlos Erazo" w:date="2020-08-15T05:52:00Z">
        <w:r w:rsidRPr="00D57E3F" w:rsidDel="00D57E3F">
          <w:rPr>
            <w:rFonts w:ascii="Times New Roman" w:hAnsi="Times New Roman" w:cs="Times New Roman"/>
            <w:noProof/>
            <w:sz w:val="28"/>
            <w:szCs w:val="28"/>
            <w:rPrChange w:id="967" w:author="Carlos Erazo" w:date="2020-08-15T05:52:00Z">
              <w:rPr>
                <w:rFonts w:ascii="Times New Roman" w:hAnsi="Times New Roman" w:cs="Times New Roman"/>
                <w:noProof/>
              </w:rPr>
            </w:rPrChange>
          </w:rPr>
          <w:delText>2.1.2. Runoff</w:delText>
        </w:r>
        <w:r w:rsidRPr="00D57E3F" w:rsidDel="00D57E3F">
          <w:rPr>
            <w:rFonts w:ascii="Times New Roman" w:hAnsi="Times New Roman" w:cs="Times New Roman"/>
            <w:noProof/>
            <w:sz w:val="28"/>
            <w:szCs w:val="28"/>
            <w:rPrChange w:id="968"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969"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970" w:author="Carlos Erazo" w:date="2020-08-15T05:52:00Z">
              <w:rPr>
                <w:rFonts w:ascii="Times New Roman" w:hAnsi="Times New Roman" w:cs="Times New Roman"/>
                <w:noProof/>
              </w:rPr>
            </w:rPrChange>
          </w:rPr>
          <w:delInstrText xml:space="preserve"> PAGEREF _Toc48344853 \h </w:delInstrText>
        </w:r>
        <w:r w:rsidRPr="00D57E3F" w:rsidDel="00D57E3F">
          <w:rPr>
            <w:rFonts w:ascii="Times New Roman" w:hAnsi="Times New Roman" w:cs="Times New Roman"/>
            <w:noProof/>
            <w:sz w:val="28"/>
            <w:szCs w:val="28"/>
            <w:rPrChange w:id="971" w:author="Carlos Erazo" w:date="2020-08-15T05:52:00Z">
              <w:rPr>
                <w:rFonts w:ascii="Times New Roman" w:hAnsi="Times New Roman" w:cs="Times New Roman"/>
                <w:noProof/>
              </w:rPr>
            </w:rPrChange>
          </w:rPr>
          <w:fldChar w:fldCharType="separate"/>
        </w:r>
      </w:del>
      <w:ins w:id="972" w:author="Carlos Erazo" w:date="2020-08-15T05:52:00Z">
        <w:r w:rsidR="00D57E3F" w:rsidRPr="00D57E3F">
          <w:rPr>
            <w:rFonts w:ascii="Times New Roman" w:hAnsi="Times New Roman" w:cs="Times New Roman"/>
            <w:b/>
            <w:bCs/>
            <w:noProof/>
            <w:sz w:val="28"/>
            <w:szCs w:val="28"/>
            <w:rPrChange w:id="973" w:author="Carlos Erazo" w:date="2020-08-15T05:52:00Z">
              <w:rPr>
                <w:rFonts w:ascii="Times New Roman" w:hAnsi="Times New Roman" w:cs="Times New Roman"/>
                <w:b/>
                <w:bCs/>
                <w:noProof/>
              </w:rPr>
            </w:rPrChange>
          </w:rPr>
          <w:t>Error! Bookmark not defined.</w:t>
        </w:r>
      </w:ins>
      <w:del w:id="974" w:author="Carlos Erazo" w:date="2020-08-15T05:52:00Z">
        <w:r w:rsidRPr="00D57E3F" w:rsidDel="00D57E3F">
          <w:rPr>
            <w:rFonts w:ascii="Times New Roman" w:hAnsi="Times New Roman" w:cs="Times New Roman"/>
            <w:noProof/>
            <w:sz w:val="28"/>
            <w:szCs w:val="28"/>
            <w:rPrChange w:id="975"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976" w:author="Carlos Erazo" w:date="2020-08-15T05:52:00Z">
              <w:rPr>
                <w:rFonts w:ascii="Times New Roman" w:hAnsi="Times New Roman" w:cs="Times New Roman"/>
                <w:noProof/>
              </w:rPr>
            </w:rPrChange>
          </w:rPr>
          <w:fldChar w:fldCharType="end"/>
        </w:r>
      </w:del>
    </w:p>
    <w:p w14:paraId="23A88007" w14:textId="2B7C9307" w:rsidR="00344313" w:rsidRPr="00D57E3F" w:rsidDel="00D57E3F" w:rsidRDefault="00344313" w:rsidP="00654C8B">
      <w:pPr>
        <w:pStyle w:val="TOC2"/>
        <w:rPr>
          <w:del w:id="977" w:author="Carlos Erazo" w:date="2020-08-15T05:52:00Z"/>
          <w:rFonts w:ascii="Times New Roman" w:eastAsiaTheme="minorEastAsia" w:hAnsi="Times New Roman" w:cs="Times New Roman"/>
          <w:noProof/>
          <w:color w:val="auto"/>
          <w:sz w:val="28"/>
          <w:szCs w:val="28"/>
          <w:rPrChange w:id="978" w:author="Carlos Erazo" w:date="2020-08-15T05:52:00Z">
            <w:rPr>
              <w:del w:id="979" w:author="Carlos Erazo" w:date="2020-08-15T05:52:00Z"/>
              <w:rFonts w:ascii="Times New Roman" w:eastAsiaTheme="minorEastAsia" w:hAnsi="Times New Roman" w:cs="Times New Roman"/>
              <w:noProof/>
              <w:color w:val="auto"/>
              <w:sz w:val="24"/>
              <w:szCs w:val="24"/>
            </w:rPr>
          </w:rPrChange>
        </w:rPr>
      </w:pPr>
      <w:del w:id="980" w:author="Carlos Erazo" w:date="2020-08-15T05:52:00Z">
        <w:r w:rsidRPr="00D57E3F" w:rsidDel="00D57E3F">
          <w:rPr>
            <w:rFonts w:ascii="Times New Roman" w:hAnsi="Times New Roman" w:cs="Times New Roman"/>
            <w:noProof/>
            <w:sz w:val="28"/>
            <w:szCs w:val="28"/>
            <w:rPrChange w:id="981" w:author="Carlos Erazo" w:date="2020-08-15T05:52:00Z">
              <w:rPr>
                <w:rFonts w:ascii="Times New Roman" w:hAnsi="Times New Roman" w:cs="Times New Roman"/>
                <w:noProof/>
                <w:sz w:val="24"/>
                <w:szCs w:val="24"/>
              </w:rPr>
            </w:rPrChange>
          </w:rPr>
          <w:delText>2.2. Statistics</w:delText>
        </w:r>
        <w:r w:rsidRPr="00D57E3F" w:rsidDel="00D57E3F">
          <w:rPr>
            <w:rFonts w:ascii="Times New Roman" w:hAnsi="Times New Roman" w:cs="Times New Roman"/>
            <w:noProof/>
            <w:sz w:val="28"/>
            <w:szCs w:val="28"/>
            <w:rPrChange w:id="982"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983"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984" w:author="Carlos Erazo" w:date="2020-08-15T05:52:00Z">
              <w:rPr>
                <w:rFonts w:ascii="Times New Roman" w:hAnsi="Times New Roman" w:cs="Times New Roman"/>
                <w:noProof/>
                <w:sz w:val="24"/>
                <w:szCs w:val="24"/>
              </w:rPr>
            </w:rPrChange>
          </w:rPr>
          <w:delInstrText xml:space="preserve"> PAGEREF _Toc48344854 \h </w:delInstrText>
        </w:r>
        <w:r w:rsidRPr="00D57E3F" w:rsidDel="00D57E3F">
          <w:rPr>
            <w:rFonts w:ascii="Times New Roman" w:hAnsi="Times New Roman" w:cs="Times New Roman"/>
            <w:noProof/>
            <w:sz w:val="28"/>
            <w:szCs w:val="28"/>
            <w:rPrChange w:id="985" w:author="Carlos Erazo" w:date="2020-08-15T05:52:00Z">
              <w:rPr>
                <w:rFonts w:ascii="Times New Roman" w:hAnsi="Times New Roman" w:cs="Times New Roman"/>
                <w:noProof/>
                <w:sz w:val="24"/>
                <w:szCs w:val="24"/>
              </w:rPr>
            </w:rPrChange>
          </w:rPr>
          <w:fldChar w:fldCharType="separate"/>
        </w:r>
      </w:del>
      <w:ins w:id="986" w:author="Carlos Erazo" w:date="2020-08-15T05:52:00Z">
        <w:r w:rsidR="00D57E3F" w:rsidRPr="00D57E3F">
          <w:rPr>
            <w:rFonts w:ascii="Times New Roman" w:hAnsi="Times New Roman" w:cs="Times New Roman"/>
            <w:b w:val="0"/>
            <w:bCs w:val="0"/>
            <w:noProof/>
            <w:sz w:val="28"/>
            <w:szCs w:val="28"/>
            <w:rPrChange w:id="987" w:author="Carlos Erazo" w:date="2020-08-15T05:52:00Z">
              <w:rPr>
                <w:rFonts w:ascii="Times New Roman" w:hAnsi="Times New Roman" w:cs="Times New Roman"/>
                <w:b w:val="0"/>
                <w:bCs w:val="0"/>
                <w:noProof/>
                <w:szCs w:val="24"/>
              </w:rPr>
            </w:rPrChange>
          </w:rPr>
          <w:t>Error! Bookmark not defined.</w:t>
        </w:r>
      </w:ins>
      <w:del w:id="988" w:author="Carlos Erazo" w:date="2020-08-15T05:52:00Z">
        <w:r w:rsidRPr="00D57E3F" w:rsidDel="00D57E3F">
          <w:rPr>
            <w:rFonts w:ascii="Times New Roman" w:hAnsi="Times New Roman" w:cs="Times New Roman"/>
            <w:noProof/>
            <w:sz w:val="28"/>
            <w:szCs w:val="28"/>
            <w:rPrChange w:id="989"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990" w:author="Carlos Erazo" w:date="2020-08-15T05:52:00Z">
              <w:rPr>
                <w:rFonts w:ascii="Times New Roman" w:hAnsi="Times New Roman" w:cs="Times New Roman"/>
                <w:noProof/>
                <w:sz w:val="24"/>
                <w:szCs w:val="24"/>
              </w:rPr>
            </w:rPrChange>
          </w:rPr>
          <w:fldChar w:fldCharType="end"/>
        </w:r>
      </w:del>
    </w:p>
    <w:p w14:paraId="124463C3" w14:textId="50AD61F1" w:rsidR="00344313" w:rsidRPr="00D57E3F" w:rsidDel="00D57E3F" w:rsidRDefault="00344313" w:rsidP="00654C8B">
      <w:pPr>
        <w:pStyle w:val="TOC2"/>
        <w:rPr>
          <w:del w:id="991" w:author="Carlos Erazo" w:date="2020-08-15T05:52:00Z"/>
          <w:rFonts w:ascii="Times New Roman" w:eastAsiaTheme="minorEastAsia" w:hAnsi="Times New Roman" w:cs="Times New Roman"/>
          <w:noProof/>
          <w:color w:val="auto"/>
          <w:sz w:val="28"/>
          <w:szCs w:val="28"/>
          <w:rPrChange w:id="992" w:author="Carlos Erazo" w:date="2020-08-15T05:52:00Z">
            <w:rPr>
              <w:del w:id="993" w:author="Carlos Erazo" w:date="2020-08-15T05:52:00Z"/>
              <w:rFonts w:ascii="Times New Roman" w:eastAsiaTheme="minorEastAsia" w:hAnsi="Times New Roman" w:cs="Times New Roman"/>
              <w:noProof/>
              <w:color w:val="auto"/>
              <w:sz w:val="24"/>
              <w:szCs w:val="24"/>
            </w:rPr>
          </w:rPrChange>
        </w:rPr>
      </w:pPr>
      <w:del w:id="994" w:author="Carlos Erazo" w:date="2020-08-15T05:52:00Z">
        <w:r w:rsidRPr="00D57E3F" w:rsidDel="00D57E3F">
          <w:rPr>
            <w:rFonts w:ascii="Times New Roman" w:hAnsi="Times New Roman" w:cs="Times New Roman"/>
            <w:noProof/>
            <w:sz w:val="28"/>
            <w:szCs w:val="28"/>
            <w:rPrChange w:id="995" w:author="Carlos Erazo" w:date="2020-08-15T05:52:00Z">
              <w:rPr>
                <w:rFonts w:ascii="Times New Roman" w:hAnsi="Times New Roman" w:cs="Times New Roman"/>
                <w:noProof/>
                <w:sz w:val="24"/>
                <w:szCs w:val="24"/>
              </w:rPr>
            </w:rPrChange>
          </w:rPr>
          <w:delText>2.3. Neural Networks</w:delText>
        </w:r>
        <w:r w:rsidRPr="00D57E3F" w:rsidDel="00D57E3F">
          <w:rPr>
            <w:rFonts w:ascii="Times New Roman" w:hAnsi="Times New Roman" w:cs="Times New Roman"/>
            <w:noProof/>
            <w:sz w:val="28"/>
            <w:szCs w:val="28"/>
            <w:rPrChange w:id="996"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997"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998" w:author="Carlos Erazo" w:date="2020-08-15T05:52:00Z">
              <w:rPr>
                <w:rFonts w:ascii="Times New Roman" w:hAnsi="Times New Roman" w:cs="Times New Roman"/>
                <w:noProof/>
                <w:sz w:val="24"/>
                <w:szCs w:val="24"/>
              </w:rPr>
            </w:rPrChange>
          </w:rPr>
          <w:delInstrText xml:space="preserve"> PAGEREF _Toc48344855 \h </w:delInstrText>
        </w:r>
        <w:r w:rsidRPr="00D57E3F" w:rsidDel="00D57E3F">
          <w:rPr>
            <w:rFonts w:ascii="Times New Roman" w:hAnsi="Times New Roman" w:cs="Times New Roman"/>
            <w:noProof/>
            <w:sz w:val="28"/>
            <w:szCs w:val="28"/>
            <w:rPrChange w:id="999" w:author="Carlos Erazo" w:date="2020-08-15T05:52:00Z">
              <w:rPr>
                <w:rFonts w:ascii="Times New Roman" w:hAnsi="Times New Roman" w:cs="Times New Roman"/>
                <w:noProof/>
                <w:sz w:val="24"/>
                <w:szCs w:val="24"/>
              </w:rPr>
            </w:rPrChange>
          </w:rPr>
          <w:fldChar w:fldCharType="separate"/>
        </w:r>
      </w:del>
      <w:ins w:id="1000" w:author="Carlos Erazo" w:date="2020-08-15T05:52:00Z">
        <w:r w:rsidR="00D57E3F" w:rsidRPr="00D57E3F">
          <w:rPr>
            <w:rFonts w:ascii="Times New Roman" w:hAnsi="Times New Roman" w:cs="Times New Roman"/>
            <w:b w:val="0"/>
            <w:bCs w:val="0"/>
            <w:noProof/>
            <w:sz w:val="28"/>
            <w:szCs w:val="28"/>
            <w:rPrChange w:id="1001" w:author="Carlos Erazo" w:date="2020-08-15T05:52:00Z">
              <w:rPr>
                <w:rFonts w:ascii="Times New Roman" w:hAnsi="Times New Roman" w:cs="Times New Roman"/>
                <w:b w:val="0"/>
                <w:bCs w:val="0"/>
                <w:noProof/>
                <w:szCs w:val="24"/>
              </w:rPr>
            </w:rPrChange>
          </w:rPr>
          <w:t>Error! Bookmark not defined.</w:t>
        </w:r>
      </w:ins>
      <w:del w:id="1002" w:author="Carlos Erazo" w:date="2020-08-15T05:52:00Z">
        <w:r w:rsidRPr="00D57E3F" w:rsidDel="00D57E3F">
          <w:rPr>
            <w:rFonts w:ascii="Times New Roman" w:hAnsi="Times New Roman" w:cs="Times New Roman"/>
            <w:noProof/>
            <w:sz w:val="28"/>
            <w:szCs w:val="28"/>
            <w:rPrChange w:id="1003"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004" w:author="Carlos Erazo" w:date="2020-08-15T05:52:00Z">
              <w:rPr>
                <w:rFonts w:ascii="Times New Roman" w:hAnsi="Times New Roman" w:cs="Times New Roman"/>
                <w:noProof/>
                <w:sz w:val="24"/>
                <w:szCs w:val="24"/>
              </w:rPr>
            </w:rPrChange>
          </w:rPr>
          <w:fldChar w:fldCharType="end"/>
        </w:r>
      </w:del>
    </w:p>
    <w:p w14:paraId="64B3F3CC" w14:textId="0875EC0F" w:rsidR="00344313" w:rsidRPr="00D57E3F" w:rsidDel="00D57E3F" w:rsidRDefault="00344313" w:rsidP="00F90733">
      <w:pPr>
        <w:pStyle w:val="TOC1"/>
        <w:rPr>
          <w:del w:id="1005" w:author="Carlos Erazo" w:date="2020-08-15T05:52:00Z"/>
          <w:rFonts w:eastAsiaTheme="minorEastAsia"/>
          <w:noProof/>
          <w:color w:val="auto"/>
          <w:sz w:val="28"/>
          <w:szCs w:val="28"/>
          <w:rPrChange w:id="1006" w:author="Carlos Erazo" w:date="2020-08-15T05:52:00Z">
            <w:rPr>
              <w:del w:id="1007" w:author="Carlos Erazo" w:date="2020-08-15T05:52:00Z"/>
              <w:rFonts w:asciiTheme="minorHAnsi" w:eastAsiaTheme="minorEastAsia" w:hAnsiTheme="minorHAnsi" w:cstheme="minorBidi"/>
              <w:noProof/>
              <w:color w:val="auto"/>
              <w:sz w:val="22"/>
              <w:szCs w:val="22"/>
            </w:rPr>
          </w:rPrChange>
        </w:rPr>
      </w:pPr>
      <w:del w:id="1008" w:author="Carlos Erazo" w:date="2020-08-15T05:52:00Z">
        <w:r w:rsidRPr="00D57E3F" w:rsidDel="00D57E3F">
          <w:rPr>
            <w:noProof/>
            <w:sz w:val="28"/>
            <w:szCs w:val="28"/>
            <w:rPrChange w:id="1009" w:author="Carlos Erazo" w:date="2020-08-15T05:52:00Z">
              <w:rPr>
                <w:noProof/>
              </w:rPr>
            </w:rPrChange>
          </w:rPr>
          <w:delText>3. Design Methodology</w:delText>
        </w:r>
        <w:r w:rsidRPr="00D57E3F" w:rsidDel="00D57E3F">
          <w:rPr>
            <w:noProof/>
            <w:sz w:val="28"/>
            <w:szCs w:val="28"/>
            <w:rPrChange w:id="1010" w:author="Carlos Erazo" w:date="2020-08-15T05:52:00Z">
              <w:rPr>
                <w:noProof/>
              </w:rPr>
            </w:rPrChange>
          </w:rPr>
          <w:tab/>
        </w:r>
        <w:r w:rsidRPr="00D57E3F" w:rsidDel="00D57E3F">
          <w:rPr>
            <w:noProof/>
            <w:sz w:val="28"/>
            <w:szCs w:val="28"/>
            <w:rPrChange w:id="1011" w:author="Carlos Erazo" w:date="2020-08-15T05:52:00Z">
              <w:rPr>
                <w:noProof/>
              </w:rPr>
            </w:rPrChange>
          </w:rPr>
          <w:fldChar w:fldCharType="begin"/>
        </w:r>
        <w:r w:rsidRPr="00D57E3F" w:rsidDel="00D57E3F">
          <w:rPr>
            <w:noProof/>
            <w:sz w:val="28"/>
            <w:szCs w:val="28"/>
            <w:rPrChange w:id="1012" w:author="Carlos Erazo" w:date="2020-08-15T05:52:00Z">
              <w:rPr>
                <w:noProof/>
              </w:rPr>
            </w:rPrChange>
          </w:rPr>
          <w:delInstrText xml:space="preserve"> PAGEREF _Toc48344856 \h </w:delInstrText>
        </w:r>
        <w:r w:rsidRPr="00D57E3F" w:rsidDel="00D57E3F">
          <w:rPr>
            <w:noProof/>
            <w:sz w:val="28"/>
            <w:szCs w:val="28"/>
            <w:rPrChange w:id="1013" w:author="Carlos Erazo" w:date="2020-08-15T05:52:00Z">
              <w:rPr>
                <w:noProof/>
              </w:rPr>
            </w:rPrChange>
          </w:rPr>
          <w:fldChar w:fldCharType="separate"/>
        </w:r>
      </w:del>
      <w:ins w:id="1014" w:author="Carlos Erazo" w:date="2020-08-15T05:52:00Z">
        <w:r w:rsidR="00D57E3F" w:rsidRPr="00D57E3F">
          <w:rPr>
            <w:b w:val="0"/>
            <w:bCs w:val="0"/>
            <w:noProof/>
            <w:sz w:val="28"/>
            <w:szCs w:val="28"/>
            <w:rPrChange w:id="1015" w:author="Carlos Erazo" w:date="2020-08-15T05:52:00Z">
              <w:rPr>
                <w:b w:val="0"/>
                <w:bCs w:val="0"/>
                <w:noProof/>
              </w:rPr>
            </w:rPrChange>
          </w:rPr>
          <w:t>Error! Bookmark not defined.</w:t>
        </w:r>
      </w:ins>
      <w:del w:id="1016" w:author="Carlos Erazo" w:date="2020-08-15T05:52:00Z">
        <w:r w:rsidRPr="00D57E3F" w:rsidDel="00D57E3F">
          <w:rPr>
            <w:noProof/>
            <w:sz w:val="28"/>
            <w:szCs w:val="28"/>
            <w:rPrChange w:id="1017" w:author="Carlos Erazo" w:date="2020-08-15T05:52:00Z">
              <w:rPr>
                <w:noProof/>
              </w:rPr>
            </w:rPrChange>
          </w:rPr>
          <w:delText>2</w:delText>
        </w:r>
        <w:r w:rsidRPr="00D57E3F" w:rsidDel="00D57E3F">
          <w:rPr>
            <w:noProof/>
            <w:sz w:val="28"/>
            <w:szCs w:val="28"/>
            <w:rPrChange w:id="1018" w:author="Carlos Erazo" w:date="2020-08-15T05:52:00Z">
              <w:rPr>
                <w:noProof/>
              </w:rPr>
            </w:rPrChange>
          </w:rPr>
          <w:fldChar w:fldCharType="end"/>
        </w:r>
      </w:del>
    </w:p>
    <w:p w14:paraId="669CCFA5" w14:textId="5038A615" w:rsidR="00344313" w:rsidRPr="00D57E3F" w:rsidDel="00D57E3F" w:rsidRDefault="00344313" w:rsidP="00654C8B">
      <w:pPr>
        <w:pStyle w:val="TOC2"/>
        <w:rPr>
          <w:del w:id="1019" w:author="Carlos Erazo" w:date="2020-08-15T05:52:00Z"/>
          <w:rFonts w:ascii="Times New Roman" w:eastAsiaTheme="minorEastAsia" w:hAnsi="Times New Roman" w:cs="Times New Roman"/>
          <w:noProof/>
          <w:color w:val="auto"/>
          <w:sz w:val="28"/>
          <w:szCs w:val="28"/>
          <w:rPrChange w:id="1020" w:author="Carlos Erazo" w:date="2020-08-15T05:52:00Z">
            <w:rPr>
              <w:del w:id="1021" w:author="Carlos Erazo" w:date="2020-08-15T05:52:00Z"/>
              <w:rFonts w:ascii="Times New Roman" w:eastAsiaTheme="minorEastAsia" w:hAnsi="Times New Roman" w:cs="Times New Roman"/>
              <w:noProof/>
              <w:color w:val="auto"/>
              <w:sz w:val="24"/>
              <w:szCs w:val="24"/>
            </w:rPr>
          </w:rPrChange>
        </w:rPr>
      </w:pPr>
      <w:del w:id="1022" w:author="Carlos Erazo" w:date="2020-08-15T05:52:00Z">
        <w:r w:rsidRPr="00D57E3F" w:rsidDel="00D57E3F">
          <w:rPr>
            <w:rFonts w:ascii="Times New Roman" w:hAnsi="Times New Roman" w:cs="Times New Roman"/>
            <w:noProof/>
            <w:sz w:val="28"/>
            <w:szCs w:val="28"/>
            <w:rPrChange w:id="1023" w:author="Carlos Erazo" w:date="2020-08-15T05:52:00Z">
              <w:rPr>
                <w:rFonts w:ascii="Times New Roman" w:hAnsi="Times New Roman" w:cs="Times New Roman"/>
                <w:noProof/>
                <w:sz w:val="24"/>
                <w:szCs w:val="24"/>
              </w:rPr>
            </w:rPrChange>
          </w:rPr>
          <w:delText>3.1. Requirements</w:delText>
        </w:r>
        <w:r w:rsidRPr="00D57E3F" w:rsidDel="00D57E3F">
          <w:rPr>
            <w:rFonts w:ascii="Times New Roman" w:hAnsi="Times New Roman" w:cs="Times New Roman"/>
            <w:noProof/>
            <w:sz w:val="28"/>
            <w:szCs w:val="28"/>
            <w:rPrChange w:id="1024"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025"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026" w:author="Carlos Erazo" w:date="2020-08-15T05:52:00Z">
              <w:rPr>
                <w:rFonts w:ascii="Times New Roman" w:hAnsi="Times New Roman" w:cs="Times New Roman"/>
                <w:noProof/>
                <w:sz w:val="24"/>
                <w:szCs w:val="24"/>
              </w:rPr>
            </w:rPrChange>
          </w:rPr>
          <w:delInstrText xml:space="preserve"> PAGEREF _Toc48344857 \h </w:delInstrText>
        </w:r>
        <w:r w:rsidRPr="00D57E3F" w:rsidDel="00D57E3F">
          <w:rPr>
            <w:rFonts w:ascii="Times New Roman" w:hAnsi="Times New Roman" w:cs="Times New Roman"/>
            <w:noProof/>
            <w:sz w:val="28"/>
            <w:szCs w:val="28"/>
            <w:rPrChange w:id="1027" w:author="Carlos Erazo" w:date="2020-08-15T05:52:00Z">
              <w:rPr>
                <w:rFonts w:ascii="Times New Roman" w:hAnsi="Times New Roman" w:cs="Times New Roman"/>
                <w:noProof/>
                <w:sz w:val="24"/>
                <w:szCs w:val="24"/>
              </w:rPr>
            </w:rPrChange>
          </w:rPr>
          <w:fldChar w:fldCharType="separate"/>
        </w:r>
      </w:del>
      <w:ins w:id="1028" w:author="Carlos Erazo" w:date="2020-08-15T05:52:00Z">
        <w:r w:rsidR="00D57E3F" w:rsidRPr="00D57E3F">
          <w:rPr>
            <w:rFonts w:ascii="Times New Roman" w:hAnsi="Times New Roman" w:cs="Times New Roman"/>
            <w:b w:val="0"/>
            <w:bCs w:val="0"/>
            <w:noProof/>
            <w:sz w:val="28"/>
            <w:szCs w:val="28"/>
            <w:rPrChange w:id="1029" w:author="Carlos Erazo" w:date="2020-08-15T05:52:00Z">
              <w:rPr>
                <w:rFonts w:ascii="Times New Roman" w:hAnsi="Times New Roman" w:cs="Times New Roman"/>
                <w:b w:val="0"/>
                <w:bCs w:val="0"/>
                <w:noProof/>
                <w:szCs w:val="24"/>
              </w:rPr>
            </w:rPrChange>
          </w:rPr>
          <w:t>Error! Bookmark not defined.</w:t>
        </w:r>
      </w:ins>
      <w:del w:id="1030" w:author="Carlos Erazo" w:date="2020-08-15T05:52:00Z">
        <w:r w:rsidRPr="00D57E3F" w:rsidDel="00D57E3F">
          <w:rPr>
            <w:rFonts w:ascii="Times New Roman" w:hAnsi="Times New Roman" w:cs="Times New Roman"/>
            <w:noProof/>
            <w:sz w:val="28"/>
            <w:szCs w:val="28"/>
            <w:rPrChange w:id="1031"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032" w:author="Carlos Erazo" w:date="2020-08-15T05:52:00Z">
              <w:rPr>
                <w:rFonts w:ascii="Times New Roman" w:hAnsi="Times New Roman" w:cs="Times New Roman"/>
                <w:noProof/>
                <w:sz w:val="24"/>
                <w:szCs w:val="24"/>
              </w:rPr>
            </w:rPrChange>
          </w:rPr>
          <w:fldChar w:fldCharType="end"/>
        </w:r>
      </w:del>
    </w:p>
    <w:p w14:paraId="28D6D46B" w14:textId="38FC2D92" w:rsidR="00344313" w:rsidRPr="00D57E3F" w:rsidDel="00D57E3F" w:rsidRDefault="00344313" w:rsidP="00654C8B">
      <w:pPr>
        <w:pStyle w:val="TOC2"/>
        <w:rPr>
          <w:del w:id="1033" w:author="Carlos Erazo" w:date="2020-08-15T05:52:00Z"/>
          <w:rFonts w:ascii="Times New Roman" w:eastAsiaTheme="minorEastAsia" w:hAnsi="Times New Roman" w:cs="Times New Roman"/>
          <w:noProof/>
          <w:color w:val="auto"/>
          <w:sz w:val="28"/>
          <w:szCs w:val="28"/>
          <w:rPrChange w:id="1034" w:author="Carlos Erazo" w:date="2020-08-15T05:52:00Z">
            <w:rPr>
              <w:del w:id="1035" w:author="Carlos Erazo" w:date="2020-08-15T05:52:00Z"/>
              <w:rFonts w:ascii="Times New Roman" w:eastAsiaTheme="minorEastAsia" w:hAnsi="Times New Roman" w:cs="Times New Roman"/>
              <w:noProof/>
              <w:color w:val="auto"/>
              <w:sz w:val="24"/>
              <w:szCs w:val="24"/>
            </w:rPr>
          </w:rPrChange>
        </w:rPr>
      </w:pPr>
      <w:del w:id="1036" w:author="Carlos Erazo" w:date="2020-08-15T05:52:00Z">
        <w:r w:rsidRPr="00D57E3F" w:rsidDel="00D57E3F">
          <w:rPr>
            <w:rFonts w:ascii="Times New Roman" w:hAnsi="Times New Roman" w:cs="Times New Roman"/>
            <w:noProof/>
            <w:sz w:val="28"/>
            <w:szCs w:val="28"/>
            <w:rPrChange w:id="1037" w:author="Carlos Erazo" w:date="2020-08-15T05:52:00Z">
              <w:rPr>
                <w:rFonts w:ascii="Times New Roman" w:hAnsi="Times New Roman" w:cs="Times New Roman"/>
                <w:noProof/>
                <w:sz w:val="24"/>
                <w:szCs w:val="24"/>
              </w:rPr>
            </w:rPrChange>
          </w:rPr>
          <w:delText>3.2. Architecture</w:delText>
        </w:r>
        <w:r w:rsidRPr="00D57E3F" w:rsidDel="00D57E3F">
          <w:rPr>
            <w:rFonts w:ascii="Times New Roman" w:hAnsi="Times New Roman" w:cs="Times New Roman"/>
            <w:noProof/>
            <w:sz w:val="28"/>
            <w:szCs w:val="28"/>
            <w:rPrChange w:id="1038"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039"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040" w:author="Carlos Erazo" w:date="2020-08-15T05:52:00Z">
              <w:rPr>
                <w:rFonts w:ascii="Times New Roman" w:hAnsi="Times New Roman" w:cs="Times New Roman"/>
                <w:noProof/>
                <w:sz w:val="24"/>
                <w:szCs w:val="24"/>
              </w:rPr>
            </w:rPrChange>
          </w:rPr>
          <w:delInstrText xml:space="preserve"> PAGEREF _Toc48344858 \h </w:delInstrText>
        </w:r>
        <w:r w:rsidRPr="00D57E3F" w:rsidDel="00D57E3F">
          <w:rPr>
            <w:rFonts w:ascii="Times New Roman" w:hAnsi="Times New Roman" w:cs="Times New Roman"/>
            <w:noProof/>
            <w:sz w:val="28"/>
            <w:szCs w:val="28"/>
            <w:rPrChange w:id="1041" w:author="Carlos Erazo" w:date="2020-08-15T05:52:00Z">
              <w:rPr>
                <w:rFonts w:ascii="Times New Roman" w:hAnsi="Times New Roman" w:cs="Times New Roman"/>
                <w:noProof/>
                <w:sz w:val="24"/>
                <w:szCs w:val="24"/>
              </w:rPr>
            </w:rPrChange>
          </w:rPr>
          <w:fldChar w:fldCharType="separate"/>
        </w:r>
      </w:del>
      <w:ins w:id="1042" w:author="Carlos Erazo" w:date="2020-08-15T05:52:00Z">
        <w:r w:rsidR="00D57E3F" w:rsidRPr="00D57E3F">
          <w:rPr>
            <w:rFonts w:ascii="Times New Roman" w:hAnsi="Times New Roman" w:cs="Times New Roman"/>
            <w:b w:val="0"/>
            <w:bCs w:val="0"/>
            <w:noProof/>
            <w:sz w:val="28"/>
            <w:szCs w:val="28"/>
            <w:rPrChange w:id="1043" w:author="Carlos Erazo" w:date="2020-08-15T05:52:00Z">
              <w:rPr>
                <w:rFonts w:ascii="Times New Roman" w:hAnsi="Times New Roman" w:cs="Times New Roman"/>
                <w:b w:val="0"/>
                <w:bCs w:val="0"/>
                <w:noProof/>
                <w:szCs w:val="24"/>
              </w:rPr>
            </w:rPrChange>
          </w:rPr>
          <w:t>Error! Bookmark not defined.</w:t>
        </w:r>
      </w:ins>
      <w:del w:id="1044" w:author="Carlos Erazo" w:date="2020-08-15T05:52:00Z">
        <w:r w:rsidRPr="00D57E3F" w:rsidDel="00D57E3F">
          <w:rPr>
            <w:rFonts w:ascii="Times New Roman" w:hAnsi="Times New Roman" w:cs="Times New Roman"/>
            <w:noProof/>
            <w:sz w:val="28"/>
            <w:szCs w:val="28"/>
            <w:rPrChange w:id="1045"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046" w:author="Carlos Erazo" w:date="2020-08-15T05:52:00Z">
              <w:rPr>
                <w:rFonts w:ascii="Times New Roman" w:hAnsi="Times New Roman" w:cs="Times New Roman"/>
                <w:noProof/>
                <w:sz w:val="24"/>
                <w:szCs w:val="24"/>
              </w:rPr>
            </w:rPrChange>
          </w:rPr>
          <w:fldChar w:fldCharType="end"/>
        </w:r>
      </w:del>
    </w:p>
    <w:p w14:paraId="549FE0CA" w14:textId="11500DB8" w:rsidR="00344313" w:rsidRPr="00D57E3F" w:rsidDel="00D57E3F" w:rsidRDefault="00344313" w:rsidP="00654C8B">
      <w:pPr>
        <w:pStyle w:val="TOC2"/>
        <w:rPr>
          <w:del w:id="1047" w:author="Carlos Erazo" w:date="2020-08-15T05:52:00Z"/>
          <w:rFonts w:ascii="Times New Roman" w:eastAsiaTheme="minorEastAsia" w:hAnsi="Times New Roman" w:cs="Times New Roman"/>
          <w:noProof/>
          <w:color w:val="auto"/>
          <w:sz w:val="28"/>
          <w:szCs w:val="28"/>
          <w:rPrChange w:id="1048" w:author="Carlos Erazo" w:date="2020-08-15T05:52:00Z">
            <w:rPr>
              <w:del w:id="1049" w:author="Carlos Erazo" w:date="2020-08-15T05:52:00Z"/>
              <w:rFonts w:ascii="Times New Roman" w:eastAsiaTheme="minorEastAsia" w:hAnsi="Times New Roman" w:cs="Times New Roman"/>
              <w:noProof/>
              <w:color w:val="auto"/>
              <w:sz w:val="24"/>
              <w:szCs w:val="24"/>
            </w:rPr>
          </w:rPrChange>
        </w:rPr>
      </w:pPr>
      <w:del w:id="1050" w:author="Carlos Erazo" w:date="2020-08-15T05:52:00Z">
        <w:r w:rsidRPr="00D57E3F" w:rsidDel="00D57E3F">
          <w:rPr>
            <w:rFonts w:ascii="Times New Roman" w:hAnsi="Times New Roman" w:cs="Times New Roman"/>
            <w:noProof/>
            <w:sz w:val="28"/>
            <w:szCs w:val="28"/>
            <w:rPrChange w:id="1051" w:author="Carlos Erazo" w:date="2020-08-15T05:52:00Z">
              <w:rPr>
                <w:rFonts w:ascii="Times New Roman" w:hAnsi="Times New Roman" w:cs="Times New Roman"/>
                <w:noProof/>
                <w:sz w:val="24"/>
                <w:szCs w:val="24"/>
              </w:rPr>
            </w:rPrChange>
          </w:rPr>
          <w:delText>3.3. External libraries</w:delText>
        </w:r>
        <w:r w:rsidRPr="00D57E3F" w:rsidDel="00D57E3F">
          <w:rPr>
            <w:rFonts w:ascii="Times New Roman" w:hAnsi="Times New Roman" w:cs="Times New Roman"/>
            <w:noProof/>
            <w:sz w:val="28"/>
            <w:szCs w:val="28"/>
            <w:rPrChange w:id="1052"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053"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054" w:author="Carlos Erazo" w:date="2020-08-15T05:52:00Z">
              <w:rPr>
                <w:rFonts w:ascii="Times New Roman" w:hAnsi="Times New Roman" w:cs="Times New Roman"/>
                <w:noProof/>
                <w:sz w:val="24"/>
                <w:szCs w:val="24"/>
              </w:rPr>
            </w:rPrChange>
          </w:rPr>
          <w:delInstrText xml:space="preserve"> PAGEREF _Toc48344859 \h </w:delInstrText>
        </w:r>
        <w:r w:rsidRPr="00D57E3F" w:rsidDel="00D57E3F">
          <w:rPr>
            <w:rFonts w:ascii="Times New Roman" w:hAnsi="Times New Roman" w:cs="Times New Roman"/>
            <w:noProof/>
            <w:sz w:val="28"/>
            <w:szCs w:val="28"/>
            <w:rPrChange w:id="1055" w:author="Carlos Erazo" w:date="2020-08-15T05:52:00Z">
              <w:rPr>
                <w:rFonts w:ascii="Times New Roman" w:hAnsi="Times New Roman" w:cs="Times New Roman"/>
                <w:noProof/>
                <w:sz w:val="24"/>
                <w:szCs w:val="24"/>
              </w:rPr>
            </w:rPrChange>
          </w:rPr>
          <w:fldChar w:fldCharType="separate"/>
        </w:r>
      </w:del>
      <w:ins w:id="1056" w:author="Carlos Erazo" w:date="2020-08-15T05:52:00Z">
        <w:r w:rsidR="00D57E3F" w:rsidRPr="00D57E3F">
          <w:rPr>
            <w:rFonts w:ascii="Times New Roman" w:hAnsi="Times New Roman" w:cs="Times New Roman"/>
            <w:b w:val="0"/>
            <w:bCs w:val="0"/>
            <w:noProof/>
            <w:sz w:val="28"/>
            <w:szCs w:val="28"/>
            <w:rPrChange w:id="1057" w:author="Carlos Erazo" w:date="2020-08-15T05:52:00Z">
              <w:rPr>
                <w:rFonts w:ascii="Times New Roman" w:hAnsi="Times New Roman" w:cs="Times New Roman"/>
                <w:b w:val="0"/>
                <w:bCs w:val="0"/>
                <w:noProof/>
                <w:szCs w:val="24"/>
              </w:rPr>
            </w:rPrChange>
          </w:rPr>
          <w:t>Error! Bookmark not defined.</w:t>
        </w:r>
      </w:ins>
      <w:del w:id="1058" w:author="Carlos Erazo" w:date="2020-08-15T05:52:00Z">
        <w:r w:rsidRPr="00D57E3F" w:rsidDel="00D57E3F">
          <w:rPr>
            <w:rFonts w:ascii="Times New Roman" w:hAnsi="Times New Roman" w:cs="Times New Roman"/>
            <w:noProof/>
            <w:sz w:val="28"/>
            <w:szCs w:val="28"/>
            <w:rPrChange w:id="1059"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060" w:author="Carlos Erazo" w:date="2020-08-15T05:52:00Z">
              <w:rPr>
                <w:rFonts w:ascii="Times New Roman" w:hAnsi="Times New Roman" w:cs="Times New Roman"/>
                <w:noProof/>
                <w:sz w:val="24"/>
                <w:szCs w:val="24"/>
              </w:rPr>
            </w:rPrChange>
          </w:rPr>
          <w:fldChar w:fldCharType="end"/>
        </w:r>
      </w:del>
    </w:p>
    <w:p w14:paraId="147F9002" w14:textId="1EBFEA28" w:rsidR="00344313" w:rsidRPr="00D57E3F" w:rsidDel="00D57E3F" w:rsidRDefault="00344313" w:rsidP="00654C8B">
      <w:pPr>
        <w:pStyle w:val="TOC2"/>
        <w:rPr>
          <w:del w:id="1061" w:author="Carlos Erazo" w:date="2020-08-15T05:52:00Z"/>
          <w:rFonts w:ascii="Times New Roman" w:eastAsiaTheme="minorEastAsia" w:hAnsi="Times New Roman" w:cs="Times New Roman"/>
          <w:noProof/>
          <w:color w:val="auto"/>
          <w:sz w:val="28"/>
          <w:szCs w:val="28"/>
          <w:rPrChange w:id="1062" w:author="Carlos Erazo" w:date="2020-08-15T05:52:00Z">
            <w:rPr>
              <w:del w:id="1063" w:author="Carlos Erazo" w:date="2020-08-15T05:52:00Z"/>
              <w:rFonts w:ascii="Times New Roman" w:eastAsiaTheme="minorEastAsia" w:hAnsi="Times New Roman" w:cs="Times New Roman"/>
              <w:noProof/>
              <w:color w:val="auto"/>
              <w:sz w:val="24"/>
              <w:szCs w:val="24"/>
            </w:rPr>
          </w:rPrChange>
        </w:rPr>
      </w:pPr>
      <w:del w:id="1064" w:author="Carlos Erazo" w:date="2020-08-15T05:52:00Z">
        <w:r w:rsidRPr="00D57E3F" w:rsidDel="00D57E3F">
          <w:rPr>
            <w:rFonts w:ascii="Times New Roman" w:hAnsi="Times New Roman" w:cs="Times New Roman"/>
            <w:noProof/>
            <w:sz w:val="28"/>
            <w:szCs w:val="28"/>
            <w:rPrChange w:id="1065" w:author="Carlos Erazo" w:date="2020-08-15T05:52:00Z">
              <w:rPr>
                <w:rFonts w:ascii="Times New Roman" w:hAnsi="Times New Roman" w:cs="Times New Roman"/>
                <w:noProof/>
                <w:sz w:val="24"/>
                <w:szCs w:val="24"/>
              </w:rPr>
            </w:rPrChange>
          </w:rPr>
          <w:delText>3.4. Data sources</w:delText>
        </w:r>
        <w:r w:rsidRPr="00D57E3F" w:rsidDel="00D57E3F">
          <w:rPr>
            <w:rFonts w:ascii="Times New Roman" w:hAnsi="Times New Roman" w:cs="Times New Roman"/>
            <w:noProof/>
            <w:sz w:val="28"/>
            <w:szCs w:val="28"/>
            <w:rPrChange w:id="1066"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067"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068" w:author="Carlos Erazo" w:date="2020-08-15T05:52:00Z">
              <w:rPr>
                <w:rFonts w:ascii="Times New Roman" w:hAnsi="Times New Roman" w:cs="Times New Roman"/>
                <w:noProof/>
                <w:sz w:val="24"/>
                <w:szCs w:val="24"/>
              </w:rPr>
            </w:rPrChange>
          </w:rPr>
          <w:delInstrText xml:space="preserve"> PAGEREF _Toc48344860 \h </w:delInstrText>
        </w:r>
        <w:r w:rsidRPr="00D57E3F" w:rsidDel="00D57E3F">
          <w:rPr>
            <w:rFonts w:ascii="Times New Roman" w:hAnsi="Times New Roman" w:cs="Times New Roman"/>
            <w:noProof/>
            <w:sz w:val="28"/>
            <w:szCs w:val="28"/>
            <w:rPrChange w:id="1069" w:author="Carlos Erazo" w:date="2020-08-15T05:52:00Z">
              <w:rPr>
                <w:rFonts w:ascii="Times New Roman" w:hAnsi="Times New Roman" w:cs="Times New Roman"/>
                <w:noProof/>
                <w:sz w:val="24"/>
                <w:szCs w:val="24"/>
              </w:rPr>
            </w:rPrChange>
          </w:rPr>
          <w:fldChar w:fldCharType="separate"/>
        </w:r>
      </w:del>
      <w:ins w:id="1070" w:author="Carlos Erazo" w:date="2020-08-15T05:52:00Z">
        <w:r w:rsidR="00D57E3F" w:rsidRPr="00D57E3F">
          <w:rPr>
            <w:rFonts w:ascii="Times New Roman" w:hAnsi="Times New Roman" w:cs="Times New Roman"/>
            <w:b w:val="0"/>
            <w:bCs w:val="0"/>
            <w:noProof/>
            <w:sz w:val="28"/>
            <w:szCs w:val="28"/>
            <w:rPrChange w:id="1071" w:author="Carlos Erazo" w:date="2020-08-15T05:52:00Z">
              <w:rPr>
                <w:rFonts w:ascii="Times New Roman" w:hAnsi="Times New Roman" w:cs="Times New Roman"/>
                <w:b w:val="0"/>
                <w:bCs w:val="0"/>
                <w:noProof/>
                <w:szCs w:val="24"/>
              </w:rPr>
            </w:rPrChange>
          </w:rPr>
          <w:t>Error! Bookmark not defined.</w:t>
        </w:r>
      </w:ins>
      <w:del w:id="1072" w:author="Carlos Erazo" w:date="2020-08-15T05:52:00Z">
        <w:r w:rsidRPr="00D57E3F" w:rsidDel="00D57E3F">
          <w:rPr>
            <w:rFonts w:ascii="Times New Roman" w:hAnsi="Times New Roman" w:cs="Times New Roman"/>
            <w:noProof/>
            <w:sz w:val="28"/>
            <w:szCs w:val="28"/>
            <w:rPrChange w:id="1073"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074" w:author="Carlos Erazo" w:date="2020-08-15T05:52:00Z">
              <w:rPr>
                <w:rFonts w:ascii="Times New Roman" w:hAnsi="Times New Roman" w:cs="Times New Roman"/>
                <w:noProof/>
                <w:sz w:val="24"/>
                <w:szCs w:val="24"/>
              </w:rPr>
            </w:rPrChange>
          </w:rPr>
          <w:fldChar w:fldCharType="end"/>
        </w:r>
      </w:del>
    </w:p>
    <w:p w14:paraId="7CC46268" w14:textId="2AEE42DA" w:rsidR="00344313" w:rsidRPr="00D57E3F" w:rsidDel="00D57E3F" w:rsidRDefault="00344313" w:rsidP="00654C8B">
      <w:pPr>
        <w:pStyle w:val="TOC3"/>
        <w:rPr>
          <w:del w:id="1075" w:author="Carlos Erazo" w:date="2020-08-15T05:52:00Z"/>
          <w:rFonts w:ascii="Times New Roman" w:eastAsiaTheme="minorEastAsia" w:hAnsi="Times New Roman" w:cs="Times New Roman"/>
          <w:noProof/>
          <w:color w:val="auto"/>
          <w:sz w:val="28"/>
          <w:szCs w:val="28"/>
          <w:rPrChange w:id="1076" w:author="Carlos Erazo" w:date="2020-08-15T05:52:00Z">
            <w:rPr>
              <w:del w:id="1077" w:author="Carlos Erazo" w:date="2020-08-15T05:52:00Z"/>
              <w:rFonts w:eastAsiaTheme="minorEastAsia" w:cstheme="minorBidi"/>
              <w:smallCaps w:val="0"/>
              <w:noProof/>
              <w:color w:val="auto"/>
            </w:rPr>
          </w:rPrChange>
        </w:rPr>
      </w:pPr>
      <w:del w:id="1078" w:author="Carlos Erazo" w:date="2020-08-15T05:52:00Z">
        <w:r w:rsidRPr="00D57E3F" w:rsidDel="00D57E3F">
          <w:rPr>
            <w:rFonts w:ascii="Times New Roman" w:hAnsi="Times New Roman" w:cs="Times New Roman"/>
            <w:noProof/>
            <w:sz w:val="28"/>
            <w:szCs w:val="28"/>
            <w:rPrChange w:id="1079" w:author="Carlos Erazo" w:date="2020-08-15T05:52:00Z">
              <w:rPr>
                <w:rFonts w:ascii="Times New Roman" w:hAnsi="Times New Roman" w:cs="Times New Roman"/>
                <w:noProof/>
              </w:rPr>
            </w:rPrChange>
          </w:rPr>
          <w:delText>3.4.1. AEMET</w:delText>
        </w:r>
        <w:r w:rsidRPr="00D57E3F" w:rsidDel="00D57E3F">
          <w:rPr>
            <w:rFonts w:ascii="Times New Roman" w:hAnsi="Times New Roman" w:cs="Times New Roman"/>
            <w:noProof/>
            <w:sz w:val="28"/>
            <w:szCs w:val="28"/>
            <w:rPrChange w:id="1080"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081"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082" w:author="Carlos Erazo" w:date="2020-08-15T05:52:00Z">
              <w:rPr>
                <w:rFonts w:ascii="Times New Roman" w:hAnsi="Times New Roman" w:cs="Times New Roman"/>
                <w:noProof/>
              </w:rPr>
            </w:rPrChange>
          </w:rPr>
          <w:delInstrText xml:space="preserve"> PAGEREF _Toc48344861 \h </w:delInstrText>
        </w:r>
        <w:r w:rsidRPr="00D57E3F" w:rsidDel="00D57E3F">
          <w:rPr>
            <w:rFonts w:ascii="Times New Roman" w:hAnsi="Times New Roman" w:cs="Times New Roman"/>
            <w:noProof/>
            <w:sz w:val="28"/>
            <w:szCs w:val="28"/>
            <w:rPrChange w:id="1083" w:author="Carlos Erazo" w:date="2020-08-15T05:52:00Z">
              <w:rPr>
                <w:rFonts w:ascii="Times New Roman" w:hAnsi="Times New Roman" w:cs="Times New Roman"/>
                <w:noProof/>
              </w:rPr>
            </w:rPrChange>
          </w:rPr>
          <w:fldChar w:fldCharType="separate"/>
        </w:r>
      </w:del>
      <w:ins w:id="1084" w:author="Carlos Erazo" w:date="2020-08-15T05:52:00Z">
        <w:r w:rsidR="00D57E3F" w:rsidRPr="00D57E3F">
          <w:rPr>
            <w:rFonts w:ascii="Times New Roman" w:hAnsi="Times New Roman" w:cs="Times New Roman"/>
            <w:b/>
            <w:bCs/>
            <w:noProof/>
            <w:sz w:val="28"/>
            <w:szCs w:val="28"/>
            <w:rPrChange w:id="1085" w:author="Carlos Erazo" w:date="2020-08-15T05:52:00Z">
              <w:rPr>
                <w:rFonts w:ascii="Times New Roman" w:hAnsi="Times New Roman" w:cs="Times New Roman"/>
                <w:b/>
                <w:bCs/>
                <w:noProof/>
              </w:rPr>
            </w:rPrChange>
          </w:rPr>
          <w:t>Error! Bookmark not defined.</w:t>
        </w:r>
      </w:ins>
      <w:del w:id="1086" w:author="Carlos Erazo" w:date="2020-08-15T05:52:00Z">
        <w:r w:rsidRPr="00D57E3F" w:rsidDel="00D57E3F">
          <w:rPr>
            <w:rFonts w:ascii="Times New Roman" w:hAnsi="Times New Roman" w:cs="Times New Roman"/>
            <w:noProof/>
            <w:sz w:val="28"/>
            <w:szCs w:val="28"/>
            <w:rPrChange w:id="1087"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088" w:author="Carlos Erazo" w:date="2020-08-15T05:52:00Z">
              <w:rPr>
                <w:rFonts w:ascii="Times New Roman" w:hAnsi="Times New Roman" w:cs="Times New Roman"/>
                <w:noProof/>
              </w:rPr>
            </w:rPrChange>
          </w:rPr>
          <w:fldChar w:fldCharType="end"/>
        </w:r>
      </w:del>
    </w:p>
    <w:p w14:paraId="15002D24" w14:textId="6FD452E9" w:rsidR="00344313" w:rsidRPr="00D57E3F" w:rsidDel="00D57E3F" w:rsidRDefault="00344313" w:rsidP="00654C8B">
      <w:pPr>
        <w:pStyle w:val="TOC3"/>
        <w:rPr>
          <w:del w:id="1089" w:author="Carlos Erazo" w:date="2020-08-15T05:52:00Z"/>
          <w:rFonts w:ascii="Times New Roman" w:eastAsiaTheme="minorEastAsia" w:hAnsi="Times New Roman" w:cs="Times New Roman"/>
          <w:noProof/>
          <w:color w:val="auto"/>
          <w:sz w:val="28"/>
          <w:szCs w:val="28"/>
          <w:rPrChange w:id="1090" w:author="Carlos Erazo" w:date="2020-08-15T05:52:00Z">
            <w:rPr>
              <w:del w:id="1091" w:author="Carlos Erazo" w:date="2020-08-15T05:52:00Z"/>
              <w:rFonts w:eastAsiaTheme="minorEastAsia" w:cstheme="minorBidi"/>
              <w:smallCaps w:val="0"/>
              <w:noProof/>
              <w:color w:val="auto"/>
            </w:rPr>
          </w:rPrChange>
        </w:rPr>
      </w:pPr>
      <w:del w:id="1092" w:author="Carlos Erazo" w:date="2020-08-15T05:52:00Z">
        <w:r w:rsidRPr="00D57E3F" w:rsidDel="00D57E3F">
          <w:rPr>
            <w:rFonts w:ascii="Times New Roman" w:hAnsi="Times New Roman" w:cs="Times New Roman"/>
            <w:noProof/>
            <w:sz w:val="28"/>
            <w:szCs w:val="28"/>
            <w:rPrChange w:id="1093" w:author="Carlos Erazo" w:date="2020-08-15T05:52:00Z">
              <w:rPr>
                <w:rFonts w:ascii="Times New Roman" w:hAnsi="Times New Roman" w:cs="Times New Roman"/>
                <w:noProof/>
              </w:rPr>
            </w:rPrChange>
          </w:rPr>
          <w:delText>3.4.2. EAUK</w:delText>
        </w:r>
        <w:r w:rsidRPr="00D57E3F" w:rsidDel="00D57E3F">
          <w:rPr>
            <w:rFonts w:ascii="Times New Roman" w:hAnsi="Times New Roman" w:cs="Times New Roman"/>
            <w:noProof/>
            <w:sz w:val="28"/>
            <w:szCs w:val="28"/>
            <w:rPrChange w:id="1094"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095"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096" w:author="Carlos Erazo" w:date="2020-08-15T05:52:00Z">
              <w:rPr>
                <w:rFonts w:ascii="Times New Roman" w:hAnsi="Times New Roman" w:cs="Times New Roman"/>
                <w:noProof/>
              </w:rPr>
            </w:rPrChange>
          </w:rPr>
          <w:delInstrText xml:space="preserve"> PAGEREF _Toc48344862 \h </w:delInstrText>
        </w:r>
        <w:r w:rsidRPr="00D57E3F" w:rsidDel="00D57E3F">
          <w:rPr>
            <w:rFonts w:ascii="Times New Roman" w:hAnsi="Times New Roman" w:cs="Times New Roman"/>
            <w:noProof/>
            <w:sz w:val="28"/>
            <w:szCs w:val="28"/>
            <w:rPrChange w:id="1097" w:author="Carlos Erazo" w:date="2020-08-15T05:52:00Z">
              <w:rPr>
                <w:rFonts w:ascii="Times New Roman" w:hAnsi="Times New Roman" w:cs="Times New Roman"/>
                <w:noProof/>
              </w:rPr>
            </w:rPrChange>
          </w:rPr>
          <w:fldChar w:fldCharType="separate"/>
        </w:r>
      </w:del>
      <w:ins w:id="1098" w:author="Carlos Erazo" w:date="2020-08-15T05:52:00Z">
        <w:r w:rsidR="00D57E3F" w:rsidRPr="00D57E3F">
          <w:rPr>
            <w:rFonts w:ascii="Times New Roman" w:hAnsi="Times New Roman" w:cs="Times New Roman"/>
            <w:b/>
            <w:bCs/>
            <w:noProof/>
            <w:sz w:val="28"/>
            <w:szCs w:val="28"/>
            <w:rPrChange w:id="1099" w:author="Carlos Erazo" w:date="2020-08-15T05:52:00Z">
              <w:rPr>
                <w:rFonts w:ascii="Times New Roman" w:hAnsi="Times New Roman" w:cs="Times New Roman"/>
                <w:b/>
                <w:bCs/>
                <w:noProof/>
              </w:rPr>
            </w:rPrChange>
          </w:rPr>
          <w:t>Error! Bookmark not defined.</w:t>
        </w:r>
      </w:ins>
      <w:del w:id="1100" w:author="Carlos Erazo" w:date="2020-08-15T05:52:00Z">
        <w:r w:rsidRPr="00D57E3F" w:rsidDel="00D57E3F">
          <w:rPr>
            <w:rFonts w:ascii="Times New Roman" w:hAnsi="Times New Roman" w:cs="Times New Roman"/>
            <w:noProof/>
            <w:sz w:val="28"/>
            <w:szCs w:val="28"/>
            <w:rPrChange w:id="1101"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102" w:author="Carlos Erazo" w:date="2020-08-15T05:52:00Z">
              <w:rPr>
                <w:rFonts w:ascii="Times New Roman" w:hAnsi="Times New Roman" w:cs="Times New Roman"/>
                <w:noProof/>
              </w:rPr>
            </w:rPrChange>
          </w:rPr>
          <w:fldChar w:fldCharType="end"/>
        </w:r>
      </w:del>
    </w:p>
    <w:p w14:paraId="42D06D35" w14:textId="485CCA00" w:rsidR="00344313" w:rsidRPr="00D57E3F" w:rsidDel="00D57E3F" w:rsidRDefault="00344313" w:rsidP="00654C8B">
      <w:pPr>
        <w:pStyle w:val="TOC3"/>
        <w:rPr>
          <w:del w:id="1103" w:author="Carlos Erazo" w:date="2020-08-15T05:52:00Z"/>
          <w:rFonts w:ascii="Times New Roman" w:eastAsiaTheme="minorEastAsia" w:hAnsi="Times New Roman" w:cs="Times New Roman"/>
          <w:noProof/>
          <w:color w:val="auto"/>
          <w:sz w:val="28"/>
          <w:szCs w:val="28"/>
          <w:rPrChange w:id="1104" w:author="Carlos Erazo" w:date="2020-08-15T05:52:00Z">
            <w:rPr>
              <w:del w:id="1105" w:author="Carlos Erazo" w:date="2020-08-15T05:52:00Z"/>
              <w:rFonts w:eastAsiaTheme="minorEastAsia" w:cstheme="minorBidi"/>
              <w:smallCaps w:val="0"/>
              <w:noProof/>
              <w:color w:val="auto"/>
            </w:rPr>
          </w:rPrChange>
        </w:rPr>
      </w:pPr>
      <w:del w:id="1106" w:author="Carlos Erazo" w:date="2020-08-15T05:52:00Z">
        <w:r w:rsidRPr="00D57E3F" w:rsidDel="00D57E3F">
          <w:rPr>
            <w:rFonts w:ascii="Times New Roman" w:hAnsi="Times New Roman" w:cs="Times New Roman"/>
            <w:noProof/>
            <w:sz w:val="28"/>
            <w:szCs w:val="28"/>
            <w:rPrChange w:id="1107" w:author="Carlos Erazo" w:date="2020-08-15T05:52:00Z">
              <w:rPr>
                <w:rFonts w:ascii="Times New Roman" w:hAnsi="Times New Roman" w:cs="Times New Roman"/>
                <w:noProof/>
              </w:rPr>
            </w:rPrChange>
          </w:rPr>
          <w:delText>3.4.3. FEMA</w:delText>
        </w:r>
        <w:r w:rsidRPr="00D57E3F" w:rsidDel="00D57E3F">
          <w:rPr>
            <w:rFonts w:ascii="Times New Roman" w:hAnsi="Times New Roman" w:cs="Times New Roman"/>
            <w:noProof/>
            <w:sz w:val="28"/>
            <w:szCs w:val="28"/>
            <w:rPrChange w:id="1108"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109"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110" w:author="Carlos Erazo" w:date="2020-08-15T05:52:00Z">
              <w:rPr>
                <w:rFonts w:ascii="Times New Roman" w:hAnsi="Times New Roman" w:cs="Times New Roman"/>
                <w:noProof/>
              </w:rPr>
            </w:rPrChange>
          </w:rPr>
          <w:delInstrText xml:space="preserve"> PAGEREF _Toc48344863 \h </w:delInstrText>
        </w:r>
        <w:r w:rsidRPr="00D57E3F" w:rsidDel="00D57E3F">
          <w:rPr>
            <w:rFonts w:ascii="Times New Roman" w:hAnsi="Times New Roman" w:cs="Times New Roman"/>
            <w:noProof/>
            <w:sz w:val="28"/>
            <w:szCs w:val="28"/>
            <w:rPrChange w:id="1111" w:author="Carlos Erazo" w:date="2020-08-15T05:52:00Z">
              <w:rPr>
                <w:rFonts w:ascii="Times New Roman" w:hAnsi="Times New Roman" w:cs="Times New Roman"/>
                <w:noProof/>
              </w:rPr>
            </w:rPrChange>
          </w:rPr>
          <w:fldChar w:fldCharType="separate"/>
        </w:r>
      </w:del>
      <w:ins w:id="1112" w:author="Carlos Erazo" w:date="2020-08-15T05:52:00Z">
        <w:r w:rsidR="00D57E3F" w:rsidRPr="00D57E3F">
          <w:rPr>
            <w:rFonts w:ascii="Times New Roman" w:hAnsi="Times New Roman" w:cs="Times New Roman"/>
            <w:b/>
            <w:bCs/>
            <w:noProof/>
            <w:sz w:val="28"/>
            <w:szCs w:val="28"/>
            <w:rPrChange w:id="1113" w:author="Carlos Erazo" w:date="2020-08-15T05:52:00Z">
              <w:rPr>
                <w:rFonts w:ascii="Times New Roman" w:hAnsi="Times New Roman" w:cs="Times New Roman"/>
                <w:b/>
                <w:bCs/>
                <w:noProof/>
              </w:rPr>
            </w:rPrChange>
          </w:rPr>
          <w:t>Error! Bookmark not defined.</w:t>
        </w:r>
      </w:ins>
      <w:del w:id="1114" w:author="Carlos Erazo" w:date="2020-08-15T05:52:00Z">
        <w:r w:rsidRPr="00D57E3F" w:rsidDel="00D57E3F">
          <w:rPr>
            <w:rFonts w:ascii="Times New Roman" w:hAnsi="Times New Roman" w:cs="Times New Roman"/>
            <w:noProof/>
            <w:sz w:val="28"/>
            <w:szCs w:val="28"/>
            <w:rPrChange w:id="1115"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116" w:author="Carlos Erazo" w:date="2020-08-15T05:52:00Z">
              <w:rPr>
                <w:rFonts w:ascii="Times New Roman" w:hAnsi="Times New Roman" w:cs="Times New Roman"/>
                <w:noProof/>
              </w:rPr>
            </w:rPrChange>
          </w:rPr>
          <w:fldChar w:fldCharType="end"/>
        </w:r>
      </w:del>
    </w:p>
    <w:p w14:paraId="50FA6DC2" w14:textId="57093807" w:rsidR="00344313" w:rsidRPr="00D57E3F" w:rsidDel="00D57E3F" w:rsidRDefault="00344313" w:rsidP="00654C8B">
      <w:pPr>
        <w:pStyle w:val="TOC3"/>
        <w:rPr>
          <w:del w:id="1117" w:author="Carlos Erazo" w:date="2020-08-15T05:52:00Z"/>
          <w:rFonts w:ascii="Times New Roman" w:eastAsiaTheme="minorEastAsia" w:hAnsi="Times New Roman" w:cs="Times New Roman"/>
          <w:noProof/>
          <w:color w:val="auto"/>
          <w:sz w:val="28"/>
          <w:szCs w:val="28"/>
          <w:rPrChange w:id="1118" w:author="Carlos Erazo" w:date="2020-08-15T05:52:00Z">
            <w:rPr>
              <w:del w:id="1119" w:author="Carlos Erazo" w:date="2020-08-15T05:52:00Z"/>
              <w:rFonts w:eastAsiaTheme="minorEastAsia" w:cstheme="minorBidi"/>
              <w:smallCaps w:val="0"/>
              <w:noProof/>
              <w:color w:val="auto"/>
            </w:rPr>
          </w:rPrChange>
        </w:rPr>
      </w:pPr>
      <w:del w:id="1120" w:author="Carlos Erazo" w:date="2020-08-15T05:52:00Z">
        <w:r w:rsidRPr="00D57E3F" w:rsidDel="00D57E3F">
          <w:rPr>
            <w:rFonts w:ascii="Times New Roman" w:hAnsi="Times New Roman" w:cs="Times New Roman"/>
            <w:noProof/>
            <w:sz w:val="28"/>
            <w:szCs w:val="28"/>
            <w:rPrChange w:id="1121" w:author="Carlos Erazo" w:date="2020-08-15T05:52:00Z">
              <w:rPr>
                <w:rFonts w:ascii="Times New Roman" w:hAnsi="Times New Roman" w:cs="Times New Roman"/>
                <w:noProof/>
              </w:rPr>
            </w:rPrChange>
          </w:rPr>
          <w:delText>3.4.4. METEOIT</w:delText>
        </w:r>
        <w:r w:rsidRPr="00D57E3F" w:rsidDel="00D57E3F">
          <w:rPr>
            <w:rFonts w:ascii="Times New Roman" w:hAnsi="Times New Roman" w:cs="Times New Roman"/>
            <w:noProof/>
            <w:sz w:val="28"/>
            <w:szCs w:val="28"/>
            <w:rPrChange w:id="1122"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123"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124" w:author="Carlos Erazo" w:date="2020-08-15T05:52:00Z">
              <w:rPr>
                <w:rFonts w:ascii="Times New Roman" w:hAnsi="Times New Roman" w:cs="Times New Roman"/>
                <w:noProof/>
              </w:rPr>
            </w:rPrChange>
          </w:rPr>
          <w:delInstrText xml:space="preserve"> PAGEREF _Toc48344864 \h </w:delInstrText>
        </w:r>
        <w:r w:rsidRPr="00D57E3F" w:rsidDel="00D57E3F">
          <w:rPr>
            <w:rFonts w:ascii="Times New Roman" w:hAnsi="Times New Roman" w:cs="Times New Roman"/>
            <w:noProof/>
            <w:sz w:val="28"/>
            <w:szCs w:val="28"/>
            <w:rPrChange w:id="1125" w:author="Carlos Erazo" w:date="2020-08-15T05:52:00Z">
              <w:rPr>
                <w:rFonts w:ascii="Times New Roman" w:hAnsi="Times New Roman" w:cs="Times New Roman"/>
                <w:noProof/>
              </w:rPr>
            </w:rPrChange>
          </w:rPr>
          <w:fldChar w:fldCharType="separate"/>
        </w:r>
      </w:del>
      <w:ins w:id="1126" w:author="Carlos Erazo" w:date="2020-08-15T05:52:00Z">
        <w:r w:rsidR="00D57E3F" w:rsidRPr="00D57E3F">
          <w:rPr>
            <w:rFonts w:ascii="Times New Roman" w:hAnsi="Times New Roman" w:cs="Times New Roman"/>
            <w:b/>
            <w:bCs/>
            <w:noProof/>
            <w:sz w:val="28"/>
            <w:szCs w:val="28"/>
            <w:rPrChange w:id="1127" w:author="Carlos Erazo" w:date="2020-08-15T05:52:00Z">
              <w:rPr>
                <w:rFonts w:ascii="Times New Roman" w:hAnsi="Times New Roman" w:cs="Times New Roman"/>
                <w:b/>
                <w:bCs/>
                <w:noProof/>
              </w:rPr>
            </w:rPrChange>
          </w:rPr>
          <w:t>Error! Bookmark not defined.</w:t>
        </w:r>
      </w:ins>
      <w:del w:id="1128" w:author="Carlos Erazo" w:date="2020-08-15T05:52:00Z">
        <w:r w:rsidRPr="00D57E3F" w:rsidDel="00D57E3F">
          <w:rPr>
            <w:rFonts w:ascii="Times New Roman" w:hAnsi="Times New Roman" w:cs="Times New Roman"/>
            <w:noProof/>
            <w:sz w:val="28"/>
            <w:szCs w:val="28"/>
            <w:rPrChange w:id="1129"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130" w:author="Carlos Erazo" w:date="2020-08-15T05:52:00Z">
              <w:rPr>
                <w:rFonts w:ascii="Times New Roman" w:hAnsi="Times New Roman" w:cs="Times New Roman"/>
                <w:noProof/>
              </w:rPr>
            </w:rPrChange>
          </w:rPr>
          <w:fldChar w:fldCharType="end"/>
        </w:r>
      </w:del>
    </w:p>
    <w:p w14:paraId="32518DB5" w14:textId="32838A80" w:rsidR="00344313" w:rsidRPr="00D57E3F" w:rsidDel="00D57E3F" w:rsidRDefault="00344313" w:rsidP="00654C8B">
      <w:pPr>
        <w:pStyle w:val="TOC3"/>
        <w:rPr>
          <w:del w:id="1131" w:author="Carlos Erazo" w:date="2020-08-15T05:52:00Z"/>
          <w:rFonts w:ascii="Times New Roman" w:eastAsiaTheme="minorEastAsia" w:hAnsi="Times New Roman" w:cs="Times New Roman"/>
          <w:noProof/>
          <w:color w:val="auto"/>
          <w:sz w:val="28"/>
          <w:szCs w:val="28"/>
          <w:rPrChange w:id="1132" w:author="Carlos Erazo" w:date="2020-08-15T05:52:00Z">
            <w:rPr>
              <w:del w:id="1133" w:author="Carlos Erazo" w:date="2020-08-15T05:52:00Z"/>
              <w:rFonts w:eastAsiaTheme="minorEastAsia" w:cstheme="minorBidi"/>
              <w:smallCaps w:val="0"/>
              <w:noProof/>
              <w:color w:val="auto"/>
            </w:rPr>
          </w:rPrChange>
        </w:rPr>
      </w:pPr>
      <w:del w:id="1134" w:author="Carlos Erazo" w:date="2020-08-15T05:52:00Z">
        <w:r w:rsidRPr="00D57E3F" w:rsidDel="00D57E3F">
          <w:rPr>
            <w:rFonts w:ascii="Times New Roman" w:hAnsi="Times New Roman" w:cs="Times New Roman"/>
            <w:noProof/>
            <w:sz w:val="28"/>
            <w:szCs w:val="28"/>
            <w:rPrChange w:id="1135" w:author="Carlos Erazo" w:date="2020-08-15T05:52:00Z">
              <w:rPr>
                <w:rFonts w:ascii="Times New Roman" w:hAnsi="Times New Roman" w:cs="Times New Roman"/>
                <w:noProof/>
              </w:rPr>
            </w:rPrChange>
          </w:rPr>
          <w:delText>3.4.5. METEOSTAT</w:delText>
        </w:r>
        <w:r w:rsidRPr="00D57E3F" w:rsidDel="00D57E3F">
          <w:rPr>
            <w:rFonts w:ascii="Times New Roman" w:hAnsi="Times New Roman" w:cs="Times New Roman"/>
            <w:noProof/>
            <w:sz w:val="28"/>
            <w:szCs w:val="28"/>
            <w:rPrChange w:id="1136"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137"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138" w:author="Carlos Erazo" w:date="2020-08-15T05:52:00Z">
              <w:rPr>
                <w:rFonts w:ascii="Times New Roman" w:hAnsi="Times New Roman" w:cs="Times New Roman"/>
                <w:noProof/>
              </w:rPr>
            </w:rPrChange>
          </w:rPr>
          <w:delInstrText xml:space="preserve"> PAGEREF _Toc48344865 \h </w:delInstrText>
        </w:r>
        <w:r w:rsidRPr="00D57E3F" w:rsidDel="00D57E3F">
          <w:rPr>
            <w:rFonts w:ascii="Times New Roman" w:hAnsi="Times New Roman" w:cs="Times New Roman"/>
            <w:noProof/>
            <w:sz w:val="28"/>
            <w:szCs w:val="28"/>
            <w:rPrChange w:id="1139" w:author="Carlos Erazo" w:date="2020-08-15T05:52:00Z">
              <w:rPr>
                <w:rFonts w:ascii="Times New Roman" w:hAnsi="Times New Roman" w:cs="Times New Roman"/>
                <w:noProof/>
              </w:rPr>
            </w:rPrChange>
          </w:rPr>
          <w:fldChar w:fldCharType="separate"/>
        </w:r>
      </w:del>
      <w:ins w:id="1140" w:author="Carlos Erazo" w:date="2020-08-15T05:52:00Z">
        <w:r w:rsidR="00D57E3F" w:rsidRPr="00D57E3F">
          <w:rPr>
            <w:rFonts w:ascii="Times New Roman" w:hAnsi="Times New Roman" w:cs="Times New Roman"/>
            <w:b/>
            <w:bCs/>
            <w:noProof/>
            <w:sz w:val="28"/>
            <w:szCs w:val="28"/>
            <w:rPrChange w:id="1141" w:author="Carlos Erazo" w:date="2020-08-15T05:52:00Z">
              <w:rPr>
                <w:rFonts w:ascii="Times New Roman" w:hAnsi="Times New Roman" w:cs="Times New Roman"/>
                <w:b/>
                <w:bCs/>
                <w:noProof/>
              </w:rPr>
            </w:rPrChange>
          </w:rPr>
          <w:t>Error! Bookmark not defined.</w:t>
        </w:r>
      </w:ins>
      <w:del w:id="1142" w:author="Carlos Erazo" w:date="2020-08-15T05:52:00Z">
        <w:r w:rsidRPr="00D57E3F" w:rsidDel="00D57E3F">
          <w:rPr>
            <w:rFonts w:ascii="Times New Roman" w:hAnsi="Times New Roman" w:cs="Times New Roman"/>
            <w:noProof/>
            <w:sz w:val="28"/>
            <w:szCs w:val="28"/>
            <w:rPrChange w:id="1143"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144" w:author="Carlos Erazo" w:date="2020-08-15T05:52:00Z">
              <w:rPr>
                <w:rFonts w:ascii="Times New Roman" w:hAnsi="Times New Roman" w:cs="Times New Roman"/>
                <w:noProof/>
              </w:rPr>
            </w:rPrChange>
          </w:rPr>
          <w:fldChar w:fldCharType="end"/>
        </w:r>
      </w:del>
    </w:p>
    <w:p w14:paraId="7DB6379C" w14:textId="5251A4A3" w:rsidR="00344313" w:rsidRPr="00D57E3F" w:rsidDel="00D57E3F" w:rsidRDefault="00344313" w:rsidP="00654C8B">
      <w:pPr>
        <w:pStyle w:val="TOC3"/>
        <w:rPr>
          <w:del w:id="1145" w:author="Carlos Erazo" w:date="2020-08-15T05:52:00Z"/>
          <w:rFonts w:ascii="Times New Roman" w:eastAsiaTheme="minorEastAsia" w:hAnsi="Times New Roman" w:cs="Times New Roman"/>
          <w:noProof/>
          <w:color w:val="auto"/>
          <w:sz w:val="28"/>
          <w:szCs w:val="28"/>
          <w:rPrChange w:id="1146" w:author="Carlos Erazo" w:date="2020-08-15T05:52:00Z">
            <w:rPr>
              <w:del w:id="1147" w:author="Carlos Erazo" w:date="2020-08-15T05:52:00Z"/>
              <w:rFonts w:eastAsiaTheme="minorEastAsia" w:cstheme="minorBidi"/>
              <w:smallCaps w:val="0"/>
              <w:noProof/>
              <w:color w:val="auto"/>
            </w:rPr>
          </w:rPrChange>
        </w:rPr>
      </w:pPr>
      <w:del w:id="1148" w:author="Carlos Erazo" w:date="2020-08-15T05:52:00Z">
        <w:r w:rsidRPr="00D57E3F" w:rsidDel="00D57E3F">
          <w:rPr>
            <w:rFonts w:ascii="Times New Roman" w:hAnsi="Times New Roman" w:cs="Times New Roman"/>
            <w:noProof/>
            <w:sz w:val="28"/>
            <w:szCs w:val="28"/>
            <w:rPrChange w:id="1149" w:author="Carlos Erazo" w:date="2020-08-15T05:52:00Z">
              <w:rPr>
                <w:rFonts w:ascii="Times New Roman" w:hAnsi="Times New Roman" w:cs="Times New Roman"/>
                <w:noProof/>
              </w:rPr>
            </w:rPrChange>
          </w:rPr>
          <w:delText>3.4.6. NOAA</w:delText>
        </w:r>
        <w:r w:rsidRPr="00D57E3F" w:rsidDel="00D57E3F">
          <w:rPr>
            <w:rFonts w:ascii="Times New Roman" w:hAnsi="Times New Roman" w:cs="Times New Roman"/>
            <w:noProof/>
            <w:sz w:val="28"/>
            <w:szCs w:val="28"/>
            <w:rPrChange w:id="1150"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151"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152" w:author="Carlos Erazo" w:date="2020-08-15T05:52:00Z">
              <w:rPr>
                <w:rFonts w:ascii="Times New Roman" w:hAnsi="Times New Roman" w:cs="Times New Roman"/>
                <w:noProof/>
              </w:rPr>
            </w:rPrChange>
          </w:rPr>
          <w:delInstrText xml:space="preserve"> PAGEREF _Toc48344866 \h </w:delInstrText>
        </w:r>
        <w:r w:rsidRPr="00D57E3F" w:rsidDel="00D57E3F">
          <w:rPr>
            <w:rFonts w:ascii="Times New Roman" w:hAnsi="Times New Roman" w:cs="Times New Roman"/>
            <w:noProof/>
            <w:sz w:val="28"/>
            <w:szCs w:val="28"/>
            <w:rPrChange w:id="1153" w:author="Carlos Erazo" w:date="2020-08-15T05:52:00Z">
              <w:rPr>
                <w:rFonts w:ascii="Times New Roman" w:hAnsi="Times New Roman" w:cs="Times New Roman"/>
                <w:noProof/>
              </w:rPr>
            </w:rPrChange>
          </w:rPr>
          <w:fldChar w:fldCharType="separate"/>
        </w:r>
      </w:del>
      <w:ins w:id="1154" w:author="Carlos Erazo" w:date="2020-08-15T05:52:00Z">
        <w:r w:rsidR="00D57E3F" w:rsidRPr="00D57E3F">
          <w:rPr>
            <w:rFonts w:ascii="Times New Roman" w:hAnsi="Times New Roman" w:cs="Times New Roman"/>
            <w:b/>
            <w:bCs/>
            <w:noProof/>
            <w:sz w:val="28"/>
            <w:szCs w:val="28"/>
            <w:rPrChange w:id="1155" w:author="Carlos Erazo" w:date="2020-08-15T05:52:00Z">
              <w:rPr>
                <w:rFonts w:ascii="Times New Roman" w:hAnsi="Times New Roman" w:cs="Times New Roman"/>
                <w:b/>
                <w:bCs/>
                <w:noProof/>
              </w:rPr>
            </w:rPrChange>
          </w:rPr>
          <w:t>Error! Bookmark not defined.</w:t>
        </w:r>
      </w:ins>
      <w:del w:id="1156" w:author="Carlos Erazo" w:date="2020-08-15T05:52:00Z">
        <w:r w:rsidRPr="00D57E3F" w:rsidDel="00D57E3F">
          <w:rPr>
            <w:rFonts w:ascii="Times New Roman" w:hAnsi="Times New Roman" w:cs="Times New Roman"/>
            <w:noProof/>
            <w:sz w:val="28"/>
            <w:szCs w:val="28"/>
            <w:rPrChange w:id="1157"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158" w:author="Carlos Erazo" w:date="2020-08-15T05:52:00Z">
              <w:rPr>
                <w:rFonts w:ascii="Times New Roman" w:hAnsi="Times New Roman" w:cs="Times New Roman"/>
                <w:noProof/>
              </w:rPr>
            </w:rPrChange>
          </w:rPr>
          <w:fldChar w:fldCharType="end"/>
        </w:r>
      </w:del>
    </w:p>
    <w:p w14:paraId="52805A3A" w14:textId="069FC4EF" w:rsidR="00344313" w:rsidRPr="00D57E3F" w:rsidDel="00D57E3F" w:rsidRDefault="00344313" w:rsidP="00654C8B">
      <w:pPr>
        <w:pStyle w:val="TOC3"/>
        <w:rPr>
          <w:del w:id="1159" w:author="Carlos Erazo" w:date="2020-08-15T05:52:00Z"/>
          <w:rFonts w:ascii="Times New Roman" w:eastAsiaTheme="minorEastAsia" w:hAnsi="Times New Roman" w:cs="Times New Roman"/>
          <w:noProof/>
          <w:color w:val="auto"/>
          <w:sz w:val="28"/>
          <w:szCs w:val="28"/>
          <w:rPrChange w:id="1160" w:author="Carlos Erazo" w:date="2020-08-15T05:52:00Z">
            <w:rPr>
              <w:del w:id="1161" w:author="Carlos Erazo" w:date="2020-08-15T05:52:00Z"/>
              <w:rFonts w:eastAsiaTheme="minorEastAsia" w:cstheme="minorBidi"/>
              <w:smallCaps w:val="0"/>
              <w:noProof/>
              <w:color w:val="auto"/>
            </w:rPr>
          </w:rPrChange>
        </w:rPr>
      </w:pPr>
      <w:del w:id="1162" w:author="Carlos Erazo" w:date="2020-08-15T05:52:00Z">
        <w:r w:rsidRPr="00D57E3F" w:rsidDel="00D57E3F">
          <w:rPr>
            <w:rFonts w:ascii="Times New Roman" w:hAnsi="Times New Roman" w:cs="Times New Roman"/>
            <w:noProof/>
            <w:sz w:val="28"/>
            <w:szCs w:val="28"/>
            <w:rPrChange w:id="1163" w:author="Carlos Erazo" w:date="2020-08-15T05:52:00Z">
              <w:rPr>
                <w:rFonts w:ascii="Times New Roman" w:hAnsi="Times New Roman" w:cs="Times New Roman"/>
                <w:noProof/>
              </w:rPr>
            </w:rPrChange>
          </w:rPr>
          <w:delText>3.4.7. USGS</w:delText>
        </w:r>
        <w:r w:rsidRPr="00D57E3F" w:rsidDel="00D57E3F">
          <w:rPr>
            <w:rFonts w:ascii="Times New Roman" w:hAnsi="Times New Roman" w:cs="Times New Roman"/>
            <w:noProof/>
            <w:sz w:val="28"/>
            <w:szCs w:val="28"/>
            <w:rPrChange w:id="1164"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165"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166" w:author="Carlos Erazo" w:date="2020-08-15T05:52:00Z">
              <w:rPr>
                <w:rFonts w:ascii="Times New Roman" w:hAnsi="Times New Roman" w:cs="Times New Roman"/>
                <w:noProof/>
              </w:rPr>
            </w:rPrChange>
          </w:rPr>
          <w:delInstrText xml:space="preserve"> PAGEREF _Toc48344867 \h </w:delInstrText>
        </w:r>
        <w:r w:rsidRPr="00D57E3F" w:rsidDel="00D57E3F">
          <w:rPr>
            <w:rFonts w:ascii="Times New Roman" w:hAnsi="Times New Roman" w:cs="Times New Roman"/>
            <w:noProof/>
            <w:sz w:val="28"/>
            <w:szCs w:val="28"/>
            <w:rPrChange w:id="1167" w:author="Carlos Erazo" w:date="2020-08-15T05:52:00Z">
              <w:rPr>
                <w:rFonts w:ascii="Times New Roman" w:hAnsi="Times New Roman" w:cs="Times New Roman"/>
                <w:noProof/>
              </w:rPr>
            </w:rPrChange>
          </w:rPr>
          <w:fldChar w:fldCharType="separate"/>
        </w:r>
      </w:del>
      <w:ins w:id="1168" w:author="Carlos Erazo" w:date="2020-08-15T05:52:00Z">
        <w:r w:rsidR="00D57E3F" w:rsidRPr="00D57E3F">
          <w:rPr>
            <w:rFonts w:ascii="Times New Roman" w:hAnsi="Times New Roman" w:cs="Times New Roman"/>
            <w:b/>
            <w:bCs/>
            <w:noProof/>
            <w:sz w:val="28"/>
            <w:szCs w:val="28"/>
            <w:rPrChange w:id="1169" w:author="Carlos Erazo" w:date="2020-08-15T05:52:00Z">
              <w:rPr>
                <w:rFonts w:ascii="Times New Roman" w:hAnsi="Times New Roman" w:cs="Times New Roman"/>
                <w:b/>
                <w:bCs/>
                <w:noProof/>
              </w:rPr>
            </w:rPrChange>
          </w:rPr>
          <w:t>Error! Bookmark not defined.</w:t>
        </w:r>
      </w:ins>
      <w:del w:id="1170" w:author="Carlos Erazo" w:date="2020-08-15T05:52:00Z">
        <w:r w:rsidRPr="00D57E3F" w:rsidDel="00D57E3F">
          <w:rPr>
            <w:rFonts w:ascii="Times New Roman" w:hAnsi="Times New Roman" w:cs="Times New Roman"/>
            <w:noProof/>
            <w:sz w:val="28"/>
            <w:szCs w:val="28"/>
            <w:rPrChange w:id="1171"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172" w:author="Carlos Erazo" w:date="2020-08-15T05:52:00Z">
              <w:rPr>
                <w:rFonts w:ascii="Times New Roman" w:hAnsi="Times New Roman" w:cs="Times New Roman"/>
                <w:noProof/>
              </w:rPr>
            </w:rPrChange>
          </w:rPr>
          <w:fldChar w:fldCharType="end"/>
        </w:r>
      </w:del>
    </w:p>
    <w:p w14:paraId="211234F8" w14:textId="7A2B7198" w:rsidR="00344313" w:rsidRPr="00D57E3F" w:rsidDel="00D57E3F" w:rsidRDefault="00344313" w:rsidP="00654C8B">
      <w:pPr>
        <w:pStyle w:val="TOC3"/>
        <w:rPr>
          <w:del w:id="1173" w:author="Carlos Erazo" w:date="2020-08-15T05:52:00Z"/>
          <w:rFonts w:ascii="Times New Roman" w:eastAsiaTheme="minorEastAsia" w:hAnsi="Times New Roman" w:cs="Times New Roman"/>
          <w:noProof/>
          <w:color w:val="auto"/>
          <w:sz w:val="28"/>
          <w:szCs w:val="28"/>
          <w:rPrChange w:id="1174" w:author="Carlos Erazo" w:date="2020-08-15T05:52:00Z">
            <w:rPr>
              <w:del w:id="1175" w:author="Carlos Erazo" w:date="2020-08-15T05:52:00Z"/>
              <w:rFonts w:eastAsiaTheme="minorEastAsia" w:cstheme="minorBidi"/>
              <w:smallCaps w:val="0"/>
              <w:noProof/>
              <w:color w:val="auto"/>
            </w:rPr>
          </w:rPrChange>
        </w:rPr>
      </w:pPr>
      <w:del w:id="1176" w:author="Carlos Erazo" w:date="2020-08-15T05:52:00Z">
        <w:r w:rsidRPr="00D57E3F" w:rsidDel="00D57E3F">
          <w:rPr>
            <w:rFonts w:ascii="Times New Roman" w:hAnsi="Times New Roman" w:cs="Times New Roman"/>
            <w:noProof/>
            <w:sz w:val="28"/>
            <w:szCs w:val="28"/>
            <w:rPrChange w:id="1177" w:author="Carlos Erazo" w:date="2020-08-15T05:52:00Z">
              <w:rPr>
                <w:rFonts w:ascii="Times New Roman" w:hAnsi="Times New Roman" w:cs="Times New Roman"/>
                <w:noProof/>
              </w:rPr>
            </w:rPrChange>
          </w:rPr>
          <w:delText>3.4.8. World Bank</w:delText>
        </w:r>
        <w:r w:rsidRPr="00D57E3F" w:rsidDel="00D57E3F">
          <w:rPr>
            <w:rFonts w:ascii="Times New Roman" w:hAnsi="Times New Roman" w:cs="Times New Roman"/>
            <w:noProof/>
            <w:sz w:val="28"/>
            <w:szCs w:val="28"/>
            <w:rPrChange w:id="1178"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179"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180" w:author="Carlos Erazo" w:date="2020-08-15T05:52:00Z">
              <w:rPr>
                <w:rFonts w:ascii="Times New Roman" w:hAnsi="Times New Roman" w:cs="Times New Roman"/>
                <w:noProof/>
              </w:rPr>
            </w:rPrChange>
          </w:rPr>
          <w:delInstrText xml:space="preserve"> PAGEREF _Toc48344868 \h </w:delInstrText>
        </w:r>
        <w:r w:rsidRPr="00D57E3F" w:rsidDel="00D57E3F">
          <w:rPr>
            <w:rFonts w:ascii="Times New Roman" w:hAnsi="Times New Roman" w:cs="Times New Roman"/>
            <w:noProof/>
            <w:sz w:val="28"/>
            <w:szCs w:val="28"/>
            <w:rPrChange w:id="1181" w:author="Carlos Erazo" w:date="2020-08-15T05:52:00Z">
              <w:rPr>
                <w:rFonts w:ascii="Times New Roman" w:hAnsi="Times New Roman" w:cs="Times New Roman"/>
                <w:noProof/>
              </w:rPr>
            </w:rPrChange>
          </w:rPr>
          <w:fldChar w:fldCharType="separate"/>
        </w:r>
      </w:del>
      <w:ins w:id="1182" w:author="Carlos Erazo" w:date="2020-08-15T05:52:00Z">
        <w:r w:rsidR="00D57E3F" w:rsidRPr="00D57E3F">
          <w:rPr>
            <w:rFonts w:ascii="Times New Roman" w:hAnsi="Times New Roman" w:cs="Times New Roman"/>
            <w:b/>
            <w:bCs/>
            <w:noProof/>
            <w:sz w:val="28"/>
            <w:szCs w:val="28"/>
            <w:rPrChange w:id="1183" w:author="Carlos Erazo" w:date="2020-08-15T05:52:00Z">
              <w:rPr>
                <w:rFonts w:ascii="Times New Roman" w:hAnsi="Times New Roman" w:cs="Times New Roman"/>
                <w:b/>
                <w:bCs/>
                <w:noProof/>
              </w:rPr>
            </w:rPrChange>
          </w:rPr>
          <w:t>Error! Bookmark not defined.</w:t>
        </w:r>
      </w:ins>
      <w:del w:id="1184" w:author="Carlos Erazo" w:date="2020-08-15T05:52:00Z">
        <w:r w:rsidRPr="00D57E3F" w:rsidDel="00D57E3F">
          <w:rPr>
            <w:rFonts w:ascii="Times New Roman" w:hAnsi="Times New Roman" w:cs="Times New Roman"/>
            <w:noProof/>
            <w:sz w:val="28"/>
            <w:szCs w:val="28"/>
            <w:rPrChange w:id="1185"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186" w:author="Carlos Erazo" w:date="2020-08-15T05:52:00Z">
              <w:rPr>
                <w:rFonts w:ascii="Times New Roman" w:hAnsi="Times New Roman" w:cs="Times New Roman"/>
                <w:noProof/>
              </w:rPr>
            </w:rPrChange>
          </w:rPr>
          <w:fldChar w:fldCharType="end"/>
        </w:r>
      </w:del>
    </w:p>
    <w:p w14:paraId="5286D606" w14:textId="7E9E88E5" w:rsidR="00344313" w:rsidRPr="00D57E3F" w:rsidDel="00D57E3F" w:rsidRDefault="00344313" w:rsidP="00654C8B">
      <w:pPr>
        <w:pStyle w:val="TOC2"/>
        <w:rPr>
          <w:del w:id="1187" w:author="Carlos Erazo" w:date="2020-08-15T05:52:00Z"/>
          <w:rFonts w:ascii="Times New Roman" w:eastAsiaTheme="minorEastAsia" w:hAnsi="Times New Roman" w:cs="Times New Roman"/>
          <w:noProof/>
          <w:color w:val="auto"/>
          <w:sz w:val="28"/>
          <w:szCs w:val="28"/>
          <w:rPrChange w:id="1188" w:author="Carlos Erazo" w:date="2020-08-15T05:52:00Z">
            <w:rPr>
              <w:del w:id="1189" w:author="Carlos Erazo" w:date="2020-08-15T05:52:00Z"/>
              <w:rFonts w:ascii="Times New Roman" w:eastAsiaTheme="minorEastAsia" w:hAnsi="Times New Roman" w:cs="Times New Roman"/>
              <w:noProof/>
              <w:color w:val="auto"/>
              <w:sz w:val="24"/>
              <w:szCs w:val="24"/>
            </w:rPr>
          </w:rPrChange>
        </w:rPr>
      </w:pPr>
      <w:del w:id="1190" w:author="Carlos Erazo" w:date="2020-08-15T05:52:00Z">
        <w:r w:rsidRPr="00D57E3F" w:rsidDel="00D57E3F">
          <w:rPr>
            <w:rFonts w:ascii="Times New Roman" w:hAnsi="Times New Roman" w:cs="Times New Roman"/>
            <w:noProof/>
            <w:sz w:val="28"/>
            <w:szCs w:val="28"/>
            <w:rPrChange w:id="1191" w:author="Carlos Erazo" w:date="2020-08-15T05:52:00Z">
              <w:rPr>
                <w:rFonts w:ascii="Times New Roman" w:hAnsi="Times New Roman" w:cs="Times New Roman"/>
                <w:noProof/>
                <w:sz w:val="24"/>
                <w:szCs w:val="24"/>
              </w:rPr>
            </w:rPrChange>
          </w:rPr>
          <w:delText>3.5. User interface</w:delText>
        </w:r>
        <w:r w:rsidRPr="00D57E3F" w:rsidDel="00D57E3F">
          <w:rPr>
            <w:rFonts w:ascii="Times New Roman" w:hAnsi="Times New Roman" w:cs="Times New Roman"/>
            <w:noProof/>
            <w:sz w:val="28"/>
            <w:szCs w:val="28"/>
            <w:rPrChange w:id="1192"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193"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194" w:author="Carlos Erazo" w:date="2020-08-15T05:52:00Z">
              <w:rPr>
                <w:rFonts w:ascii="Times New Roman" w:hAnsi="Times New Roman" w:cs="Times New Roman"/>
                <w:noProof/>
                <w:sz w:val="24"/>
                <w:szCs w:val="24"/>
              </w:rPr>
            </w:rPrChange>
          </w:rPr>
          <w:delInstrText xml:space="preserve"> PAGEREF _Toc48344869 \h </w:delInstrText>
        </w:r>
        <w:r w:rsidRPr="00D57E3F" w:rsidDel="00D57E3F">
          <w:rPr>
            <w:rFonts w:ascii="Times New Roman" w:hAnsi="Times New Roman" w:cs="Times New Roman"/>
            <w:noProof/>
            <w:sz w:val="28"/>
            <w:szCs w:val="28"/>
            <w:rPrChange w:id="1195" w:author="Carlos Erazo" w:date="2020-08-15T05:52:00Z">
              <w:rPr>
                <w:rFonts w:ascii="Times New Roman" w:hAnsi="Times New Roman" w:cs="Times New Roman"/>
                <w:noProof/>
                <w:sz w:val="24"/>
                <w:szCs w:val="24"/>
              </w:rPr>
            </w:rPrChange>
          </w:rPr>
          <w:fldChar w:fldCharType="separate"/>
        </w:r>
      </w:del>
      <w:ins w:id="1196" w:author="Carlos Erazo" w:date="2020-08-15T05:52:00Z">
        <w:r w:rsidR="00D57E3F" w:rsidRPr="00D57E3F">
          <w:rPr>
            <w:rFonts w:ascii="Times New Roman" w:hAnsi="Times New Roman" w:cs="Times New Roman"/>
            <w:b w:val="0"/>
            <w:bCs w:val="0"/>
            <w:noProof/>
            <w:sz w:val="28"/>
            <w:szCs w:val="28"/>
            <w:rPrChange w:id="1197" w:author="Carlos Erazo" w:date="2020-08-15T05:52:00Z">
              <w:rPr>
                <w:rFonts w:ascii="Times New Roman" w:hAnsi="Times New Roman" w:cs="Times New Roman"/>
                <w:b w:val="0"/>
                <w:bCs w:val="0"/>
                <w:noProof/>
                <w:szCs w:val="24"/>
              </w:rPr>
            </w:rPrChange>
          </w:rPr>
          <w:t>Error! Bookmark not defined.</w:t>
        </w:r>
      </w:ins>
      <w:del w:id="1198" w:author="Carlos Erazo" w:date="2020-08-15T05:52:00Z">
        <w:r w:rsidRPr="00D57E3F" w:rsidDel="00D57E3F">
          <w:rPr>
            <w:rFonts w:ascii="Times New Roman" w:hAnsi="Times New Roman" w:cs="Times New Roman"/>
            <w:noProof/>
            <w:sz w:val="28"/>
            <w:szCs w:val="28"/>
            <w:rPrChange w:id="1199"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200" w:author="Carlos Erazo" w:date="2020-08-15T05:52:00Z">
              <w:rPr>
                <w:rFonts w:ascii="Times New Roman" w:hAnsi="Times New Roman" w:cs="Times New Roman"/>
                <w:noProof/>
                <w:sz w:val="24"/>
                <w:szCs w:val="24"/>
              </w:rPr>
            </w:rPrChange>
          </w:rPr>
          <w:fldChar w:fldCharType="end"/>
        </w:r>
      </w:del>
    </w:p>
    <w:p w14:paraId="19CD8C68" w14:textId="38563D5E" w:rsidR="00344313" w:rsidRPr="00D57E3F" w:rsidDel="00D57E3F" w:rsidRDefault="00344313" w:rsidP="00F90733">
      <w:pPr>
        <w:pStyle w:val="TOC1"/>
        <w:rPr>
          <w:del w:id="1201" w:author="Carlos Erazo" w:date="2020-08-15T05:52:00Z"/>
          <w:rFonts w:eastAsiaTheme="minorEastAsia"/>
          <w:noProof/>
          <w:color w:val="auto"/>
          <w:sz w:val="28"/>
          <w:szCs w:val="28"/>
          <w:rPrChange w:id="1202" w:author="Carlos Erazo" w:date="2020-08-15T05:52:00Z">
            <w:rPr>
              <w:del w:id="1203" w:author="Carlos Erazo" w:date="2020-08-15T05:52:00Z"/>
              <w:rFonts w:asciiTheme="minorHAnsi" w:eastAsiaTheme="minorEastAsia" w:hAnsiTheme="minorHAnsi" w:cstheme="minorBidi"/>
              <w:noProof/>
              <w:color w:val="auto"/>
              <w:sz w:val="22"/>
              <w:szCs w:val="22"/>
            </w:rPr>
          </w:rPrChange>
        </w:rPr>
      </w:pPr>
      <w:del w:id="1204" w:author="Carlos Erazo" w:date="2020-08-15T05:52:00Z">
        <w:r w:rsidRPr="00D57E3F" w:rsidDel="00D57E3F">
          <w:rPr>
            <w:noProof/>
            <w:sz w:val="28"/>
            <w:szCs w:val="28"/>
            <w:rPrChange w:id="1205" w:author="Carlos Erazo" w:date="2020-08-15T05:52:00Z">
              <w:rPr>
                <w:noProof/>
              </w:rPr>
            </w:rPrChange>
          </w:rPr>
          <w:delText>4. Implementation</w:delText>
        </w:r>
        <w:r w:rsidRPr="00D57E3F" w:rsidDel="00D57E3F">
          <w:rPr>
            <w:noProof/>
            <w:sz w:val="28"/>
            <w:szCs w:val="28"/>
            <w:rPrChange w:id="1206" w:author="Carlos Erazo" w:date="2020-08-15T05:52:00Z">
              <w:rPr>
                <w:noProof/>
              </w:rPr>
            </w:rPrChange>
          </w:rPr>
          <w:tab/>
        </w:r>
        <w:r w:rsidRPr="00D57E3F" w:rsidDel="00D57E3F">
          <w:rPr>
            <w:noProof/>
            <w:sz w:val="28"/>
            <w:szCs w:val="28"/>
            <w:rPrChange w:id="1207" w:author="Carlos Erazo" w:date="2020-08-15T05:52:00Z">
              <w:rPr>
                <w:noProof/>
              </w:rPr>
            </w:rPrChange>
          </w:rPr>
          <w:fldChar w:fldCharType="begin"/>
        </w:r>
        <w:r w:rsidRPr="00D57E3F" w:rsidDel="00D57E3F">
          <w:rPr>
            <w:noProof/>
            <w:sz w:val="28"/>
            <w:szCs w:val="28"/>
            <w:rPrChange w:id="1208" w:author="Carlos Erazo" w:date="2020-08-15T05:52:00Z">
              <w:rPr>
                <w:noProof/>
              </w:rPr>
            </w:rPrChange>
          </w:rPr>
          <w:delInstrText xml:space="preserve"> PAGEREF _Toc48344870 \h </w:delInstrText>
        </w:r>
        <w:r w:rsidRPr="00D57E3F" w:rsidDel="00D57E3F">
          <w:rPr>
            <w:noProof/>
            <w:sz w:val="28"/>
            <w:szCs w:val="28"/>
            <w:rPrChange w:id="1209" w:author="Carlos Erazo" w:date="2020-08-15T05:52:00Z">
              <w:rPr>
                <w:noProof/>
              </w:rPr>
            </w:rPrChange>
          </w:rPr>
          <w:fldChar w:fldCharType="separate"/>
        </w:r>
      </w:del>
      <w:ins w:id="1210" w:author="Carlos Erazo" w:date="2020-08-15T05:52:00Z">
        <w:r w:rsidR="00D57E3F" w:rsidRPr="00D57E3F">
          <w:rPr>
            <w:b w:val="0"/>
            <w:bCs w:val="0"/>
            <w:noProof/>
            <w:sz w:val="28"/>
            <w:szCs w:val="28"/>
            <w:rPrChange w:id="1211" w:author="Carlos Erazo" w:date="2020-08-15T05:52:00Z">
              <w:rPr>
                <w:b w:val="0"/>
                <w:bCs w:val="0"/>
                <w:noProof/>
              </w:rPr>
            </w:rPrChange>
          </w:rPr>
          <w:t>Error! Bookmark not defined.</w:t>
        </w:r>
      </w:ins>
      <w:del w:id="1212" w:author="Carlos Erazo" w:date="2020-08-15T05:52:00Z">
        <w:r w:rsidRPr="00D57E3F" w:rsidDel="00D57E3F">
          <w:rPr>
            <w:noProof/>
            <w:sz w:val="28"/>
            <w:szCs w:val="28"/>
            <w:rPrChange w:id="1213" w:author="Carlos Erazo" w:date="2020-08-15T05:52:00Z">
              <w:rPr>
                <w:noProof/>
              </w:rPr>
            </w:rPrChange>
          </w:rPr>
          <w:delText>2</w:delText>
        </w:r>
        <w:r w:rsidRPr="00D57E3F" w:rsidDel="00D57E3F">
          <w:rPr>
            <w:noProof/>
            <w:sz w:val="28"/>
            <w:szCs w:val="28"/>
            <w:rPrChange w:id="1214" w:author="Carlos Erazo" w:date="2020-08-15T05:52:00Z">
              <w:rPr>
                <w:noProof/>
              </w:rPr>
            </w:rPrChange>
          </w:rPr>
          <w:fldChar w:fldCharType="end"/>
        </w:r>
      </w:del>
    </w:p>
    <w:p w14:paraId="7D903EA7" w14:textId="6D76CF45" w:rsidR="00344313" w:rsidRPr="00D57E3F" w:rsidDel="00D57E3F" w:rsidRDefault="00344313" w:rsidP="00654C8B">
      <w:pPr>
        <w:pStyle w:val="TOC2"/>
        <w:rPr>
          <w:del w:id="1215" w:author="Carlos Erazo" w:date="2020-08-15T05:52:00Z"/>
          <w:rFonts w:ascii="Times New Roman" w:eastAsiaTheme="minorEastAsia" w:hAnsi="Times New Roman" w:cs="Times New Roman"/>
          <w:noProof/>
          <w:color w:val="auto"/>
          <w:sz w:val="28"/>
          <w:szCs w:val="28"/>
          <w:rPrChange w:id="1216" w:author="Carlos Erazo" w:date="2020-08-15T05:52:00Z">
            <w:rPr>
              <w:del w:id="1217" w:author="Carlos Erazo" w:date="2020-08-15T05:52:00Z"/>
              <w:rFonts w:ascii="Times New Roman" w:eastAsiaTheme="minorEastAsia" w:hAnsi="Times New Roman" w:cs="Times New Roman"/>
              <w:noProof/>
              <w:color w:val="auto"/>
              <w:sz w:val="24"/>
              <w:szCs w:val="24"/>
            </w:rPr>
          </w:rPrChange>
        </w:rPr>
      </w:pPr>
      <w:del w:id="1218" w:author="Carlos Erazo" w:date="2020-08-15T05:52:00Z">
        <w:r w:rsidRPr="00D57E3F" w:rsidDel="00D57E3F">
          <w:rPr>
            <w:rFonts w:ascii="Times New Roman" w:hAnsi="Times New Roman" w:cs="Times New Roman"/>
            <w:noProof/>
            <w:sz w:val="28"/>
            <w:szCs w:val="28"/>
            <w:rPrChange w:id="1219" w:author="Carlos Erazo" w:date="2020-08-15T05:52:00Z">
              <w:rPr>
                <w:rFonts w:ascii="Times New Roman" w:hAnsi="Times New Roman" w:cs="Times New Roman"/>
                <w:noProof/>
                <w:sz w:val="24"/>
                <w:szCs w:val="24"/>
              </w:rPr>
            </w:rPrChange>
          </w:rPr>
          <w:delText>4.1. Data Component</w:delText>
        </w:r>
        <w:r w:rsidRPr="00D57E3F" w:rsidDel="00D57E3F">
          <w:rPr>
            <w:rFonts w:ascii="Times New Roman" w:hAnsi="Times New Roman" w:cs="Times New Roman"/>
            <w:noProof/>
            <w:sz w:val="28"/>
            <w:szCs w:val="28"/>
            <w:rPrChange w:id="1220"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221"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222" w:author="Carlos Erazo" w:date="2020-08-15T05:52:00Z">
              <w:rPr>
                <w:rFonts w:ascii="Times New Roman" w:hAnsi="Times New Roman" w:cs="Times New Roman"/>
                <w:noProof/>
                <w:sz w:val="24"/>
                <w:szCs w:val="24"/>
              </w:rPr>
            </w:rPrChange>
          </w:rPr>
          <w:delInstrText xml:space="preserve"> PAGEREF _Toc48344871 \h </w:delInstrText>
        </w:r>
        <w:r w:rsidRPr="00D57E3F" w:rsidDel="00D57E3F">
          <w:rPr>
            <w:rFonts w:ascii="Times New Roman" w:hAnsi="Times New Roman" w:cs="Times New Roman"/>
            <w:noProof/>
            <w:sz w:val="28"/>
            <w:szCs w:val="28"/>
            <w:rPrChange w:id="1223" w:author="Carlos Erazo" w:date="2020-08-15T05:52:00Z">
              <w:rPr>
                <w:rFonts w:ascii="Times New Roman" w:hAnsi="Times New Roman" w:cs="Times New Roman"/>
                <w:noProof/>
                <w:sz w:val="24"/>
                <w:szCs w:val="24"/>
              </w:rPr>
            </w:rPrChange>
          </w:rPr>
          <w:fldChar w:fldCharType="separate"/>
        </w:r>
      </w:del>
      <w:ins w:id="1224" w:author="Carlos Erazo" w:date="2020-08-15T05:52:00Z">
        <w:r w:rsidR="00D57E3F" w:rsidRPr="00D57E3F">
          <w:rPr>
            <w:rFonts w:ascii="Times New Roman" w:hAnsi="Times New Roman" w:cs="Times New Roman"/>
            <w:b w:val="0"/>
            <w:bCs w:val="0"/>
            <w:noProof/>
            <w:sz w:val="28"/>
            <w:szCs w:val="28"/>
            <w:rPrChange w:id="1225" w:author="Carlos Erazo" w:date="2020-08-15T05:52:00Z">
              <w:rPr>
                <w:rFonts w:ascii="Times New Roman" w:hAnsi="Times New Roman" w:cs="Times New Roman"/>
                <w:b w:val="0"/>
                <w:bCs w:val="0"/>
                <w:noProof/>
                <w:szCs w:val="24"/>
              </w:rPr>
            </w:rPrChange>
          </w:rPr>
          <w:t>Error! Bookmark not defined.</w:t>
        </w:r>
      </w:ins>
      <w:del w:id="1226" w:author="Carlos Erazo" w:date="2020-08-15T05:52:00Z">
        <w:r w:rsidRPr="00D57E3F" w:rsidDel="00D57E3F">
          <w:rPr>
            <w:rFonts w:ascii="Times New Roman" w:hAnsi="Times New Roman" w:cs="Times New Roman"/>
            <w:noProof/>
            <w:sz w:val="28"/>
            <w:szCs w:val="28"/>
            <w:rPrChange w:id="1227"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228" w:author="Carlos Erazo" w:date="2020-08-15T05:52:00Z">
              <w:rPr>
                <w:rFonts w:ascii="Times New Roman" w:hAnsi="Times New Roman" w:cs="Times New Roman"/>
                <w:noProof/>
                <w:sz w:val="24"/>
                <w:szCs w:val="24"/>
              </w:rPr>
            </w:rPrChange>
          </w:rPr>
          <w:fldChar w:fldCharType="end"/>
        </w:r>
      </w:del>
    </w:p>
    <w:p w14:paraId="21C09ACF" w14:textId="6EA86EBC" w:rsidR="00344313" w:rsidRPr="00D57E3F" w:rsidDel="00D57E3F" w:rsidRDefault="00344313" w:rsidP="00654C8B">
      <w:pPr>
        <w:pStyle w:val="TOC3"/>
        <w:rPr>
          <w:del w:id="1229" w:author="Carlos Erazo" w:date="2020-08-15T05:52:00Z"/>
          <w:rFonts w:ascii="Times New Roman" w:eastAsiaTheme="minorEastAsia" w:hAnsi="Times New Roman" w:cs="Times New Roman"/>
          <w:noProof/>
          <w:color w:val="auto"/>
          <w:sz w:val="28"/>
          <w:szCs w:val="28"/>
          <w:rPrChange w:id="1230" w:author="Carlos Erazo" w:date="2020-08-15T05:52:00Z">
            <w:rPr>
              <w:del w:id="1231" w:author="Carlos Erazo" w:date="2020-08-15T05:52:00Z"/>
              <w:rFonts w:eastAsiaTheme="minorEastAsia" w:cstheme="minorBidi"/>
              <w:smallCaps w:val="0"/>
              <w:noProof/>
              <w:color w:val="auto"/>
            </w:rPr>
          </w:rPrChange>
        </w:rPr>
      </w:pPr>
      <w:del w:id="1232" w:author="Carlos Erazo" w:date="2020-08-15T05:52:00Z">
        <w:r w:rsidRPr="00D57E3F" w:rsidDel="00D57E3F">
          <w:rPr>
            <w:rFonts w:ascii="Times New Roman" w:hAnsi="Times New Roman" w:cs="Times New Roman"/>
            <w:noProof/>
            <w:sz w:val="28"/>
            <w:szCs w:val="28"/>
            <w:rPrChange w:id="1233" w:author="Carlos Erazo" w:date="2020-08-15T05:52:00Z">
              <w:rPr>
                <w:rFonts w:ascii="Times New Roman" w:hAnsi="Times New Roman" w:cs="Times New Roman"/>
                <w:noProof/>
              </w:rPr>
            </w:rPrChange>
          </w:rPr>
          <w:delText>4.1.1. Functions</w:delText>
        </w:r>
        <w:r w:rsidRPr="00D57E3F" w:rsidDel="00D57E3F">
          <w:rPr>
            <w:rFonts w:ascii="Times New Roman" w:hAnsi="Times New Roman" w:cs="Times New Roman"/>
            <w:noProof/>
            <w:sz w:val="28"/>
            <w:szCs w:val="28"/>
            <w:rPrChange w:id="1234"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235"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236" w:author="Carlos Erazo" w:date="2020-08-15T05:52:00Z">
              <w:rPr>
                <w:rFonts w:ascii="Times New Roman" w:hAnsi="Times New Roman" w:cs="Times New Roman"/>
                <w:noProof/>
              </w:rPr>
            </w:rPrChange>
          </w:rPr>
          <w:delInstrText xml:space="preserve"> PAGEREF _Toc48344872 \h </w:delInstrText>
        </w:r>
        <w:r w:rsidRPr="00D57E3F" w:rsidDel="00D57E3F">
          <w:rPr>
            <w:rFonts w:ascii="Times New Roman" w:hAnsi="Times New Roman" w:cs="Times New Roman"/>
            <w:noProof/>
            <w:sz w:val="28"/>
            <w:szCs w:val="28"/>
            <w:rPrChange w:id="1237" w:author="Carlos Erazo" w:date="2020-08-15T05:52:00Z">
              <w:rPr>
                <w:rFonts w:ascii="Times New Roman" w:hAnsi="Times New Roman" w:cs="Times New Roman"/>
                <w:noProof/>
              </w:rPr>
            </w:rPrChange>
          </w:rPr>
          <w:fldChar w:fldCharType="separate"/>
        </w:r>
      </w:del>
      <w:ins w:id="1238" w:author="Carlos Erazo" w:date="2020-08-15T05:52:00Z">
        <w:r w:rsidR="00D57E3F" w:rsidRPr="00D57E3F">
          <w:rPr>
            <w:rFonts w:ascii="Times New Roman" w:hAnsi="Times New Roman" w:cs="Times New Roman"/>
            <w:b/>
            <w:bCs/>
            <w:noProof/>
            <w:sz w:val="28"/>
            <w:szCs w:val="28"/>
            <w:rPrChange w:id="1239" w:author="Carlos Erazo" w:date="2020-08-15T05:52:00Z">
              <w:rPr>
                <w:rFonts w:ascii="Times New Roman" w:hAnsi="Times New Roman" w:cs="Times New Roman"/>
                <w:b/>
                <w:bCs/>
                <w:noProof/>
              </w:rPr>
            </w:rPrChange>
          </w:rPr>
          <w:t>Error! Bookmark not defined.</w:t>
        </w:r>
      </w:ins>
      <w:del w:id="1240" w:author="Carlos Erazo" w:date="2020-08-15T05:52:00Z">
        <w:r w:rsidRPr="00D57E3F" w:rsidDel="00D57E3F">
          <w:rPr>
            <w:rFonts w:ascii="Times New Roman" w:hAnsi="Times New Roman" w:cs="Times New Roman"/>
            <w:noProof/>
            <w:sz w:val="28"/>
            <w:szCs w:val="28"/>
            <w:rPrChange w:id="1241"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242" w:author="Carlos Erazo" w:date="2020-08-15T05:52:00Z">
              <w:rPr>
                <w:rFonts w:ascii="Times New Roman" w:hAnsi="Times New Roman" w:cs="Times New Roman"/>
                <w:noProof/>
              </w:rPr>
            </w:rPrChange>
          </w:rPr>
          <w:fldChar w:fldCharType="end"/>
        </w:r>
      </w:del>
    </w:p>
    <w:p w14:paraId="74FFC0B3" w14:textId="19E75008" w:rsidR="00344313" w:rsidRPr="00D57E3F" w:rsidDel="00D57E3F" w:rsidRDefault="00344313" w:rsidP="00654C8B">
      <w:pPr>
        <w:pStyle w:val="TOC2"/>
        <w:rPr>
          <w:del w:id="1243" w:author="Carlos Erazo" w:date="2020-08-15T05:52:00Z"/>
          <w:rFonts w:ascii="Times New Roman" w:eastAsiaTheme="minorEastAsia" w:hAnsi="Times New Roman" w:cs="Times New Roman"/>
          <w:noProof/>
          <w:color w:val="auto"/>
          <w:sz w:val="28"/>
          <w:szCs w:val="28"/>
          <w:rPrChange w:id="1244" w:author="Carlos Erazo" w:date="2020-08-15T05:52:00Z">
            <w:rPr>
              <w:del w:id="1245" w:author="Carlos Erazo" w:date="2020-08-15T05:52:00Z"/>
              <w:rFonts w:ascii="Times New Roman" w:eastAsiaTheme="minorEastAsia" w:hAnsi="Times New Roman" w:cs="Times New Roman"/>
              <w:noProof/>
              <w:color w:val="auto"/>
              <w:sz w:val="24"/>
              <w:szCs w:val="24"/>
            </w:rPr>
          </w:rPrChange>
        </w:rPr>
      </w:pPr>
      <w:del w:id="1246" w:author="Carlos Erazo" w:date="2020-08-15T05:52:00Z">
        <w:r w:rsidRPr="00D57E3F" w:rsidDel="00D57E3F">
          <w:rPr>
            <w:rFonts w:ascii="Times New Roman" w:hAnsi="Times New Roman" w:cs="Times New Roman"/>
            <w:noProof/>
            <w:sz w:val="28"/>
            <w:szCs w:val="28"/>
            <w:rPrChange w:id="1247" w:author="Carlos Erazo" w:date="2020-08-15T05:52:00Z">
              <w:rPr>
                <w:rFonts w:ascii="Times New Roman" w:hAnsi="Times New Roman" w:cs="Times New Roman"/>
                <w:noProof/>
                <w:sz w:val="24"/>
                <w:szCs w:val="24"/>
              </w:rPr>
            </w:rPrChange>
          </w:rPr>
          <w:delText>4.2. Analysis Component</w:delText>
        </w:r>
        <w:r w:rsidRPr="00D57E3F" w:rsidDel="00D57E3F">
          <w:rPr>
            <w:rFonts w:ascii="Times New Roman" w:hAnsi="Times New Roman" w:cs="Times New Roman"/>
            <w:noProof/>
            <w:sz w:val="28"/>
            <w:szCs w:val="28"/>
            <w:rPrChange w:id="1248"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249"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250" w:author="Carlos Erazo" w:date="2020-08-15T05:52:00Z">
              <w:rPr>
                <w:rFonts w:ascii="Times New Roman" w:hAnsi="Times New Roman" w:cs="Times New Roman"/>
                <w:noProof/>
                <w:sz w:val="24"/>
                <w:szCs w:val="24"/>
              </w:rPr>
            </w:rPrChange>
          </w:rPr>
          <w:delInstrText xml:space="preserve"> PAGEREF _Toc48344873 \h </w:delInstrText>
        </w:r>
        <w:r w:rsidRPr="00D57E3F" w:rsidDel="00D57E3F">
          <w:rPr>
            <w:rFonts w:ascii="Times New Roman" w:hAnsi="Times New Roman" w:cs="Times New Roman"/>
            <w:noProof/>
            <w:sz w:val="28"/>
            <w:szCs w:val="28"/>
            <w:rPrChange w:id="1251" w:author="Carlos Erazo" w:date="2020-08-15T05:52:00Z">
              <w:rPr>
                <w:rFonts w:ascii="Times New Roman" w:hAnsi="Times New Roman" w:cs="Times New Roman"/>
                <w:noProof/>
                <w:sz w:val="24"/>
                <w:szCs w:val="24"/>
              </w:rPr>
            </w:rPrChange>
          </w:rPr>
          <w:fldChar w:fldCharType="separate"/>
        </w:r>
      </w:del>
      <w:ins w:id="1252" w:author="Carlos Erazo" w:date="2020-08-15T05:52:00Z">
        <w:r w:rsidR="00D57E3F" w:rsidRPr="00D57E3F">
          <w:rPr>
            <w:rFonts w:ascii="Times New Roman" w:hAnsi="Times New Roman" w:cs="Times New Roman"/>
            <w:b w:val="0"/>
            <w:bCs w:val="0"/>
            <w:noProof/>
            <w:sz w:val="28"/>
            <w:szCs w:val="28"/>
            <w:rPrChange w:id="1253" w:author="Carlos Erazo" w:date="2020-08-15T05:52:00Z">
              <w:rPr>
                <w:rFonts w:ascii="Times New Roman" w:hAnsi="Times New Roman" w:cs="Times New Roman"/>
                <w:b w:val="0"/>
                <w:bCs w:val="0"/>
                <w:noProof/>
                <w:szCs w:val="24"/>
              </w:rPr>
            </w:rPrChange>
          </w:rPr>
          <w:t>Error! Bookmark not defined.</w:t>
        </w:r>
      </w:ins>
      <w:del w:id="1254" w:author="Carlos Erazo" w:date="2020-08-15T05:52:00Z">
        <w:r w:rsidRPr="00D57E3F" w:rsidDel="00D57E3F">
          <w:rPr>
            <w:rFonts w:ascii="Times New Roman" w:hAnsi="Times New Roman" w:cs="Times New Roman"/>
            <w:noProof/>
            <w:sz w:val="28"/>
            <w:szCs w:val="28"/>
            <w:rPrChange w:id="1255"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256" w:author="Carlos Erazo" w:date="2020-08-15T05:52:00Z">
              <w:rPr>
                <w:rFonts w:ascii="Times New Roman" w:hAnsi="Times New Roman" w:cs="Times New Roman"/>
                <w:noProof/>
                <w:sz w:val="24"/>
                <w:szCs w:val="24"/>
              </w:rPr>
            </w:rPrChange>
          </w:rPr>
          <w:fldChar w:fldCharType="end"/>
        </w:r>
      </w:del>
    </w:p>
    <w:p w14:paraId="12909A80" w14:textId="7CF8FCB2" w:rsidR="00344313" w:rsidRPr="00D57E3F" w:rsidDel="00D57E3F" w:rsidRDefault="00344313" w:rsidP="00654C8B">
      <w:pPr>
        <w:pStyle w:val="TOC3"/>
        <w:rPr>
          <w:del w:id="1257" w:author="Carlos Erazo" w:date="2020-08-15T05:52:00Z"/>
          <w:rFonts w:ascii="Times New Roman" w:eastAsiaTheme="minorEastAsia" w:hAnsi="Times New Roman" w:cs="Times New Roman"/>
          <w:noProof/>
          <w:color w:val="auto"/>
          <w:sz w:val="28"/>
          <w:szCs w:val="28"/>
          <w:rPrChange w:id="1258" w:author="Carlos Erazo" w:date="2020-08-15T05:52:00Z">
            <w:rPr>
              <w:del w:id="1259" w:author="Carlos Erazo" w:date="2020-08-15T05:52:00Z"/>
              <w:rFonts w:eastAsiaTheme="minorEastAsia" w:cstheme="minorBidi"/>
              <w:smallCaps w:val="0"/>
              <w:noProof/>
              <w:color w:val="auto"/>
            </w:rPr>
          </w:rPrChange>
        </w:rPr>
      </w:pPr>
      <w:del w:id="1260" w:author="Carlos Erazo" w:date="2020-08-15T05:52:00Z">
        <w:r w:rsidRPr="00D57E3F" w:rsidDel="00D57E3F">
          <w:rPr>
            <w:rFonts w:ascii="Times New Roman" w:hAnsi="Times New Roman" w:cs="Times New Roman"/>
            <w:noProof/>
            <w:sz w:val="28"/>
            <w:szCs w:val="28"/>
            <w:rPrChange w:id="1261" w:author="Carlos Erazo" w:date="2020-08-15T05:52:00Z">
              <w:rPr>
                <w:rFonts w:ascii="Times New Roman" w:hAnsi="Times New Roman" w:cs="Times New Roman"/>
                <w:noProof/>
              </w:rPr>
            </w:rPrChange>
          </w:rPr>
          <w:delText>4.2.1. Stats</w:delText>
        </w:r>
        <w:r w:rsidRPr="00D57E3F" w:rsidDel="00D57E3F">
          <w:rPr>
            <w:rFonts w:ascii="Times New Roman" w:hAnsi="Times New Roman" w:cs="Times New Roman"/>
            <w:noProof/>
            <w:sz w:val="28"/>
            <w:szCs w:val="28"/>
            <w:rPrChange w:id="1262"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263"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264" w:author="Carlos Erazo" w:date="2020-08-15T05:52:00Z">
              <w:rPr>
                <w:rFonts w:ascii="Times New Roman" w:hAnsi="Times New Roman" w:cs="Times New Roman"/>
                <w:noProof/>
              </w:rPr>
            </w:rPrChange>
          </w:rPr>
          <w:delInstrText xml:space="preserve"> PAGEREF _Toc48344874 \h </w:delInstrText>
        </w:r>
        <w:r w:rsidRPr="00D57E3F" w:rsidDel="00D57E3F">
          <w:rPr>
            <w:rFonts w:ascii="Times New Roman" w:hAnsi="Times New Roman" w:cs="Times New Roman"/>
            <w:noProof/>
            <w:sz w:val="28"/>
            <w:szCs w:val="28"/>
            <w:rPrChange w:id="1265" w:author="Carlos Erazo" w:date="2020-08-15T05:52:00Z">
              <w:rPr>
                <w:rFonts w:ascii="Times New Roman" w:hAnsi="Times New Roman" w:cs="Times New Roman"/>
                <w:noProof/>
              </w:rPr>
            </w:rPrChange>
          </w:rPr>
          <w:fldChar w:fldCharType="separate"/>
        </w:r>
      </w:del>
      <w:ins w:id="1266" w:author="Carlos Erazo" w:date="2020-08-15T05:52:00Z">
        <w:r w:rsidR="00D57E3F" w:rsidRPr="00D57E3F">
          <w:rPr>
            <w:rFonts w:ascii="Times New Roman" w:hAnsi="Times New Roman" w:cs="Times New Roman"/>
            <w:b/>
            <w:bCs/>
            <w:noProof/>
            <w:sz w:val="28"/>
            <w:szCs w:val="28"/>
            <w:rPrChange w:id="1267" w:author="Carlos Erazo" w:date="2020-08-15T05:52:00Z">
              <w:rPr>
                <w:rFonts w:ascii="Times New Roman" w:hAnsi="Times New Roman" w:cs="Times New Roman"/>
                <w:b/>
                <w:bCs/>
                <w:noProof/>
              </w:rPr>
            </w:rPrChange>
          </w:rPr>
          <w:t>Error! Bookmark not defined.</w:t>
        </w:r>
      </w:ins>
      <w:del w:id="1268" w:author="Carlos Erazo" w:date="2020-08-15T05:52:00Z">
        <w:r w:rsidRPr="00D57E3F" w:rsidDel="00D57E3F">
          <w:rPr>
            <w:rFonts w:ascii="Times New Roman" w:hAnsi="Times New Roman" w:cs="Times New Roman"/>
            <w:noProof/>
            <w:sz w:val="28"/>
            <w:szCs w:val="28"/>
            <w:rPrChange w:id="1269"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270" w:author="Carlos Erazo" w:date="2020-08-15T05:52:00Z">
              <w:rPr>
                <w:rFonts w:ascii="Times New Roman" w:hAnsi="Times New Roman" w:cs="Times New Roman"/>
                <w:noProof/>
              </w:rPr>
            </w:rPrChange>
          </w:rPr>
          <w:fldChar w:fldCharType="end"/>
        </w:r>
      </w:del>
    </w:p>
    <w:p w14:paraId="5083E38F" w14:textId="0F8C6295" w:rsidR="00344313" w:rsidRPr="00D57E3F" w:rsidDel="00D57E3F" w:rsidRDefault="00344313" w:rsidP="00654C8B">
      <w:pPr>
        <w:pStyle w:val="TOC3"/>
        <w:rPr>
          <w:del w:id="1271" w:author="Carlos Erazo" w:date="2020-08-15T05:52:00Z"/>
          <w:rFonts w:ascii="Times New Roman" w:eastAsiaTheme="minorEastAsia" w:hAnsi="Times New Roman" w:cs="Times New Roman"/>
          <w:noProof/>
          <w:color w:val="auto"/>
          <w:sz w:val="28"/>
          <w:szCs w:val="28"/>
          <w:rPrChange w:id="1272" w:author="Carlos Erazo" w:date="2020-08-15T05:52:00Z">
            <w:rPr>
              <w:del w:id="1273" w:author="Carlos Erazo" w:date="2020-08-15T05:52:00Z"/>
              <w:rFonts w:eastAsiaTheme="minorEastAsia" w:cstheme="minorBidi"/>
              <w:smallCaps w:val="0"/>
              <w:noProof/>
              <w:color w:val="auto"/>
            </w:rPr>
          </w:rPrChange>
        </w:rPr>
      </w:pPr>
      <w:del w:id="1274" w:author="Carlos Erazo" w:date="2020-08-15T05:52:00Z">
        <w:r w:rsidRPr="00D57E3F" w:rsidDel="00D57E3F">
          <w:rPr>
            <w:rFonts w:ascii="Times New Roman" w:hAnsi="Times New Roman" w:cs="Times New Roman"/>
            <w:noProof/>
            <w:sz w:val="28"/>
            <w:szCs w:val="28"/>
            <w:rPrChange w:id="1275" w:author="Carlos Erazo" w:date="2020-08-15T05:52:00Z">
              <w:rPr>
                <w:rFonts w:ascii="Times New Roman" w:hAnsi="Times New Roman" w:cs="Times New Roman"/>
                <w:noProof/>
              </w:rPr>
            </w:rPrChange>
          </w:rPr>
          <w:delText>4.2.2. Hydro</w:delText>
        </w:r>
        <w:r w:rsidRPr="00D57E3F" w:rsidDel="00D57E3F">
          <w:rPr>
            <w:rFonts w:ascii="Times New Roman" w:hAnsi="Times New Roman" w:cs="Times New Roman"/>
            <w:noProof/>
            <w:sz w:val="28"/>
            <w:szCs w:val="28"/>
            <w:rPrChange w:id="1276"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277"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278" w:author="Carlos Erazo" w:date="2020-08-15T05:52:00Z">
              <w:rPr>
                <w:rFonts w:ascii="Times New Roman" w:hAnsi="Times New Roman" w:cs="Times New Roman"/>
                <w:noProof/>
              </w:rPr>
            </w:rPrChange>
          </w:rPr>
          <w:delInstrText xml:space="preserve"> PAGEREF _Toc48344875 \h </w:delInstrText>
        </w:r>
        <w:r w:rsidRPr="00D57E3F" w:rsidDel="00D57E3F">
          <w:rPr>
            <w:rFonts w:ascii="Times New Roman" w:hAnsi="Times New Roman" w:cs="Times New Roman"/>
            <w:noProof/>
            <w:sz w:val="28"/>
            <w:szCs w:val="28"/>
            <w:rPrChange w:id="1279" w:author="Carlos Erazo" w:date="2020-08-15T05:52:00Z">
              <w:rPr>
                <w:rFonts w:ascii="Times New Roman" w:hAnsi="Times New Roman" w:cs="Times New Roman"/>
                <w:noProof/>
              </w:rPr>
            </w:rPrChange>
          </w:rPr>
          <w:fldChar w:fldCharType="separate"/>
        </w:r>
      </w:del>
      <w:ins w:id="1280" w:author="Carlos Erazo" w:date="2020-08-15T05:52:00Z">
        <w:r w:rsidR="00D57E3F" w:rsidRPr="00D57E3F">
          <w:rPr>
            <w:rFonts w:ascii="Times New Roman" w:hAnsi="Times New Roman" w:cs="Times New Roman"/>
            <w:b/>
            <w:bCs/>
            <w:noProof/>
            <w:sz w:val="28"/>
            <w:szCs w:val="28"/>
            <w:rPrChange w:id="1281" w:author="Carlos Erazo" w:date="2020-08-15T05:52:00Z">
              <w:rPr>
                <w:rFonts w:ascii="Times New Roman" w:hAnsi="Times New Roman" w:cs="Times New Roman"/>
                <w:b/>
                <w:bCs/>
                <w:noProof/>
              </w:rPr>
            </w:rPrChange>
          </w:rPr>
          <w:t>Error! Bookmark not defined.</w:t>
        </w:r>
      </w:ins>
      <w:del w:id="1282" w:author="Carlos Erazo" w:date="2020-08-15T05:52:00Z">
        <w:r w:rsidRPr="00D57E3F" w:rsidDel="00D57E3F">
          <w:rPr>
            <w:rFonts w:ascii="Times New Roman" w:hAnsi="Times New Roman" w:cs="Times New Roman"/>
            <w:noProof/>
            <w:sz w:val="28"/>
            <w:szCs w:val="28"/>
            <w:rPrChange w:id="1283"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284" w:author="Carlos Erazo" w:date="2020-08-15T05:52:00Z">
              <w:rPr>
                <w:rFonts w:ascii="Times New Roman" w:hAnsi="Times New Roman" w:cs="Times New Roman"/>
                <w:noProof/>
              </w:rPr>
            </w:rPrChange>
          </w:rPr>
          <w:fldChar w:fldCharType="end"/>
        </w:r>
      </w:del>
    </w:p>
    <w:p w14:paraId="6EBDD497" w14:textId="7E876FFF" w:rsidR="00344313" w:rsidRPr="00D57E3F" w:rsidDel="00D57E3F" w:rsidRDefault="00344313" w:rsidP="00654C8B">
      <w:pPr>
        <w:pStyle w:val="TOC3"/>
        <w:rPr>
          <w:del w:id="1285" w:author="Carlos Erazo" w:date="2020-08-15T05:52:00Z"/>
          <w:rFonts w:ascii="Times New Roman" w:eastAsiaTheme="minorEastAsia" w:hAnsi="Times New Roman" w:cs="Times New Roman"/>
          <w:noProof/>
          <w:color w:val="auto"/>
          <w:sz w:val="28"/>
          <w:szCs w:val="28"/>
          <w:rPrChange w:id="1286" w:author="Carlos Erazo" w:date="2020-08-15T05:52:00Z">
            <w:rPr>
              <w:del w:id="1287" w:author="Carlos Erazo" w:date="2020-08-15T05:52:00Z"/>
              <w:rFonts w:eastAsiaTheme="minorEastAsia" w:cstheme="minorBidi"/>
              <w:smallCaps w:val="0"/>
              <w:noProof/>
              <w:color w:val="auto"/>
            </w:rPr>
          </w:rPrChange>
        </w:rPr>
      </w:pPr>
      <w:del w:id="1288" w:author="Carlos Erazo" w:date="2020-08-15T05:52:00Z">
        <w:r w:rsidRPr="00D57E3F" w:rsidDel="00D57E3F">
          <w:rPr>
            <w:rFonts w:ascii="Times New Roman" w:hAnsi="Times New Roman" w:cs="Times New Roman"/>
            <w:noProof/>
            <w:sz w:val="28"/>
            <w:szCs w:val="28"/>
            <w:rPrChange w:id="1289" w:author="Carlos Erazo" w:date="2020-08-15T05:52:00Z">
              <w:rPr>
                <w:rFonts w:ascii="Times New Roman" w:hAnsi="Times New Roman" w:cs="Times New Roman"/>
                <w:noProof/>
              </w:rPr>
            </w:rPrChange>
          </w:rPr>
          <w:delText>4.2.3. NN (Neural Networks)</w:delText>
        </w:r>
        <w:r w:rsidRPr="00D57E3F" w:rsidDel="00D57E3F">
          <w:rPr>
            <w:rFonts w:ascii="Times New Roman" w:hAnsi="Times New Roman" w:cs="Times New Roman"/>
            <w:noProof/>
            <w:sz w:val="28"/>
            <w:szCs w:val="28"/>
            <w:rPrChange w:id="1290"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291"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292" w:author="Carlos Erazo" w:date="2020-08-15T05:52:00Z">
              <w:rPr>
                <w:rFonts w:ascii="Times New Roman" w:hAnsi="Times New Roman" w:cs="Times New Roman"/>
                <w:noProof/>
              </w:rPr>
            </w:rPrChange>
          </w:rPr>
          <w:delInstrText xml:space="preserve"> PAGEREF _Toc48344876 \h </w:delInstrText>
        </w:r>
        <w:r w:rsidRPr="00D57E3F" w:rsidDel="00D57E3F">
          <w:rPr>
            <w:rFonts w:ascii="Times New Roman" w:hAnsi="Times New Roman" w:cs="Times New Roman"/>
            <w:noProof/>
            <w:sz w:val="28"/>
            <w:szCs w:val="28"/>
            <w:rPrChange w:id="1293" w:author="Carlos Erazo" w:date="2020-08-15T05:52:00Z">
              <w:rPr>
                <w:rFonts w:ascii="Times New Roman" w:hAnsi="Times New Roman" w:cs="Times New Roman"/>
                <w:noProof/>
              </w:rPr>
            </w:rPrChange>
          </w:rPr>
          <w:fldChar w:fldCharType="separate"/>
        </w:r>
      </w:del>
      <w:ins w:id="1294" w:author="Carlos Erazo" w:date="2020-08-15T05:52:00Z">
        <w:r w:rsidR="00D57E3F" w:rsidRPr="00D57E3F">
          <w:rPr>
            <w:rFonts w:ascii="Times New Roman" w:hAnsi="Times New Roman" w:cs="Times New Roman"/>
            <w:b/>
            <w:bCs/>
            <w:noProof/>
            <w:sz w:val="28"/>
            <w:szCs w:val="28"/>
            <w:rPrChange w:id="1295" w:author="Carlos Erazo" w:date="2020-08-15T05:52:00Z">
              <w:rPr>
                <w:rFonts w:ascii="Times New Roman" w:hAnsi="Times New Roman" w:cs="Times New Roman"/>
                <w:b/>
                <w:bCs/>
                <w:noProof/>
              </w:rPr>
            </w:rPrChange>
          </w:rPr>
          <w:t>Error! Bookmark not defined.</w:t>
        </w:r>
      </w:ins>
      <w:del w:id="1296" w:author="Carlos Erazo" w:date="2020-08-15T05:52:00Z">
        <w:r w:rsidRPr="00D57E3F" w:rsidDel="00D57E3F">
          <w:rPr>
            <w:rFonts w:ascii="Times New Roman" w:hAnsi="Times New Roman" w:cs="Times New Roman"/>
            <w:noProof/>
            <w:sz w:val="28"/>
            <w:szCs w:val="28"/>
            <w:rPrChange w:id="1297"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298" w:author="Carlos Erazo" w:date="2020-08-15T05:52:00Z">
              <w:rPr>
                <w:rFonts w:ascii="Times New Roman" w:hAnsi="Times New Roman" w:cs="Times New Roman"/>
                <w:noProof/>
              </w:rPr>
            </w:rPrChange>
          </w:rPr>
          <w:fldChar w:fldCharType="end"/>
        </w:r>
      </w:del>
    </w:p>
    <w:p w14:paraId="0391976D" w14:textId="4102539D" w:rsidR="00344313" w:rsidRPr="00D57E3F" w:rsidDel="00D57E3F" w:rsidRDefault="00344313" w:rsidP="00654C8B">
      <w:pPr>
        <w:pStyle w:val="TOC2"/>
        <w:rPr>
          <w:del w:id="1299" w:author="Carlos Erazo" w:date="2020-08-15T05:52:00Z"/>
          <w:rFonts w:ascii="Times New Roman" w:eastAsiaTheme="minorEastAsia" w:hAnsi="Times New Roman" w:cs="Times New Roman"/>
          <w:noProof/>
          <w:color w:val="auto"/>
          <w:sz w:val="28"/>
          <w:szCs w:val="28"/>
          <w:rPrChange w:id="1300" w:author="Carlos Erazo" w:date="2020-08-15T05:52:00Z">
            <w:rPr>
              <w:del w:id="1301" w:author="Carlos Erazo" w:date="2020-08-15T05:52:00Z"/>
              <w:rFonts w:ascii="Times New Roman" w:eastAsiaTheme="minorEastAsia" w:hAnsi="Times New Roman" w:cs="Times New Roman"/>
              <w:noProof/>
              <w:color w:val="auto"/>
              <w:sz w:val="24"/>
              <w:szCs w:val="24"/>
            </w:rPr>
          </w:rPrChange>
        </w:rPr>
      </w:pPr>
      <w:del w:id="1302" w:author="Carlos Erazo" w:date="2020-08-15T05:52:00Z">
        <w:r w:rsidRPr="00D57E3F" w:rsidDel="00D57E3F">
          <w:rPr>
            <w:rFonts w:ascii="Times New Roman" w:hAnsi="Times New Roman" w:cs="Times New Roman"/>
            <w:noProof/>
            <w:sz w:val="28"/>
            <w:szCs w:val="28"/>
            <w:rPrChange w:id="1303" w:author="Carlos Erazo" w:date="2020-08-15T05:52:00Z">
              <w:rPr>
                <w:rFonts w:ascii="Times New Roman" w:hAnsi="Times New Roman" w:cs="Times New Roman"/>
                <w:noProof/>
                <w:sz w:val="24"/>
                <w:szCs w:val="24"/>
              </w:rPr>
            </w:rPrChange>
          </w:rPr>
          <w:delText>4.3. Visualization ComponentVisualization</w:delText>
        </w:r>
        <w:r w:rsidRPr="00D57E3F" w:rsidDel="00D57E3F">
          <w:rPr>
            <w:rFonts w:ascii="Times New Roman" w:hAnsi="Times New Roman" w:cs="Times New Roman"/>
            <w:noProof/>
            <w:sz w:val="28"/>
            <w:szCs w:val="28"/>
            <w:rPrChange w:id="1304"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305"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306" w:author="Carlos Erazo" w:date="2020-08-15T05:52:00Z">
              <w:rPr>
                <w:rFonts w:ascii="Times New Roman" w:hAnsi="Times New Roman" w:cs="Times New Roman"/>
                <w:noProof/>
                <w:sz w:val="24"/>
                <w:szCs w:val="24"/>
              </w:rPr>
            </w:rPrChange>
          </w:rPr>
          <w:delInstrText xml:space="preserve"> PAGEREF _Toc48344877 \h </w:delInstrText>
        </w:r>
        <w:r w:rsidRPr="00D57E3F" w:rsidDel="00D57E3F">
          <w:rPr>
            <w:rFonts w:ascii="Times New Roman" w:hAnsi="Times New Roman" w:cs="Times New Roman"/>
            <w:noProof/>
            <w:sz w:val="28"/>
            <w:szCs w:val="28"/>
            <w:rPrChange w:id="1307" w:author="Carlos Erazo" w:date="2020-08-15T05:52:00Z">
              <w:rPr>
                <w:rFonts w:ascii="Times New Roman" w:hAnsi="Times New Roman" w:cs="Times New Roman"/>
                <w:noProof/>
                <w:sz w:val="24"/>
                <w:szCs w:val="24"/>
              </w:rPr>
            </w:rPrChange>
          </w:rPr>
          <w:fldChar w:fldCharType="separate"/>
        </w:r>
      </w:del>
      <w:ins w:id="1308" w:author="Carlos Erazo" w:date="2020-08-15T05:52:00Z">
        <w:r w:rsidR="00D57E3F" w:rsidRPr="00D57E3F">
          <w:rPr>
            <w:rFonts w:ascii="Times New Roman" w:hAnsi="Times New Roman" w:cs="Times New Roman"/>
            <w:b w:val="0"/>
            <w:bCs w:val="0"/>
            <w:noProof/>
            <w:sz w:val="28"/>
            <w:szCs w:val="28"/>
            <w:rPrChange w:id="1309" w:author="Carlos Erazo" w:date="2020-08-15T05:52:00Z">
              <w:rPr>
                <w:rFonts w:ascii="Times New Roman" w:hAnsi="Times New Roman" w:cs="Times New Roman"/>
                <w:b w:val="0"/>
                <w:bCs w:val="0"/>
                <w:noProof/>
                <w:szCs w:val="24"/>
              </w:rPr>
            </w:rPrChange>
          </w:rPr>
          <w:t>Error! Bookmark not defined.</w:t>
        </w:r>
      </w:ins>
      <w:del w:id="1310" w:author="Carlos Erazo" w:date="2020-08-15T05:52:00Z">
        <w:r w:rsidRPr="00D57E3F" w:rsidDel="00D57E3F">
          <w:rPr>
            <w:rFonts w:ascii="Times New Roman" w:hAnsi="Times New Roman" w:cs="Times New Roman"/>
            <w:noProof/>
            <w:sz w:val="28"/>
            <w:szCs w:val="28"/>
            <w:rPrChange w:id="1311"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312" w:author="Carlos Erazo" w:date="2020-08-15T05:52:00Z">
              <w:rPr>
                <w:rFonts w:ascii="Times New Roman" w:hAnsi="Times New Roman" w:cs="Times New Roman"/>
                <w:noProof/>
                <w:sz w:val="24"/>
                <w:szCs w:val="24"/>
              </w:rPr>
            </w:rPrChange>
          </w:rPr>
          <w:fldChar w:fldCharType="end"/>
        </w:r>
      </w:del>
    </w:p>
    <w:p w14:paraId="036AD9BD" w14:textId="17784107" w:rsidR="00344313" w:rsidRPr="00D57E3F" w:rsidDel="00D57E3F" w:rsidRDefault="00344313" w:rsidP="00654C8B">
      <w:pPr>
        <w:pStyle w:val="TOC3"/>
        <w:rPr>
          <w:del w:id="1313" w:author="Carlos Erazo" w:date="2020-08-15T05:52:00Z"/>
          <w:rFonts w:ascii="Times New Roman" w:eastAsiaTheme="minorEastAsia" w:hAnsi="Times New Roman" w:cs="Times New Roman"/>
          <w:noProof/>
          <w:color w:val="auto"/>
          <w:sz w:val="28"/>
          <w:szCs w:val="28"/>
          <w:rPrChange w:id="1314" w:author="Carlos Erazo" w:date="2020-08-15T05:52:00Z">
            <w:rPr>
              <w:del w:id="1315" w:author="Carlos Erazo" w:date="2020-08-15T05:52:00Z"/>
              <w:rFonts w:eastAsiaTheme="minorEastAsia" w:cstheme="minorBidi"/>
              <w:smallCaps w:val="0"/>
              <w:noProof/>
              <w:color w:val="auto"/>
            </w:rPr>
          </w:rPrChange>
        </w:rPr>
      </w:pPr>
      <w:del w:id="1316" w:author="Carlos Erazo" w:date="2020-08-15T05:52:00Z">
        <w:r w:rsidRPr="00D57E3F" w:rsidDel="00D57E3F">
          <w:rPr>
            <w:rFonts w:ascii="Times New Roman" w:hAnsi="Times New Roman" w:cs="Times New Roman"/>
            <w:noProof/>
            <w:sz w:val="28"/>
            <w:szCs w:val="28"/>
            <w:rPrChange w:id="1317" w:author="Carlos Erazo" w:date="2020-08-15T05:52:00Z">
              <w:rPr>
                <w:rFonts w:ascii="Times New Roman" w:hAnsi="Times New Roman" w:cs="Times New Roman"/>
                <w:noProof/>
              </w:rPr>
            </w:rPrChange>
          </w:rPr>
          <w:delText>4.3.1. Functions</w:delText>
        </w:r>
        <w:r w:rsidRPr="00D57E3F" w:rsidDel="00D57E3F">
          <w:rPr>
            <w:rFonts w:ascii="Times New Roman" w:hAnsi="Times New Roman" w:cs="Times New Roman"/>
            <w:noProof/>
            <w:sz w:val="28"/>
            <w:szCs w:val="28"/>
            <w:rPrChange w:id="1318"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319"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320" w:author="Carlos Erazo" w:date="2020-08-15T05:52:00Z">
              <w:rPr>
                <w:rFonts w:ascii="Times New Roman" w:hAnsi="Times New Roman" w:cs="Times New Roman"/>
                <w:noProof/>
              </w:rPr>
            </w:rPrChange>
          </w:rPr>
          <w:delInstrText xml:space="preserve"> PAGEREF _Toc48344878 \h </w:delInstrText>
        </w:r>
        <w:r w:rsidRPr="00D57E3F" w:rsidDel="00D57E3F">
          <w:rPr>
            <w:rFonts w:ascii="Times New Roman" w:hAnsi="Times New Roman" w:cs="Times New Roman"/>
            <w:noProof/>
            <w:sz w:val="28"/>
            <w:szCs w:val="28"/>
            <w:rPrChange w:id="1321" w:author="Carlos Erazo" w:date="2020-08-15T05:52:00Z">
              <w:rPr>
                <w:rFonts w:ascii="Times New Roman" w:hAnsi="Times New Roman" w:cs="Times New Roman"/>
                <w:noProof/>
              </w:rPr>
            </w:rPrChange>
          </w:rPr>
          <w:fldChar w:fldCharType="separate"/>
        </w:r>
      </w:del>
      <w:ins w:id="1322" w:author="Carlos Erazo" w:date="2020-08-15T05:52:00Z">
        <w:r w:rsidR="00D57E3F" w:rsidRPr="00D57E3F">
          <w:rPr>
            <w:rFonts w:ascii="Times New Roman" w:hAnsi="Times New Roman" w:cs="Times New Roman"/>
            <w:b/>
            <w:bCs/>
            <w:noProof/>
            <w:sz w:val="28"/>
            <w:szCs w:val="28"/>
            <w:rPrChange w:id="1323" w:author="Carlos Erazo" w:date="2020-08-15T05:52:00Z">
              <w:rPr>
                <w:rFonts w:ascii="Times New Roman" w:hAnsi="Times New Roman" w:cs="Times New Roman"/>
                <w:b/>
                <w:bCs/>
                <w:noProof/>
              </w:rPr>
            </w:rPrChange>
          </w:rPr>
          <w:t>Error! Bookmark not defined.</w:t>
        </w:r>
      </w:ins>
      <w:del w:id="1324" w:author="Carlos Erazo" w:date="2020-08-15T05:52:00Z">
        <w:r w:rsidRPr="00D57E3F" w:rsidDel="00D57E3F">
          <w:rPr>
            <w:rFonts w:ascii="Times New Roman" w:hAnsi="Times New Roman" w:cs="Times New Roman"/>
            <w:noProof/>
            <w:sz w:val="28"/>
            <w:szCs w:val="28"/>
            <w:rPrChange w:id="1325"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326" w:author="Carlos Erazo" w:date="2020-08-15T05:52:00Z">
              <w:rPr>
                <w:rFonts w:ascii="Times New Roman" w:hAnsi="Times New Roman" w:cs="Times New Roman"/>
                <w:noProof/>
              </w:rPr>
            </w:rPrChange>
          </w:rPr>
          <w:fldChar w:fldCharType="end"/>
        </w:r>
      </w:del>
    </w:p>
    <w:p w14:paraId="352FD06C" w14:textId="19FAF43D" w:rsidR="00344313" w:rsidRPr="00D57E3F" w:rsidDel="00D57E3F" w:rsidRDefault="00344313" w:rsidP="00654C8B">
      <w:pPr>
        <w:pStyle w:val="TOC2"/>
        <w:rPr>
          <w:del w:id="1327" w:author="Carlos Erazo" w:date="2020-08-15T05:52:00Z"/>
          <w:rFonts w:ascii="Times New Roman" w:eastAsiaTheme="minorEastAsia" w:hAnsi="Times New Roman" w:cs="Times New Roman"/>
          <w:noProof/>
          <w:color w:val="auto"/>
          <w:sz w:val="28"/>
          <w:szCs w:val="28"/>
          <w:rPrChange w:id="1328" w:author="Carlos Erazo" w:date="2020-08-15T05:52:00Z">
            <w:rPr>
              <w:del w:id="1329" w:author="Carlos Erazo" w:date="2020-08-15T05:52:00Z"/>
              <w:rFonts w:ascii="Times New Roman" w:eastAsiaTheme="minorEastAsia" w:hAnsi="Times New Roman" w:cs="Times New Roman"/>
              <w:noProof/>
              <w:color w:val="auto"/>
              <w:sz w:val="24"/>
              <w:szCs w:val="24"/>
            </w:rPr>
          </w:rPrChange>
        </w:rPr>
      </w:pPr>
      <w:del w:id="1330" w:author="Carlos Erazo" w:date="2020-08-15T05:52:00Z">
        <w:r w:rsidRPr="00D57E3F" w:rsidDel="00D57E3F">
          <w:rPr>
            <w:rFonts w:ascii="Times New Roman" w:hAnsi="Times New Roman" w:cs="Times New Roman"/>
            <w:noProof/>
            <w:sz w:val="28"/>
            <w:szCs w:val="28"/>
            <w:rPrChange w:id="1331" w:author="Carlos Erazo" w:date="2020-08-15T05:52:00Z">
              <w:rPr>
                <w:rFonts w:ascii="Times New Roman" w:hAnsi="Times New Roman" w:cs="Times New Roman"/>
                <w:noProof/>
                <w:sz w:val="24"/>
                <w:szCs w:val="24"/>
              </w:rPr>
            </w:rPrChange>
          </w:rPr>
          <w:delText>4.4. Maps</w:delText>
        </w:r>
        <w:r w:rsidRPr="00D57E3F" w:rsidDel="00D57E3F">
          <w:rPr>
            <w:rFonts w:ascii="Times New Roman" w:hAnsi="Times New Roman" w:cs="Times New Roman"/>
            <w:noProof/>
            <w:sz w:val="28"/>
            <w:szCs w:val="28"/>
            <w:rPrChange w:id="1332"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333"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334" w:author="Carlos Erazo" w:date="2020-08-15T05:52:00Z">
              <w:rPr>
                <w:rFonts w:ascii="Times New Roman" w:hAnsi="Times New Roman" w:cs="Times New Roman"/>
                <w:noProof/>
                <w:sz w:val="24"/>
                <w:szCs w:val="24"/>
              </w:rPr>
            </w:rPrChange>
          </w:rPr>
          <w:delInstrText xml:space="preserve"> PAGEREF _Toc48344879 \h </w:delInstrText>
        </w:r>
        <w:r w:rsidRPr="00D57E3F" w:rsidDel="00D57E3F">
          <w:rPr>
            <w:rFonts w:ascii="Times New Roman" w:hAnsi="Times New Roman" w:cs="Times New Roman"/>
            <w:noProof/>
            <w:sz w:val="28"/>
            <w:szCs w:val="28"/>
            <w:rPrChange w:id="1335" w:author="Carlos Erazo" w:date="2020-08-15T05:52:00Z">
              <w:rPr>
                <w:rFonts w:ascii="Times New Roman" w:hAnsi="Times New Roman" w:cs="Times New Roman"/>
                <w:noProof/>
                <w:sz w:val="24"/>
                <w:szCs w:val="24"/>
              </w:rPr>
            </w:rPrChange>
          </w:rPr>
          <w:fldChar w:fldCharType="separate"/>
        </w:r>
      </w:del>
      <w:ins w:id="1336" w:author="Carlos Erazo" w:date="2020-08-15T05:52:00Z">
        <w:r w:rsidR="00D57E3F" w:rsidRPr="00D57E3F">
          <w:rPr>
            <w:rFonts w:ascii="Times New Roman" w:hAnsi="Times New Roman" w:cs="Times New Roman"/>
            <w:b w:val="0"/>
            <w:bCs w:val="0"/>
            <w:noProof/>
            <w:sz w:val="28"/>
            <w:szCs w:val="28"/>
            <w:rPrChange w:id="1337" w:author="Carlos Erazo" w:date="2020-08-15T05:52:00Z">
              <w:rPr>
                <w:rFonts w:ascii="Times New Roman" w:hAnsi="Times New Roman" w:cs="Times New Roman"/>
                <w:b w:val="0"/>
                <w:bCs w:val="0"/>
                <w:noProof/>
                <w:szCs w:val="24"/>
              </w:rPr>
            </w:rPrChange>
          </w:rPr>
          <w:t>Error! Bookmark not defined.</w:t>
        </w:r>
      </w:ins>
      <w:del w:id="1338" w:author="Carlos Erazo" w:date="2020-08-15T05:52:00Z">
        <w:r w:rsidRPr="00D57E3F" w:rsidDel="00D57E3F">
          <w:rPr>
            <w:rFonts w:ascii="Times New Roman" w:hAnsi="Times New Roman" w:cs="Times New Roman"/>
            <w:noProof/>
            <w:sz w:val="28"/>
            <w:szCs w:val="28"/>
            <w:rPrChange w:id="1339"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340" w:author="Carlos Erazo" w:date="2020-08-15T05:52:00Z">
              <w:rPr>
                <w:rFonts w:ascii="Times New Roman" w:hAnsi="Times New Roman" w:cs="Times New Roman"/>
                <w:noProof/>
                <w:sz w:val="24"/>
                <w:szCs w:val="24"/>
              </w:rPr>
            </w:rPrChange>
          </w:rPr>
          <w:fldChar w:fldCharType="end"/>
        </w:r>
      </w:del>
    </w:p>
    <w:p w14:paraId="065B91E2" w14:textId="69E9B471" w:rsidR="00344313" w:rsidRPr="00D57E3F" w:rsidDel="00D57E3F" w:rsidRDefault="00344313" w:rsidP="00F90733">
      <w:pPr>
        <w:pStyle w:val="TOC1"/>
        <w:rPr>
          <w:del w:id="1341" w:author="Carlos Erazo" w:date="2020-08-15T05:52:00Z"/>
          <w:rFonts w:eastAsiaTheme="minorEastAsia"/>
          <w:noProof/>
          <w:color w:val="auto"/>
          <w:sz w:val="28"/>
          <w:szCs w:val="28"/>
          <w:rPrChange w:id="1342" w:author="Carlos Erazo" w:date="2020-08-15T05:52:00Z">
            <w:rPr>
              <w:del w:id="1343" w:author="Carlos Erazo" w:date="2020-08-15T05:52:00Z"/>
              <w:rFonts w:asciiTheme="minorHAnsi" w:eastAsiaTheme="minorEastAsia" w:hAnsiTheme="minorHAnsi" w:cstheme="minorBidi"/>
              <w:noProof/>
              <w:color w:val="auto"/>
              <w:sz w:val="22"/>
              <w:szCs w:val="22"/>
            </w:rPr>
          </w:rPrChange>
        </w:rPr>
      </w:pPr>
      <w:del w:id="1344" w:author="Carlos Erazo" w:date="2020-08-15T05:52:00Z">
        <w:r w:rsidRPr="00D57E3F" w:rsidDel="00D57E3F">
          <w:rPr>
            <w:noProof/>
            <w:sz w:val="28"/>
            <w:szCs w:val="28"/>
            <w:rPrChange w:id="1345" w:author="Carlos Erazo" w:date="2020-08-15T05:52:00Z">
              <w:rPr>
                <w:noProof/>
              </w:rPr>
            </w:rPrChange>
          </w:rPr>
          <w:delText>5. Case studies</w:delText>
        </w:r>
        <w:r w:rsidRPr="00D57E3F" w:rsidDel="00D57E3F">
          <w:rPr>
            <w:noProof/>
            <w:sz w:val="28"/>
            <w:szCs w:val="28"/>
            <w:rPrChange w:id="1346" w:author="Carlos Erazo" w:date="2020-08-15T05:52:00Z">
              <w:rPr>
                <w:noProof/>
              </w:rPr>
            </w:rPrChange>
          </w:rPr>
          <w:tab/>
        </w:r>
        <w:r w:rsidRPr="00D57E3F" w:rsidDel="00D57E3F">
          <w:rPr>
            <w:noProof/>
            <w:sz w:val="28"/>
            <w:szCs w:val="28"/>
            <w:rPrChange w:id="1347" w:author="Carlos Erazo" w:date="2020-08-15T05:52:00Z">
              <w:rPr>
                <w:noProof/>
              </w:rPr>
            </w:rPrChange>
          </w:rPr>
          <w:fldChar w:fldCharType="begin"/>
        </w:r>
        <w:r w:rsidRPr="00D57E3F" w:rsidDel="00D57E3F">
          <w:rPr>
            <w:noProof/>
            <w:sz w:val="28"/>
            <w:szCs w:val="28"/>
            <w:rPrChange w:id="1348" w:author="Carlos Erazo" w:date="2020-08-15T05:52:00Z">
              <w:rPr>
                <w:noProof/>
              </w:rPr>
            </w:rPrChange>
          </w:rPr>
          <w:delInstrText xml:space="preserve"> PAGEREF _Toc48344880 \h </w:delInstrText>
        </w:r>
        <w:r w:rsidRPr="00D57E3F" w:rsidDel="00D57E3F">
          <w:rPr>
            <w:noProof/>
            <w:sz w:val="28"/>
            <w:szCs w:val="28"/>
            <w:rPrChange w:id="1349" w:author="Carlos Erazo" w:date="2020-08-15T05:52:00Z">
              <w:rPr>
                <w:noProof/>
              </w:rPr>
            </w:rPrChange>
          </w:rPr>
          <w:fldChar w:fldCharType="separate"/>
        </w:r>
      </w:del>
      <w:ins w:id="1350" w:author="Carlos Erazo" w:date="2020-08-15T05:52:00Z">
        <w:r w:rsidR="00D57E3F" w:rsidRPr="00D57E3F">
          <w:rPr>
            <w:b w:val="0"/>
            <w:bCs w:val="0"/>
            <w:noProof/>
            <w:sz w:val="28"/>
            <w:szCs w:val="28"/>
            <w:rPrChange w:id="1351" w:author="Carlos Erazo" w:date="2020-08-15T05:52:00Z">
              <w:rPr>
                <w:b w:val="0"/>
                <w:bCs w:val="0"/>
                <w:noProof/>
              </w:rPr>
            </w:rPrChange>
          </w:rPr>
          <w:t>Error! Bookmark not defined.</w:t>
        </w:r>
      </w:ins>
      <w:del w:id="1352" w:author="Carlos Erazo" w:date="2020-08-15T05:52:00Z">
        <w:r w:rsidRPr="00D57E3F" w:rsidDel="00D57E3F">
          <w:rPr>
            <w:noProof/>
            <w:sz w:val="28"/>
            <w:szCs w:val="28"/>
            <w:rPrChange w:id="1353" w:author="Carlos Erazo" w:date="2020-08-15T05:52:00Z">
              <w:rPr>
                <w:noProof/>
              </w:rPr>
            </w:rPrChange>
          </w:rPr>
          <w:delText>2</w:delText>
        </w:r>
        <w:r w:rsidRPr="00D57E3F" w:rsidDel="00D57E3F">
          <w:rPr>
            <w:noProof/>
            <w:sz w:val="28"/>
            <w:szCs w:val="28"/>
            <w:rPrChange w:id="1354" w:author="Carlos Erazo" w:date="2020-08-15T05:52:00Z">
              <w:rPr>
                <w:noProof/>
              </w:rPr>
            </w:rPrChange>
          </w:rPr>
          <w:fldChar w:fldCharType="end"/>
        </w:r>
      </w:del>
    </w:p>
    <w:p w14:paraId="01F84BFE" w14:textId="2C0DFA89" w:rsidR="00344313" w:rsidRPr="00D57E3F" w:rsidDel="00D57E3F" w:rsidRDefault="00344313" w:rsidP="00654C8B">
      <w:pPr>
        <w:pStyle w:val="TOC2"/>
        <w:rPr>
          <w:del w:id="1355" w:author="Carlos Erazo" w:date="2020-08-15T05:52:00Z"/>
          <w:rFonts w:ascii="Times New Roman" w:eastAsiaTheme="minorEastAsia" w:hAnsi="Times New Roman" w:cs="Times New Roman"/>
          <w:noProof/>
          <w:color w:val="auto"/>
          <w:sz w:val="28"/>
          <w:szCs w:val="28"/>
          <w:rPrChange w:id="1356" w:author="Carlos Erazo" w:date="2020-08-15T05:52:00Z">
            <w:rPr>
              <w:del w:id="1357" w:author="Carlos Erazo" w:date="2020-08-15T05:52:00Z"/>
              <w:rFonts w:ascii="Times New Roman" w:eastAsiaTheme="minorEastAsia" w:hAnsi="Times New Roman" w:cs="Times New Roman"/>
              <w:noProof/>
              <w:color w:val="auto"/>
              <w:sz w:val="24"/>
              <w:szCs w:val="24"/>
            </w:rPr>
          </w:rPrChange>
        </w:rPr>
      </w:pPr>
      <w:del w:id="1358" w:author="Carlos Erazo" w:date="2020-08-15T05:52:00Z">
        <w:r w:rsidRPr="00D57E3F" w:rsidDel="00D57E3F">
          <w:rPr>
            <w:rFonts w:ascii="Times New Roman" w:hAnsi="Times New Roman" w:cs="Times New Roman"/>
            <w:noProof/>
            <w:sz w:val="28"/>
            <w:szCs w:val="28"/>
            <w:rPrChange w:id="1359" w:author="Carlos Erazo" w:date="2020-08-15T05:52:00Z">
              <w:rPr>
                <w:rFonts w:ascii="Times New Roman" w:hAnsi="Times New Roman" w:cs="Times New Roman"/>
                <w:noProof/>
                <w:sz w:val="24"/>
                <w:szCs w:val="24"/>
              </w:rPr>
            </w:rPrChange>
          </w:rPr>
          <w:delText>5.1. RainfallR analysis</w:delText>
        </w:r>
        <w:r w:rsidRPr="00D57E3F" w:rsidDel="00D57E3F">
          <w:rPr>
            <w:rFonts w:ascii="Times New Roman" w:hAnsi="Times New Roman" w:cs="Times New Roman"/>
            <w:noProof/>
            <w:sz w:val="28"/>
            <w:szCs w:val="28"/>
            <w:rPrChange w:id="1360"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361"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362" w:author="Carlos Erazo" w:date="2020-08-15T05:52:00Z">
              <w:rPr>
                <w:rFonts w:ascii="Times New Roman" w:hAnsi="Times New Roman" w:cs="Times New Roman"/>
                <w:noProof/>
                <w:sz w:val="24"/>
                <w:szCs w:val="24"/>
              </w:rPr>
            </w:rPrChange>
          </w:rPr>
          <w:delInstrText xml:space="preserve"> PAGEREF _Toc48344881 \h </w:delInstrText>
        </w:r>
        <w:r w:rsidRPr="00D57E3F" w:rsidDel="00D57E3F">
          <w:rPr>
            <w:rFonts w:ascii="Times New Roman" w:hAnsi="Times New Roman" w:cs="Times New Roman"/>
            <w:noProof/>
            <w:sz w:val="28"/>
            <w:szCs w:val="28"/>
            <w:rPrChange w:id="1363" w:author="Carlos Erazo" w:date="2020-08-15T05:52:00Z">
              <w:rPr>
                <w:rFonts w:ascii="Times New Roman" w:hAnsi="Times New Roman" w:cs="Times New Roman"/>
                <w:noProof/>
                <w:sz w:val="24"/>
                <w:szCs w:val="24"/>
              </w:rPr>
            </w:rPrChange>
          </w:rPr>
          <w:fldChar w:fldCharType="separate"/>
        </w:r>
      </w:del>
      <w:ins w:id="1364" w:author="Carlos Erazo" w:date="2020-08-15T05:52:00Z">
        <w:r w:rsidR="00D57E3F" w:rsidRPr="00D57E3F">
          <w:rPr>
            <w:rFonts w:ascii="Times New Roman" w:hAnsi="Times New Roman" w:cs="Times New Roman"/>
            <w:b w:val="0"/>
            <w:bCs w:val="0"/>
            <w:noProof/>
            <w:sz w:val="28"/>
            <w:szCs w:val="28"/>
            <w:rPrChange w:id="1365" w:author="Carlos Erazo" w:date="2020-08-15T05:52:00Z">
              <w:rPr>
                <w:rFonts w:ascii="Times New Roman" w:hAnsi="Times New Roman" w:cs="Times New Roman"/>
                <w:b w:val="0"/>
                <w:bCs w:val="0"/>
                <w:noProof/>
                <w:szCs w:val="24"/>
              </w:rPr>
            </w:rPrChange>
          </w:rPr>
          <w:t>Error! Bookmark not defined.</w:t>
        </w:r>
      </w:ins>
      <w:del w:id="1366" w:author="Carlos Erazo" w:date="2020-08-15T05:52:00Z">
        <w:r w:rsidRPr="00D57E3F" w:rsidDel="00D57E3F">
          <w:rPr>
            <w:rFonts w:ascii="Times New Roman" w:hAnsi="Times New Roman" w:cs="Times New Roman"/>
            <w:noProof/>
            <w:sz w:val="28"/>
            <w:szCs w:val="28"/>
            <w:rPrChange w:id="1367"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368" w:author="Carlos Erazo" w:date="2020-08-15T05:52:00Z">
              <w:rPr>
                <w:rFonts w:ascii="Times New Roman" w:hAnsi="Times New Roman" w:cs="Times New Roman"/>
                <w:noProof/>
                <w:sz w:val="24"/>
                <w:szCs w:val="24"/>
              </w:rPr>
            </w:rPrChange>
          </w:rPr>
          <w:fldChar w:fldCharType="end"/>
        </w:r>
      </w:del>
    </w:p>
    <w:p w14:paraId="2D880E4A" w14:textId="07707E6E" w:rsidR="00344313" w:rsidRPr="00D57E3F" w:rsidDel="00D57E3F" w:rsidRDefault="00344313" w:rsidP="00654C8B">
      <w:pPr>
        <w:pStyle w:val="TOC3"/>
        <w:rPr>
          <w:del w:id="1369" w:author="Carlos Erazo" w:date="2020-08-15T05:52:00Z"/>
          <w:rFonts w:ascii="Times New Roman" w:eastAsiaTheme="minorEastAsia" w:hAnsi="Times New Roman" w:cs="Times New Roman"/>
          <w:noProof/>
          <w:color w:val="auto"/>
          <w:sz w:val="28"/>
          <w:szCs w:val="28"/>
          <w:rPrChange w:id="1370" w:author="Carlos Erazo" w:date="2020-08-15T05:52:00Z">
            <w:rPr>
              <w:del w:id="1371" w:author="Carlos Erazo" w:date="2020-08-15T05:52:00Z"/>
              <w:rFonts w:eastAsiaTheme="minorEastAsia" w:cstheme="minorBidi"/>
              <w:smallCaps w:val="0"/>
              <w:noProof/>
              <w:color w:val="auto"/>
            </w:rPr>
          </w:rPrChange>
        </w:rPr>
      </w:pPr>
      <w:del w:id="1372" w:author="Carlos Erazo" w:date="2020-08-15T05:52:00Z">
        <w:r w:rsidRPr="00D57E3F" w:rsidDel="00D57E3F">
          <w:rPr>
            <w:rFonts w:ascii="Times New Roman" w:hAnsi="Times New Roman" w:cs="Times New Roman"/>
            <w:noProof/>
            <w:sz w:val="28"/>
            <w:szCs w:val="28"/>
            <w:rPrChange w:id="1373" w:author="Carlos Erazo" w:date="2020-08-15T05:52:00Z">
              <w:rPr>
                <w:rFonts w:ascii="Times New Roman" w:hAnsi="Times New Roman" w:cs="Times New Roman"/>
                <w:noProof/>
              </w:rPr>
            </w:rPrChange>
          </w:rPr>
          <w:delText>5.1.1. Description</w:delText>
        </w:r>
        <w:r w:rsidRPr="00D57E3F" w:rsidDel="00D57E3F">
          <w:rPr>
            <w:rFonts w:ascii="Times New Roman" w:hAnsi="Times New Roman" w:cs="Times New Roman"/>
            <w:noProof/>
            <w:sz w:val="28"/>
            <w:szCs w:val="28"/>
            <w:rPrChange w:id="1374"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375"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376" w:author="Carlos Erazo" w:date="2020-08-15T05:52:00Z">
              <w:rPr>
                <w:rFonts w:ascii="Times New Roman" w:hAnsi="Times New Roman" w:cs="Times New Roman"/>
                <w:noProof/>
              </w:rPr>
            </w:rPrChange>
          </w:rPr>
          <w:delInstrText xml:space="preserve"> PAGEREF _Toc48344882 \h </w:delInstrText>
        </w:r>
        <w:r w:rsidRPr="00D57E3F" w:rsidDel="00D57E3F">
          <w:rPr>
            <w:rFonts w:ascii="Times New Roman" w:hAnsi="Times New Roman" w:cs="Times New Roman"/>
            <w:noProof/>
            <w:sz w:val="28"/>
            <w:szCs w:val="28"/>
            <w:rPrChange w:id="1377" w:author="Carlos Erazo" w:date="2020-08-15T05:52:00Z">
              <w:rPr>
                <w:rFonts w:ascii="Times New Roman" w:hAnsi="Times New Roman" w:cs="Times New Roman"/>
                <w:noProof/>
              </w:rPr>
            </w:rPrChange>
          </w:rPr>
          <w:fldChar w:fldCharType="separate"/>
        </w:r>
      </w:del>
      <w:ins w:id="1378" w:author="Carlos Erazo" w:date="2020-08-15T05:52:00Z">
        <w:r w:rsidR="00D57E3F" w:rsidRPr="00D57E3F">
          <w:rPr>
            <w:rFonts w:ascii="Times New Roman" w:hAnsi="Times New Roman" w:cs="Times New Roman"/>
            <w:b/>
            <w:bCs/>
            <w:noProof/>
            <w:sz w:val="28"/>
            <w:szCs w:val="28"/>
            <w:rPrChange w:id="1379" w:author="Carlos Erazo" w:date="2020-08-15T05:52:00Z">
              <w:rPr>
                <w:rFonts w:ascii="Times New Roman" w:hAnsi="Times New Roman" w:cs="Times New Roman"/>
                <w:b/>
                <w:bCs/>
                <w:noProof/>
              </w:rPr>
            </w:rPrChange>
          </w:rPr>
          <w:t>Error! Bookmark not defined.</w:t>
        </w:r>
      </w:ins>
      <w:del w:id="1380" w:author="Carlos Erazo" w:date="2020-08-15T05:52:00Z">
        <w:r w:rsidRPr="00D57E3F" w:rsidDel="00D57E3F">
          <w:rPr>
            <w:rFonts w:ascii="Times New Roman" w:hAnsi="Times New Roman" w:cs="Times New Roman"/>
            <w:noProof/>
            <w:sz w:val="28"/>
            <w:szCs w:val="28"/>
            <w:rPrChange w:id="1381"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382" w:author="Carlos Erazo" w:date="2020-08-15T05:52:00Z">
              <w:rPr>
                <w:rFonts w:ascii="Times New Roman" w:hAnsi="Times New Roman" w:cs="Times New Roman"/>
                <w:noProof/>
              </w:rPr>
            </w:rPrChange>
          </w:rPr>
          <w:fldChar w:fldCharType="end"/>
        </w:r>
      </w:del>
    </w:p>
    <w:p w14:paraId="5798FD82" w14:textId="379D6D29" w:rsidR="00344313" w:rsidRPr="00D57E3F" w:rsidDel="00D57E3F" w:rsidRDefault="00344313" w:rsidP="00654C8B">
      <w:pPr>
        <w:pStyle w:val="TOC3"/>
        <w:rPr>
          <w:del w:id="1383" w:author="Carlos Erazo" w:date="2020-08-15T05:52:00Z"/>
          <w:rFonts w:ascii="Times New Roman" w:eastAsiaTheme="minorEastAsia" w:hAnsi="Times New Roman" w:cs="Times New Roman"/>
          <w:noProof/>
          <w:color w:val="auto"/>
          <w:sz w:val="28"/>
          <w:szCs w:val="28"/>
          <w:rPrChange w:id="1384" w:author="Carlos Erazo" w:date="2020-08-15T05:52:00Z">
            <w:rPr>
              <w:del w:id="1385" w:author="Carlos Erazo" w:date="2020-08-15T05:52:00Z"/>
              <w:rFonts w:eastAsiaTheme="minorEastAsia" w:cstheme="minorBidi"/>
              <w:smallCaps w:val="0"/>
              <w:noProof/>
              <w:color w:val="auto"/>
            </w:rPr>
          </w:rPrChange>
        </w:rPr>
      </w:pPr>
      <w:del w:id="1386" w:author="Carlos Erazo" w:date="2020-08-15T05:52:00Z">
        <w:r w:rsidRPr="00D57E3F" w:rsidDel="00D57E3F">
          <w:rPr>
            <w:rFonts w:ascii="Times New Roman" w:hAnsi="Times New Roman" w:cs="Times New Roman"/>
            <w:noProof/>
            <w:sz w:val="28"/>
            <w:szCs w:val="28"/>
            <w:rPrChange w:id="1387" w:author="Carlos Erazo" w:date="2020-08-15T05:52:00Z">
              <w:rPr>
                <w:rFonts w:ascii="Times New Roman" w:hAnsi="Times New Roman" w:cs="Times New Roman"/>
                <w:noProof/>
              </w:rPr>
            </w:rPrChange>
          </w:rPr>
          <w:delText>5.1.2. Library usage</w:delText>
        </w:r>
        <w:r w:rsidRPr="00D57E3F" w:rsidDel="00D57E3F">
          <w:rPr>
            <w:rFonts w:ascii="Times New Roman" w:hAnsi="Times New Roman" w:cs="Times New Roman"/>
            <w:noProof/>
            <w:sz w:val="28"/>
            <w:szCs w:val="28"/>
            <w:rPrChange w:id="1388"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389"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390" w:author="Carlos Erazo" w:date="2020-08-15T05:52:00Z">
              <w:rPr>
                <w:rFonts w:ascii="Times New Roman" w:hAnsi="Times New Roman" w:cs="Times New Roman"/>
                <w:noProof/>
              </w:rPr>
            </w:rPrChange>
          </w:rPr>
          <w:delInstrText xml:space="preserve"> PAGEREF _Toc48344883 \h </w:delInstrText>
        </w:r>
        <w:r w:rsidRPr="00D57E3F" w:rsidDel="00D57E3F">
          <w:rPr>
            <w:rFonts w:ascii="Times New Roman" w:hAnsi="Times New Roman" w:cs="Times New Roman"/>
            <w:noProof/>
            <w:sz w:val="28"/>
            <w:szCs w:val="28"/>
            <w:rPrChange w:id="1391" w:author="Carlos Erazo" w:date="2020-08-15T05:52:00Z">
              <w:rPr>
                <w:rFonts w:ascii="Times New Roman" w:hAnsi="Times New Roman" w:cs="Times New Roman"/>
                <w:noProof/>
              </w:rPr>
            </w:rPrChange>
          </w:rPr>
          <w:fldChar w:fldCharType="separate"/>
        </w:r>
      </w:del>
      <w:ins w:id="1392" w:author="Carlos Erazo" w:date="2020-08-15T05:52:00Z">
        <w:r w:rsidR="00D57E3F" w:rsidRPr="00D57E3F">
          <w:rPr>
            <w:rFonts w:ascii="Times New Roman" w:hAnsi="Times New Roman" w:cs="Times New Roman"/>
            <w:b/>
            <w:bCs/>
            <w:noProof/>
            <w:sz w:val="28"/>
            <w:szCs w:val="28"/>
            <w:rPrChange w:id="1393" w:author="Carlos Erazo" w:date="2020-08-15T05:52:00Z">
              <w:rPr>
                <w:rFonts w:ascii="Times New Roman" w:hAnsi="Times New Roman" w:cs="Times New Roman"/>
                <w:b/>
                <w:bCs/>
                <w:noProof/>
              </w:rPr>
            </w:rPrChange>
          </w:rPr>
          <w:t>Error! Bookmark not defined.</w:t>
        </w:r>
      </w:ins>
      <w:del w:id="1394" w:author="Carlos Erazo" w:date="2020-08-15T05:52:00Z">
        <w:r w:rsidRPr="00D57E3F" w:rsidDel="00D57E3F">
          <w:rPr>
            <w:rFonts w:ascii="Times New Roman" w:hAnsi="Times New Roman" w:cs="Times New Roman"/>
            <w:noProof/>
            <w:sz w:val="28"/>
            <w:szCs w:val="28"/>
            <w:rPrChange w:id="1395"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396" w:author="Carlos Erazo" w:date="2020-08-15T05:52:00Z">
              <w:rPr>
                <w:rFonts w:ascii="Times New Roman" w:hAnsi="Times New Roman" w:cs="Times New Roman"/>
                <w:noProof/>
              </w:rPr>
            </w:rPrChange>
          </w:rPr>
          <w:fldChar w:fldCharType="end"/>
        </w:r>
      </w:del>
    </w:p>
    <w:p w14:paraId="23423FCA" w14:textId="1B89FB91" w:rsidR="00344313" w:rsidRPr="00D57E3F" w:rsidDel="00D57E3F" w:rsidRDefault="00344313" w:rsidP="00654C8B">
      <w:pPr>
        <w:pStyle w:val="TOC3"/>
        <w:rPr>
          <w:del w:id="1397" w:author="Carlos Erazo" w:date="2020-08-15T05:52:00Z"/>
          <w:rFonts w:ascii="Times New Roman" w:eastAsiaTheme="minorEastAsia" w:hAnsi="Times New Roman" w:cs="Times New Roman"/>
          <w:noProof/>
          <w:color w:val="auto"/>
          <w:sz w:val="28"/>
          <w:szCs w:val="28"/>
          <w:rPrChange w:id="1398" w:author="Carlos Erazo" w:date="2020-08-15T05:52:00Z">
            <w:rPr>
              <w:del w:id="1399" w:author="Carlos Erazo" w:date="2020-08-15T05:52:00Z"/>
              <w:rFonts w:eastAsiaTheme="minorEastAsia" w:cstheme="minorBidi"/>
              <w:smallCaps w:val="0"/>
              <w:noProof/>
              <w:color w:val="auto"/>
            </w:rPr>
          </w:rPrChange>
        </w:rPr>
      </w:pPr>
      <w:del w:id="1400" w:author="Carlos Erazo" w:date="2020-08-15T05:52:00Z">
        <w:r w:rsidRPr="00D57E3F" w:rsidDel="00D57E3F">
          <w:rPr>
            <w:rFonts w:ascii="Times New Roman" w:hAnsi="Times New Roman" w:cs="Times New Roman"/>
            <w:noProof/>
            <w:sz w:val="28"/>
            <w:szCs w:val="28"/>
            <w:rPrChange w:id="1401" w:author="Carlos Erazo" w:date="2020-08-15T05:52:00Z">
              <w:rPr>
                <w:rFonts w:ascii="Times New Roman" w:hAnsi="Times New Roman" w:cs="Times New Roman"/>
                <w:noProof/>
              </w:rPr>
            </w:rPrChange>
          </w:rPr>
          <w:delText>5.1.3. Loading a map for visualization</w:delText>
        </w:r>
        <w:r w:rsidRPr="00D57E3F" w:rsidDel="00D57E3F">
          <w:rPr>
            <w:rFonts w:ascii="Times New Roman" w:hAnsi="Times New Roman" w:cs="Times New Roman"/>
            <w:noProof/>
            <w:sz w:val="28"/>
            <w:szCs w:val="28"/>
            <w:rPrChange w:id="1402"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403"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404" w:author="Carlos Erazo" w:date="2020-08-15T05:52:00Z">
              <w:rPr>
                <w:rFonts w:ascii="Times New Roman" w:hAnsi="Times New Roman" w:cs="Times New Roman"/>
                <w:noProof/>
              </w:rPr>
            </w:rPrChange>
          </w:rPr>
          <w:delInstrText xml:space="preserve"> PAGEREF _Toc48344884 \h </w:delInstrText>
        </w:r>
        <w:r w:rsidRPr="00D57E3F" w:rsidDel="00D57E3F">
          <w:rPr>
            <w:rFonts w:ascii="Times New Roman" w:hAnsi="Times New Roman" w:cs="Times New Roman"/>
            <w:noProof/>
            <w:sz w:val="28"/>
            <w:szCs w:val="28"/>
            <w:rPrChange w:id="1405" w:author="Carlos Erazo" w:date="2020-08-15T05:52:00Z">
              <w:rPr>
                <w:rFonts w:ascii="Times New Roman" w:hAnsi="Times New Roman" w:cs="Times New Roman"/>
                <w:noProof/>
              </w:rPr>
            </w:rPrChange>
          </w:rPr>
          <w:fldChar w:fldCharType="separate"/>
        </w:r>
      </w:del>
      <w:ins w:id="1406" w:author="Carlos Erazo" w:date="2020-08-15T05:52:00Z">
        <w:r w:rsidR="00D57E3F" w:rsidRPr="00D57E3F">
          <w:rPr>
            <w:rFonts w:ascii="Times New Roman" w:hAnsi="Times New Roman" w:cs="Times New Roman"/>
            <w:b/>
            <w:bCs/>
            <w:noProof/>
            <w:sz w:val="28"/>
            <w:szCs w:val="28"/>
            <w:rPrChange w:id="1407" w:author="Carlos Erazo" w:date="2020-08-15T05:52:00Z">
              <w:rPr>
                <w:rFonts w:ascii="Times New Roman" w:hAnsi="Times New Roman" w:cs="Times New Roman"/>
                <w:b/>
                <w:bCs/>
                <w:noProof/>
              </w:rPr>
            </w:rPrChange>
          </w:rPr>
          <w:t>Error! Bookmark not defined.</w:t>
        </w:r>
      </w:ins>
      <w:del w:id="1408" w:author="Carlos Erazo" w:date="2020-08-15T05:52:00Z">
        <w:r w:rsidRPr="00D57E3F" w:rsidDel="00D57E3F">
          <w:rPr>
            <w:rFonts w:ascii="Times New Roman" w:hAnsi="Times New Roman" w:cs="Times New Roman"/>
            <w:noProof/>
            <w:sz w:val="28"/>
            <w:szCs w:val="28"/>
            <w:rPrChange w:id="1409"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410" w:author="Carlos Erazo" w:date="2020-08-15T05:52:00Z">
              <w:rPr>
                <w:rFonts w:ascii="Times New Roman" w:hAnsi="Times New Roman" w:cs="Times New Roman"/>
                <w:noProof/>
              </w:rPr>
            </w:rPrChange>
          </w:rPr>
          <w:fldChar w:fldCharType="end"/>
        </w:r>
      </w:del>
    </w:p>
    <w:p w14:paraId="3F9600E0" w14:textId="532FA8D1" w:rsidR="00344313" w:rsidRPr="00D57E3F" w:rsidDel="00D57E3F" w:rsidRDefault="00344313" w:rsidP="00654C8B">
      <w:pPr>
        <w:pStyle w:val="TOC3"/>
        <w:rPr>
          <w:del w:id="1411" w:author="Carlos Erazo" w:date="2020-08-15T05:52:00Z"/>
          <w:rFonts w:ascii="Times New Roman" w:eastAsiaTheme="minorEastAsia" w:hAnsi="Times New Roman" w:cs="Times New Roman"/>
          <w:noProof/>
          <w:color w:val="auto"/>
          <w:sz w:val="28"/>
          <w:szCs w:val="28"/>
          <w:rPrChange w:id="1412" w:author="Carlos Erazo" w:date="2020-08-15T05:52:00Z">
            <w:rPr>
              <w:del w:id="1413" w:author="Carlos Erazo" w:date="2020-08-15T05:52:00Z"/>
              <w:rFonts w:eastAsiaTheme="minorEastAsia" w:cstheme="minorBidi"/>
              <w:smallCaps w:val="0"/>
              <w:noProof/>
              <w:color w:val="auto"/>
            </w:rPr>
          </w:rPrChange>
        </w:rPr>
      </w:pPr>
      <w:del w:id="1414" w:author="Carlos Erazo" w:date="2020-08-15T05:52:00Z">
        <w:r w:rsidRPr="00D57E3F" w:rsidDel="00D57E3F">
          <w:rPr>
            <w:rFonts w:ascii="Times New Roman" w:hAnsi="Times New Roman" w:cs="Times New Roman"/>
            <w:noProof/>
            <w:sz w:val="28"/>
            <w:szCs w:val="28"/>
            <w:rPrChange w:id="1415" w:author="Carlos Erazo" w:date="2020-08-15T05:52:00Z">
              <w:rPr>
                <w:rFonts w:ascii="Times New Roman" w:hAnsi="Times New Roman" w:cs="Times New Roman"/>
                <w:noProof/>
              </w:rPr>
            </w:rPrChange>
          </w:rPr>
          <w:delText>5.1.4. Data</w:delText>
        </w:r>
        <w:r w:rsidRPr="00D57E3F" w:rsidDel="00D57E3F">
          <w:rPr>
            <w:rFonts w:ascii="Times New Roman" w:hAnsi="Times New Roman" w:cs="Times New Roman"/>
            <w:noProof/>
            <w:sz w:val="28"/>
            <w:szCs w:val="28"/>
            <w:rPrChange w:id="1416"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417"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418" w:author="Carlos Erazo" w:date="2020-08-15T05:52:00Z">
              <w:rPr>
                <w:rFonts w:ascii="Times New Roman" w:hAnsi="Times New Roman" w:cs="Times New Roman"/>
                <w:noProof/>
              </w:rPr>
            </w:rPrChange>
          </w:rPr>
          <w:delInstrText xml:space="preserve"> PAGEREF _Toc48344885 \h </w:delInstrText>
        </w:r>
        <w:r w:rsidRPr="00D57E3F" w:rsidDel="00D57E3F">
          <w:rPr>
            <w:rFonts w:ascii="Times New Roman" w:hAnsi="Times New Roman" w:cs="Times New Roman"/>
            <w:noProof/>
            <w:sz w:val="28"/>
            <w:szCs w:val="28"/>
            <w:rPrChange w:id="1419" w:author="Carlos Erazo" w:date="2020-08-15T05:52:00Z">
              <w:rPr>
                <w:rFonts w:ascii="Times New Roman" w:hAnsi="Times New Roman" w:cs="Times New Roman"/>
                <w:noProof/>
              </w:rPr>
            </w:rPrChange>
          </w:rPr>
          <w:fldChar w:fldCharType="separate"/>
        </w:r>
      </w:del>
      <w:ins w:id="1420" w:author="Carlos Erazo" w:date="2020-08-15T05:52:00Z">
        <w:r w:rsidR="00D57E3F" w:rsidRPr="00D57E3F">
          <w:rPr>
            <w:rFonts w:ascii="Times New Roman" w:hAnsi="Times New Roman" w:cs="Times New Roman"/>
            <w:b/>
            <w:bCs/>
            <w:noProof/>
            <w:sz w:val="28"/>
            <w:szCs w:val="28"/>
            <w:rPrChange w:id="1421" w:author="Carlos Erazo" w:date="2020-08-15T05:52:00Z">
              <w:rPr>
                <w:rFonts w:ascii="Times New Roman" w:hAnsi="Times New Roman" w:cs="Times New Roman"/>
                <w:b/>
                <w:bCs/>
                <w:noProof/>
              </w:rPr>
            </w:rPrChange>
          </w:rPr>
          <w:t>Error! Bookmark not defined.</w:t>
        </w:r>
      </w:ins>
      <w:del w:id="1422" w:author="Carlos Erazo" w:date="2020-08-15T05:52:00Z">
        <w:r w:rsidRPr="00D57E3F" w:rsidDel="00D57E3F">
          <w:rPr>
            <w:rFonts w:ascii="Times New Roman" w:hAnsi="Times New Roman" w:cs="Times New Roman"/>
            <w:noProof/>
            <w:sz w:val="28"/>
            <w:szCs w:val="28"/>
            <w:rPrChange w:id="1423"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424" w:author="Carlos Erazo" w:date="2020-08-15T05:52:00Z">
              <w:rPr>
                <w:rFonts w:ascii="Times New Roman" w:hAnsi="Times New Roman" w:cs="Times New Roman"/>
                <w:noProof/>
              </w:rPr>
            </w:rPrChange>
          </w:rPr>
          <w:fldChar w:fldCharType="end"/>
        </w:r>
      </w:del>
    </w:p>
    <w:p w14:paraId="78AC58B4" w14:textId="3F83DB48" w:rsidR="00344313" w:rsidRPr="00D57E3F" w:rsidDel="00D57E3F" w:rsidRDefault="00344313" w:rsidP="00654C8B">
      <w:pPr>
        <w:pStyle w:val="TOC3"/>
        <w:rPr>
          <w:del w:id="1425" w:author="Carlos Erazo" w:date="2020-08-15T05:52:00Z"/>
          <w:rFonts w:ascii="Times New Roman" w:eastAsiaTheme="minorEastAsia" w:hAnsi="Times New Roman" w:cs="Times New Roman"/>
          <w:noProof/>
          <w:color w:val="auto"/>
          <w:sz w:val="28"/>
          <w:szCs w:val="28"/>
          <w:rPrChange w:id="1426" w:author="Carlos Erazo" w:date="2020-08-15T05:52:00Z">
            <w:rPr>
              <w:del w:id="1427" w:author="Carlos Erazo" w:date="2020-08-15T05:52:00Z"/>
              <w:rFonts w:eastAsiaTheme="minorEastAsia" w:cstheme="minorBidi"/>
              <w:smallCaps w:val="0"/>
              <w:noProof/>
              <w:color w:val="auto"/>
            </w:rPr>
          </w:rPrChange>
        </w:rPr>
      </w:pPr>
      <w:del w:id="1428" w:author="Carlos Erazo" w:date="2020-08-15T05:52:00Z">
        <w:r w:rsidRPr="00D57E3F" w:rsidDel="00D57E3F">
          <w:rPr>
            <w:rFonts w:ascii="Times New Roman" w:hAnsi="Times New Roman" w:cs="Times New Roman"/>
            <w:noProof/>
            <w:sz w:val="28"/>
            <w:szCs w:val="28"/>
            <w:rPrChange w:id="1429" w:author="Carlos Erazo" w:date="2020-08-15T05:52:00Z">
              <w:rPr>
                <w:rFonts w:ascii="Times New Roman" w:hAnsi="Times New Roman" w:cs="Times New Roman"/>
                <w:noProof/>
              </w:rPr>
            </w:rPrChange>
          </w:rPr>
          <w:delText>5.1.5. Results</w:delText>
        </w:r>
        <w:r w:rsidRPr="00D57E3F" w:rsidDel="00D57E3F">
          <w:rPr>
            <w:rFonts w:ascii="Times New Roman" w:hAnsi="Times New Roman" w:cs="Times New Roman"/>
            <w:noProof/>
            <w:sz w:val="28"/>
            <w:szCs w:val="28"/>
            <w:rPrChange w:id="1430"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431"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432" w:author="Carlos Erazo" w:date="2020-08-15T05:52:00Z">
              <w:rPr>
                <w:rFonts w:ascii="Times New Roman" w:hAnsi="Times New Roman" w:cs="Times New Roman"/>
                <w:noProof/>
              </w:rPr>
            </w:rPrChange>
          </w:rPr>
          <w:delInstrText xml:space="preserve"> PAGEREF _Toc48344886 \h </w:delInstrText>
        </w:r>
        <w:r w:rsidRPr="00D57E3F" w:rsidDel="00D57E3F">
          <w:rPr>
            <w:rFonts w:ascii="Times New Roman" w:hAnsi="Times New Roman" w:cs="Times New Roman"/>
            <w:noProof/>
            <w:sz w:val="28"/>
            <w:szCs w:val="28"/>
            <w:rPrChange w:id="1433" w:author="Carlos Erazo" w:date="2020-08-15T05:52:00Z">
              <w:rPr>
                <w:rFonts w:ascii="Times New Roman" w:hAnsi="Times New Roman" w:cs="Times New Roman"/>
                <w:noProof/>
              </w:rPr>
            </w:rPrChange>
          </w:rPr>
          <w:fldChar w:fldCharType="separate"/>
        </w:r>
      </w:del>
      <w:ins w:id="1434" w:author="Carlos Erazo" w:date="2020-08-15T05:52:00Z">
        <w:r w:rsidR="00D57E3F" w:rsidRPr="00D57E3F">
          <w:rPr>
            <w:rFonts w:ascii="Times New Roman" w:hAnsi="Times New Roman" w:cs="Times New Roman"/>
            <w:b/>
            <w:bCs/>
            <w:noProof/>
            <w:sz w:val="28"/>
            <w:szCs w:val="28"/>
            <w:rPrChange w:id="1435" w:author="Carlos Erazo" w:date="2020-08-15T05:52:00Z">
              <w:rPr>
                <w:rFonts w:ascii="Times New Roman" w:hAnsi="Times New Roman" w:cs="Times New Roman"/>
                <w:b/>
                <w:bCs/>
                <w:noProof/>
              </w:rPr>
            </w:rPrChange>
          </w:rPr>
          <w:t>Error! Bookmark not defined.</w:t>
        </w:r>
      </w:ins>
      <w:del w:id="1436" w:author="Carlos Erazo" w:date="2020-08-15T05:52:00Z">
        <w:r w:rsidRPr="00D57E3F" w:rsidDel="00D57E3F">
          <w:rPr>
            <w:rFonts w:ascii="Times New Roman" w:hAnsi="Times New Roman" w:cs="Times New Roman"/>
            <w:noProof/>
            <w:sz w:val="28"/>
            <w:szCs w:val="28"/>
            <w:rPrChange w:id="1437"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438" w:author="Carlos Erazo" w:date="2020-08-15T05:52:00Z">
              <w:rPr>
                <w:rFonts w:ascii="Times New Roman" w:hAnsi="Times New Roman" w:cs="Times New Roman"/>
                <w:noProof/>
              </w:rPr>
            </w:rPrChange>
          </w:rPr>
          <w:fldChar w:fldCharType="end"/>
        </w:r>
      </w:del>
    </w:p>
    <w:p w14:paraId="06D3EE9A" w14:textId="312488A0" w:rsidR="00344313" w:rsidRPr="00D57E3F" w:rsidDel="00D57E3F" w:rsidRDefault="00344313" w:rsidP="00654C8B">
      <w:pPr>
        <w:pStyle w:val="TOC2"/>
        <w:rPr>
          <w:del w:id="1439" w:author="Carlos Erazo" w:date="2020-08-15T05:52:00Z"/>
          <w:rFonts w:ascii="Times New Roman" w:eastAsiaTheme="minorEastAsia" w:hAnsi="Times New Roman" w:cs="Times New Roman"/>
          <w:noProof/>
          <w:color w:val="auto"/>
          <w:sz w:val="28"/>
          <w:szCs w:val="28"/>
          <w:rPrChange w:id="1440" w:author="Carlos Erazo" w:date="2020-08-15T05:52:00Z">
            <w:rPr>
              <w:del w:id="1441" w:author="Carlos Erazo" w:date="2020-08-15T05:52:00Z"/>
              <w:rFonts w:ascii="Times New Roman" w:eastAsiaTheme="minorEastAsia" w:hAnsi="Times New Roman" w:cs="Times New Roman"/>
              <w:noProof/>
              <w:color w:val="auto"/>
              <w:sz w:val="24"/>
              <w:szCs w:val="24"/>
            </w:rPr>
          </w:rPrChange>
        </w:rPr>
      </w:pPr>
      <w:del w:id="1442" w:author="Carlos Erazo" w:date="2020-08-15T05:52:00Z">
        <w:r w:rsidRPr="00D57E3F" w:rsidDel="00D57E3F">
          <w:rPr>
            <w:rFonts w:ascii="Times New Roman" w:hAnsi="Times New Roman" w:cs="Times New Roman"/>
            <w:noProof/>
            <w:sz w:val="28"/>
            <w:szCs w:val="28"/>
            <w:rPrChange w:id="1443" w:author="Carlos Erazo" w:date="2020-08-15T05:52:00Z">
              <w:rPr>
                <w:rFonts w:ascii="Times New Roman" w:hAnsi="Times New Roman" w:cs="Times New Roman"/>
                <w:noProof/>
                <w:sz w:val="24"/>
                <w:szCs w:val="24"/>
              </w:rPr>
            </w:rPrChange>
          </w:rPr>
          <w:delText>5.2. Derivation of a flooding hydrograph</w:delText>
        </w:r>
        <w:r w:rsidRPr="00D57E3F" w:rsidDel="00D57E3F">
          <w:rPr>
            <w:rFonts w:ascii="Times New Roman" w:hAnsi="Times New Roman" w:cs="Times New Roman"/>
            <w:noProof/>
            <w:sz w:val="28"/>
            <w:szCs w:val="28"/>
            <w:rPrChange w:id="1444"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445"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446" w:author="Carlos Erazo" w:date="2020-08-15T05:52:00Z">
              <w:rPr>
                <w:rFonts w:ascii="Times New Roman" w:hAnsi="Times New Roman" w:cs="Times New Roman"/>
                <w:noProof/>
                <w:sz w:val="24"/>
                <w:szCs w:val="24"/>
              </w:rPr>
            </w:rPrChange>
          </w:rPr>
          <w:delInstrText xml:space="preserve"> PAGEREF _Toc48344887 \h </w:delInstrText>
        </w:r>
        <w:r w:rsidRPr="00D57E3F" w:rsidDel="00D57E3F">
          <w:rPr>
            <w:rFonts w:ascii="Times New Roman" w:hAnsi="Times New Roman" w:cs="Times New Roman"/>
            <w:noProof/>
            <w:sz w:val="28"/>
            <w:szCs w:val="28"/>
            <w:rPrChange w:id="1447" w:author="Carlos Erazo" w:date="2020-08-15T05:52:00Z">
              <w:rPr>
                <w:rFonts w:ascii="Times New Roman" w:hAnsi="Times New Roman" w:cs="Times New Roman"/>
                <w:noProof/>
                <w:sz w:val="24"/>
                <w:szCs w:val="24"/>
              </w:rPr>
            </w:rPrChange>
          </w:rPr>
          <w:fldChar w:fldCharType="separate"/>
        </w:r>
      </w:del>
      <w:ins w:id="1448" w:author="Carlos Erazo" w:date="2020-08-15T05:52:00Z">
        <w:r w:rsidR="00D57E3F" w:rsidRPr="00D57E3F">
          <w:rPr>
            <w:rFonts w:ascii="Times New Roman" w:hAnsi="Times New Roman" w:cs="Times New Roman"/>
            <w:b w:val="0"/>
            <w:bCs w:val="0"/>
            <w:noProof/>
            <w:sz w:val="28"/>
            <w:szCs w:val="28"/>
            <w:rPrChange w:id="1449" w:author="Carlos Erazo" w:date="2020-08-15T05:52:00Z">
              <w:rPr>
                <w:rFonts w:ascii="Times New Roman" w:hAnsi="Times New Roman" w:cs="Times New Roman"/>
                <w:b w:val="0"/>
                <w:bCs w:val="0"/>
                <w:noProof/>
                <w:szCs w:val="24"/>
              </w:rPr>
            </w:rPrChange>
          </w:rPr>
          <w:t>Error! Bookmark not defined.</w:t>
        </w:r>
      </w:ins>
      <w:del w:id="1450" w:author="Carlos Erazo" w:date="2020-08-15T05:52:00Z">
        <w:r w:rsidRPr="00D57E3F" w:rsidDel="00D57E3F">
          <w:rPr>
            <w:rFonts w:ascii="Times New Roman" w:hAnsi="Times New Roman" w:cs="Times New Roman"/>
            <w:noProof/>
            <w:sz w:val="28"/>
            <w:szCs w:val="28"/>
            <w:rPrChange w:id="1451"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452" w:author="Carlos Erazo" w:date="2020-08-15T05:52:00Z">
              <w:rPr>
                <w:rFonts w:ascii="Times New Roman" w:hAnsi="Times New Roman" w:cs="Times New Roman"/>
                <w:noProof/>
                <w:sz w:val="24"/>
                <w:szCs w:val="24"/>
              </w:rPr>
            </w:rPrChange>
          </w:rPr>
          <w:fldChar w:fldCharType="end"/>
        </w:r>
      </w:del>
    </w:p>
    <w:p w14:paraId="0B752B24" w14:textId="45C98067" w:rsidR="00344313" w:rsidRPr="00D57E3F" w:rsidDel="00D57E3F" w:rsidRDefault="00344313" w:rsidP="00654C8B">
      <w:pPr>
        <w:pStyle w:val="TOC3"/>
        <w:rPr>
          <w:del w:id="1453" w:author="Carlos Erazo" w:date="2020-08-15T05:52:00Z"/>
          <w:rFonts w:ascii="Times New Roman" w:eastAsiaTheme="minorEastAsia" w:hAnsi="Times New Roman" w:cs="Times New Roman"/>
          <w:noProof/>
          <w:color w:val="auto"/>
          <w:sz w:val="28"/>
          <w:szCs w:val="28"/>
          <w:rPrChange w:id="1454" w:author="Carlos Erazo" w:date="2020-08-15T05:52:00Z">
            <w:rPr>
              <w:del w:id="1455" w:author="Carlos Erazo" w:date="2020-08-15T05:52:00Z"/>
              <w:rFonts w:eastAsiaTheme="minorEastAsia" w:cstheme="minorBidi"/>
              <w:smallCaps w:val="0"/>
              <w:noProof/>
              <w:color w:val="auto"/>
            </w:rPr>
          </w:rPrChange>
        </w:rPr>
      </w:pPr>
      <w:del w:id="1456" w:author="Carlos Erazo" w:date="2020-08-15T05:52:00Z">
        <w:r w:rsidRPr="00D57E3F" w:rsidDel="00D57E3F">
          <w:rPr>
            <w:rFonts w:ascii="Times New Roman" w:hAnsi="Times New Roman" w:cs="Times New Roman"/>
            <w:noProof/>
            <w:sz w:val="28"/>
            <w:szCs w:val="28"/>
            <w:rPrChange w:id="1457" w:author="Carlos Erazo" w:date="2020-08-15T05:52:00Z">
              <w:rPr>
                <w:rFonts w:ascii="Times New Roman" w:hAnsi="Times New Roman" w:cs="Times New Roman"/>
                <w:noProof/>
              </w:rPr>
            </w:rPrChange>
          </w:rPr>
          <w:delText>5.2.1. Description</w:delText>
        </w:r>
        <w:r w:rsidRPr="00D57E3F" w:rsidDel="00D57E3F">
          <w:rPr>
            <w:rFonts w:ascii="Times New Roman" w:hAnsi="Times New Roman" w:cs="Times New Roman"/>
            <w:noProof/>
            <w:sz w:val="28"/>
            <w:szCs w:val="28"/>
            <w:rPrChange w:id="1458"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459"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460" w:author="Carlos Erazo" w:date="2020-08-15T05:52:00Z">
              <w:rPr>
                <w:rFonts w:ascii="Times New Roman" w:hAnsi="Times New Roman" w:cs="Times New Roman"/>
                <w:noProof/>
              </w:rPr>
            </w:rPrChange>
          </w:rPr>
          <w:delInstrText xml:space="preserve"> PAGEREF _Toc48344888 \h </w:delInstrText>
        </w:r>
        <w:r w:rsidRPr="00D57E3F" w:rsidDel="00D57E3F">
          <w:rPr>
            <w:rFonts w:ascii="Times New Roman" w:hAnsi="Times New Roman" w:cs="Times New Roman"/>
            <w:noProof/>
            <w:sz w:val="28"/>
            <w:szCs w:val="28"/>
            <w:rPrChange w:id="1461" w:author="Carlos Erazo" w:date="2020-08-15T05:52:00Z">
              <w:rPr>
                <w:rFonts w:ascii="Times New Roman" w:hAnsi="Times New Roman" w:cs="Times New Roman"/>
                <w:noProof/>
              </w:rPr>
            </w:rPrChange>
          </w:rPr>
          <w:fldChar w:fldCharType="separate"/>
        </w:r>
      </w:del>
      <w:ins w:id="1462" w:author="Carlos Erazo" w:date="2020-08-15T05:52:00Z">
        <w:r w:rsidR="00D57E3F" w:rsidRPr="00D57E3F">
          <w:rPr>
            <w:rFonts w:ascii="Times New Roman" w:hAnsi="Times New Roman" w:cs="Times New Roman"/>
            <w:b/>
            <w:bCs/>
            <w:noProof/>
            <w:sz w:val="28"/>
            <w:szCs w:val="28"/>
            <w:rPrChange w:id="1463" w:author="Carlos Erazo" w:date="2020-08-15T05:52:00Z">
              <w:rPr>
                <w:rFonts w:ascii="Times New Roman" w:hAnsi="Times New Roman" w:cs="Times New Roman"/>
                <w:b/>
                <w:bCs/>
                <w:noProof/>
              </w:rPr>
            </w:rPrChange>
          </w:rPr>
          <w:t>Error! Bookmark not defined.</w:t>
        </w:r>
      </w:ins>
      <w:del w:id="1464" w:author="Carlos Erazo" w:date="2020-08-15T05:52:00Z">
        <w:r w:rsidRPr="00D57E3F" w:rsidDel="00D57E3F">
          <w:rPr>
            <w:rFonts w:ascii="Times New Roman" w:hAnsi="Times New Roman" w:cs="Times New Roman"/>
            <w:noProof/>
            <w:sz w:val="28"/>
            <w:szCs w:val="28"/>
            <w:rPrChange w:id="1465"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466" w:author="Carlos Erazo" w:date="2020-08-15T05:52:00Z">
              <w:rPr>
                <w:rFonts w:ascii="Times New Roman" w:hAnsi="Times New Roman" w:cs="Times New Roman"/>
                <w:noProof/>
              </w:rPr>
            </w:rPrChange>
          </w:rPr>
          <w:fldChar w:fldCharType="end"/>
        </w:r>
      </w:del>
    </w:p>
    <w:p w14:paraId="2904C977" w14:textId="077DE0B1" w:rsidR="00344313" w:rsidRPr="00D57E3F" w:rsidDel="00D57E3F" w:rsidRDefault="00344313" w:rsidP="00654C8B">
      <w:pPr>
        <w:pStyle w:val="TOC3"/>
        <w:rPr>
          <w:del w:id="1467" w:author="Carlos Erazo" w:date="2020-08-15T05:52:00Z"/>
          <w:rFonts w:ascii="Times New Roman" w:eastAsiaTheme="minorEastAsia" w:hAnsi="Times New Roman" w:cs="Times New Roman"/>
          <w:noProof/>
          <w:color w:val="auto"/>
          <w:sz w:val="28"/>
          <w:szCs w:val="28"/>
          <w:rPrChange w:id="1468" w:author="Carlos Erazo" w:date="2020-08-15T05:52:00Z">
            <w:rPr>
              <w:del w:id="1469" w:author="Carlos Erazo" w:date="2020-08-15T05:52:00Z"/>
              <w:rFonts w:eastAsiaTheme="minorEastAsia" w:cstheme="minorBidi"/>
              <w:smallCaps w:val="0"/>
              <w:noProof/>
              <w:color w:val="auto"/>
            </w:rPr>
          </w:rPrChange>
        </w:rPr>
      </w:pPr>
      <w:del w:id="1470" w:author="Carlos Erazo" w:date="2020-08-15T05:52:00Z">
        <w:r w:rsidRPr="00D57E3F" w:rsidDel="00D57E3F">
          <w:rPr>
            <w:rFonts w:ascii="Times New Roman" w:hAnsi="Times New Roman" w:cs="Times New Roman"/>
            <w:noProof/>
            <w:sz w:val="28"/>
            <w:szCs w:val="28"/>
            <w:rPrChange w:id="1471" w:author="Carlos Erazo" w:date="2020-08-15T05:52:00Z">
              <w:rPr>
                <w:rFonts w:ascii="Times New Roman" w:hAnsi="Times New Roman" w:cs="Times New Roman"/>
                <w:noProof/>
              </w:rPr>
            </w:rPrChange>
          </w:rPr>
          <w:delText>5.2.2. Unit Hydrograph</w:delText>
        </w:r>
        <w:r w:rsidRPr="00D57E3F" w:rsidDel="00D57E3F">
          <w:rPr>
            <w:rFonts w:ascii="Times New Roman" w:hAnsi="Times New Roman" w:cs="Times New Roman"/>
            <w:noProof/>
            <w:sz w:val="28"/>
            <w:szCs w:val="28"/>
            <w:rPrChange w:id="1472"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473"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474" w:author="Carlos Erazo" w:date="2020-08-15T05:52:00Z">
              <w:rPr>
                <w:rFonts w:ascii="Times New Roman" w:hAnsi="Times New Roman" w:cs="Times New Roman"/>
                <w:noProof/>
              </w:rPr>
            </w:rPrChange>
          </w:rPr>
          <w:delInstrText xml:space="preserve"> PAGEREF _Toc48344889 \h </w:delInstrText>
        </w:r>
        <w:r w:rsidRPr="00D57E3F" w:rsidDel="00D57E3F">
          <w:rPr>
            <w:rFonts w:ascii="Times New Roman" w:hAnsi="Times New Roman" w:cs="Times New Roman"/>
            <w:noProof/>
            <w:sz w:val="28"/>
            <w:szCs w:val="28"/>
            <w:rPrChange w:id="1475" w:author="Carlos Erazo" w:date="2020-08-15T05:52:00Z">
              <w:rPr>
                <w:rFonts w:ascii="Times New Roman" w:hAnsi="Times New Roman" w:cs="Times New Roman"/>
                <w:noProof/>
              </w:rPr>
            </w:rPrChange>
          </w:rPr>
          <w:fldChar w:fldCharType="separate"/>
        </w:r>
      </w:del>
      <w:ins w:id="1476" w:author="Carlos Erazo" w:date="2020-08-15T05:52:00Z">
        <w:r w:rsidR="00D57E3F" w:rsidRPr="00D57E3F">
          <w:rPr>
            <w:rFonts w:ascii="Times New Roman" w:hAnsi="Times New Roman" w:cs="Times New Roman"/>
            <w:b/>
            <w:bCs/>
            <w:noProof/>
            <w:sz w:val="28"/>
            <w:szCs w:val="28"/>
            <w:rPrChange w:id="1477" w:author="Carlos Erazo" w:date="2020-08-15T05:52:00Z">
              <w:rPr>
                <w:rFonts w:ascii="Times New Roman" w:hAnsi="Times New Roman" w:cs="Times New Roman"/>
                <w:b/>
                <w:bCs/>
                <w:noProof/>
              </w:rPr>
            </w:rPrChange>
          </w:rPr>
          <w:t>Error! Bookmark not defined.</w:t>
        </w:r>
      </w:ins>
      <w:del w:id="1478" w:author="Carlos Erazo" w:date="2020-08-15T05:52:00Z">
        <w:r w:rsidRPr="00D57E3F" w:rsidDel="00D57E3F">
          <w:rPr>
            <w:rFonts w:ascii="Times New Roman" w:hAnsi="Times New Roman" w:cs="Times New Roman"/>
            <w:noProof/>
            <w:sz w:val="28"/>
            <w:szCs w:val="28"/>
            <w:rPrChange w:id="1479"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480" w:author="Carlos Erazo" w:date="2020-08-15T05:52:00Z">
              <w:rPr>
                <w:rFonts w:ascii="Times New Roman" w:hAnsi="Times New Roman" w:cs="Times New Roman"/>
                <w:noProof/>
              </w:rPr>
            </w:rPrChange>
          </w:rPr>
          <w:fldChar w:fldCharType="end"/>
        </w:r>
      </w:del>
    </w:p>
    <w:p w14:paraId="37B1955A" w14:textId="052F9113" w:rsidR="00344313" w:rsidRPr="00D57E3F" w:rsidDel="00D57E3F" w:rsidRDefault="00344313" w:rsidP="00654C8B">
      <w:pPr>
        <w:pStyle w:val="TOC3"/>
        <w:rPr>
          <w:del w:id="1481" w:author="Carlos Erazo" w:date="2020-08-15T05:52:00Z"/>
          <w:rFonts w:ascii="Times New Roman" w:eastAsiaTheme="minorEastAsia" w:hAnsi="Times New Roman" w:cs="Times New Roman"/>
          <w:noProof/>
          <w:color w:val="auto"/>
          <w:sz w:val="28"/>
          <w:szCs w:val="28"/>
          <w:rPrChange w:id="1482" w:author="Carlos Erazo" w:date="2020-08-15T05:52:00Z">
            <w:rPr>
              <w:del w:id="1483" w:author="Carlos Erazo" w:date="2020-08-15T05:52:00Z"/>
              <w:rFonts w:eastAsiaTheme="minorEastAsia" w:cstheme="minorBidi"/>
              <w:smallCaps w:val="0"/>
              <w:noProof/>
              <w:color w:val="auto"/>
            </w:rPr>
          </w:rPrChange>
        </w:rPr>
      </w:pPr>
      <w:del w:id="1484" w:author="Carlos Erazo" w:date="2020-08-15T05:52:00Z">
        <w:r w:rsidRPr="00D57E3F" w:rsidDel="00D57E3F">
          <w:rPr>
            <w:rFonts w:ascii="Times New Roman" w:hAnsi="Times New Roman" w:cs="Times New Roman"/>
            <w:noProof/>
            <w:sz w:val="28"/>
            <w:szCs w:val="28"/>
            <w:rPrChange w:id="1485" w:author="Carlos Erazo" w:date="2020-08-15T05:52:00Z">
              <w:rPr>
                <w:rFonts w:ascii="Times New Roman" w:hAnsi="Times New Roman" w:cs="Times New Roman"/>
                <w:noProof/>
              </w:rPr>
            </w:rPrChange>
          </w:rPr>
          <w:delText>5.2.3. Rainfall</w:delText>
        </w:r>
        <w:r w:rsidRPr="00D57E3F" w:rsidDel="00D57E3F">
          <w:rPr>
            <w:rFonts w:ascii="Times New Roman" w:hAnsi="Times New Roman" w:cs="Times New Roman"/>
            <w:noProof/>
            <w:sz w:val="28"/>
            <w:szCs w:val="28"/>
            <w:rPrChange w:id="1486"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487"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488" w:author="Carlos Erazo" w:date="2020-08-15T05:52:00Z">
              <w:rPr>
                <w:rFonts w:ascii="Times New Roman" w:hAnsi="Times New Roman" w:cs="Times New Roman"/>
                <w:noProof/>
              </w:rPr>
            </w:rPrChange>
          </w:rPr>
          <w:delInstrText xml:space="preserve"> PAGEREF _Toc48344890 \h </w:delInstrText>
        </w:r>
        <w:r w:rsidRPr="00D57E3F" w:rsidDel="00D57E3F">
          <w:rPr>
            <w:rFonts w:ascii="Times New Roman" w:hAnsi="Times New Roman" w:cs="Times New Roman"/>
            <w:noProof/>
            <w:sz w:val="28"/>
            <w:szCs w:val="28"/>
            <w:rPrChange w:id="1489" w:author="Carlos Erazo" w:date="2020-08-15T05:52:00Z">
              <w:rPr>
                <w:rFonts w:ascii="Times New Roman" w:hAnsi="Times New Roman" w:cs="Times New Roman"/>
                <w:noProof/>
              </w:rPr>
            </w:rPrChange>
          </w:rPr>
          <w:fldChar w:fldCharType="separate"/>
        </w:r>
      </w:del>
      <w:ins w:id="1490" w:author="Carlos Erazo" w:date="2020-08-15T05:52:00Z">
        <w:r w:rsidR="00D57E3F" w:rsidRPr="00D57E3F">
          <w:rPr>
            <w:rFonts w:ascii="Times New Roman" w:hAnsi="Times New Roman" w:cs="Times New Roman"/>
            <w:b/>
            <w:bCs/>
            <w:noProof/>
            <w:sz w:val="28"/>
            <w:szCs w:val="28"/>
            <w:rPrChange w:id="1491" w:author="Carlos Erazo" w:date="2020-08-15T05:52:00Z">
              <w:rPr>
                <w:rFonts w:ascii="Times New Roman" w:hAnsi="Times New Roman" w:cs="Times New Roman"/>
                <w:b/>
                <w:bCs/>
                <w:noProof/>
              </w:rPr>
            </w:rPrChange>
          </w:rPr>
          <w:t>Error! Bookmark not defined.</w:t>
        </w:r>
      </w:ins>
      <w:del w:id="1492" w:author="Carlos Erazo" w:date="2020-08-15T05:52:00Z">
        <w:r w:rsidRPr="00D57E3F" w:rsidDel="00D57E3F">
          <w:rPr>
            <w:rFonts w:ascii="Times New Roman" w:hAnsi="Times New Roman" w:cs="Times New Roman"/>
            <w:noProof/>
            <w:sz w:val="28"/>
            <w:szCs w:val="28"/>
            <w:rPrChange w:id="1493"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494" w:author="Carlos Erazo" w:date="2020-08-15T05:52:00Z">
              <w:rPr>
                <w:rFonts w:ascii="Times New Roman" w:hAnsi="Times New Roman" w:cs="Times New Roman"/>
                <w:noProof/>
              </w:rPr>
            </w:rPrChange>
          </w:rPr>
          <w:fldChar w:fldCharType="end"/>
        </w:r>
      </w:del>
    </w:p>
    <w:p w14:paraId="32BB5D3C" w14:textId="7EBEAA2E" w:rsidR="00344313" w:rsidRPr="00D57E3F" w:rsidDel="00D57E3F" w:rsidRDefault="00344313" w:rsidP="00654C8B">
      <w:pPr>
        <w:pStyle w:val="TOC3"/>
        <w:rPr>
          <w:del w:id="1495" w:author="Carlos Erazo" w:date="2020-08-15T05:52:00Z"/>
          <w:rFonts w:ascii="Times New Roman" w:eastAsiaTheme="minorEastAsia" w:hAnsi="Times New Roman" w:cs="Times New Roman"/>
          <w:noProof/>
          <w:color w:val="auto"/>
          <w:sz w:val="28"/>
          <w:szCs w:val="28"/>
          <w:rPrChange w:id="1496" w:author="Carlos Erazo" w:date="2020-08-15T05:52:00Z">
            <w:rPr>
              <w:del w:id="1497" w:author="Carlos Erazo" w:date="2020-08-15T05:52:00Z"/>
              <w:rFonts w:eastAsiaTheme="minorEastAsia" w:cstheme="minorBidi"/>
              <w:smallCaps w:val="0"/>
              <w:noProof/>
              <w:color w:val="auto"/>
            </w:rPr>
          </w:rPrChange>
        </w:rPr>
      </w:pPr>
      <w:del w:id="1498" w:author="Carlos Erazo" w:date="2020-08-15T05:52:00Z">
        <w:r w:rsidRPr="00D57E3F" w:rsidDel="00D57E3F">
          <w:rPr>
            <w:rFonts w:ascii="Times New Roman" w:hAnsi="Times New Roman" w:cs="Times New Roman"/>
            <w:noProof/>
            <w:sz w:val="28"/>
            <w:szCs w:val="28"/>
            <w:rPrChange w:id="1499" w:author="Carlos Erazo" w:date="2020-08-15T05:52:00Z">
              <w:rPr>
                <w:rFonts w:ascii="Times New Roman" w:hAnsi="Times New Roman" w:cs="Times New Roman"/>
                <w:noProof/>
              </w:rPr>
            </w:rPrChange>
          </w:rPr>
          <w:delText>5.2.4. Results and discussions</w:delText>
        </w:r>
        <w:r w:rsidRPr="00D57E3F" w:rsidDel="00D57E3F">
          <w:rPr>
            <w:rFonts w:ascii="Times New Roman" w:hAnsi="Times New Roman" w:cs="Times New Roman"/>
            <w:noProof/>
            <w:sz w:val="28"/>
            <w:szCs w:val="28"/>
            <w:rPrChange w:id="1500" w:author="Carlos Erazo" w:date="2020-08-15T05:52:00Z">
              <w:rPr>
                <w:rFonts w:ascii="Times New Roman" w:hAnsi="Times New Roman" w:cs="Times New Roman"/>
                <w:noProof/>
              </w:rPr>
            </w:rPrChange>
          </w:rPr>
          <w:tab/>
        </w:r>
        <w:r w:rsidRPr="00D57E3F" w:rsidDel="00D57E3F">
          <w:rPr>
            <w:rFonts w:ascii="Times New Roman" w:hAnsi="Times New Roman" w:cs="Times New Roman"/>
            <w:noProof/>
            <w:sz w:val="28"/>
            <w:szCs w:val="28"/>
            <w:rPrChange w:id="1501" w:author="Carlos Erazo" w:date="2020-08-15T05:52:00Z">
              <w:rPr>
                <w:rFonts w:ascii="Times New Roman" w:hAnsi="Times New Roman" w:cs="Times New Roman"/>
                <w:noProof/>
              </w:rPr>
            </w:rPrChange>
          </w:rPr>
          <w:fldChar w:fldCharType="begin"/>
        </w:r>
        <w:r w:rsidRPr="00D57E3F" w:rsidDel="00D57E3F">
          <w:rPr>
            <w:rFonts w:ascii="Times New Roman" w:hAnsi="Times New Roman" w:cs="Times New Roman"/>
            <w:noProof/>
            <w:sz w:val="28"/>
            <w:szCs w:val="28"/>
            <w:rPrChange w:id="1502" w:author="Carlos Erazo" w:date="2020-08-15T05:52:00Z">
              <w:rPr>
                <w:rFonts w:ascii="Times New Roman" w:hAnsi="Times New Roman" w:cs="Times New Roman"/>
                <w:noProof/>
              </w:rPr>
            </w:rPrChange>
          </w:rPr>
          <w:delInstrText xml:space="preserve"> PAGEREF _Toc48344891 \h </w:delInstrText>
        </w:r>
        <w:r w:rsidRPr="00D57E3F" w:rsidDel="00D57E3F">
          <w:rPr>
            <w:rFonts w:ascii="Times New Roman" w:hAnsi="Times New Roman" w:cs="Times New Roman"/>
            <w:noProof/>
            <w:sz w:val="28"/>
            <w:szCs w:val="28"/>
            <w:rPrChange w:id="1503" w:author="Carlos Erazo" w:date="2020-08-15T05:52:00Z">
              <w:rPr>
                <w:rFonts w:ascii="Times New Roman" w:hAnsi="Times New Roman" w:cs="Times New Roman"/>
                <w:noProof/>
              </w:rPr>
            </w:rPrChange>
          </w:rPr>
          <w:fldChar w:fldCharType="separate"/>
        </w:r>
      </w:del>
      <w:ins w:id="1504" w:author="Carlos Erazo" w:date="2020-08-15T05:52:00Z">
        <w:r w:rsidR="00D57E3F" w:rsidRPr="00D57E3F">
          <w:rPr>
            <w:rFonts w:ascii="Times New Roman" w:hAnsi="Times New Roman" w:cs="Times New Roman"/>
            <w:b/>
            <w:bCs/>
            <w:noProof/>
            <w:sz w:val="28"/>
            <w:szCs w:val="28"/>
            <w:rPrChange w:id="1505" w:author="Carlos Erazo" w:date="2020-08-15T05:52:00Z">
              <w:rPr>
                <w:rFonts w:ascii="Times New Roman" w:hAnsi="Times New Roman" w:cs="Times New Roman"/>
                <w:b/>
                <w:bCs/>
                <w:noProof/>
              </w:rPr>
            </w:rPrChange>
          </w:rPr>
          <w:t>Error! Bookmark not defined.</w:t>
        </w:r>
      </w:ins>
      <w:del w:id="1506" w:author="Carlos Erazo" w:date="2020-08-15T05:52:00Z">
        <w:r w:rsidRPr="00D57E3F" w:rsidDel="00D57E3F">
          <w:rPr>
            <w:rFonts w:ascii="Times New Roman" w:hAnsi="Times New Roman" w:cs="Times New Roman"/>
            <w:noProof/>
            <w:sz w:val="28"/>
            <w:szCs w:val="28"/>
            <w:rPrChange w:id="1507" w:author="Carlos Erazo" w:date="2020-08-15T05:52:00Z">
              <w:rPr>
                <w:rFonts w:ascii="Times New Roman" w:hAnsi="Times New Roman" w:cs="Times New Roman"/>
                <w:noProof/>
              </w:rPr>
            </w:rPrChange>
          </w:rPr>
          <w:delText>2</w:delText>
        </w:r>
        <w:r w:rsidRPr="00D57E3F" w:rsidDel="00D57E3F">
          <w:rPr>
            <w:rFonts w:ascii="Times New Roman" w:hAnsi="Times New Roman" w:cs="Times New Roman"/>
            <w:noProof/>
            <w:sz w:val="28"/>
            <w:szCs w:val="28"/>
            <w:rPrChange w:id="1508" w:author="Carlos Erazo" w:date="2020-08-15T05:52:00Z">
              <w:rPr>
                <w:rFonts w:ascii="Times New Roman" w:hAnsi="Times New Roman" w:cs="Times New Roman"/>
                <w:noProof/>
              </w:rPr>
            </w:rPrChange>
          </w:rPr>
          <w:fldChar w:fldCharType="end"/>
        </w:r>
      </w:del>
    </w:p>
    <w:p w14:paraId="58F4A1D5" w14:textId="78BACF32" w:rsidR="00344313" w:rsidRPr="00D57E3F" w:rsidDel="00D57E3F" w:rsidRDefault="00344313" w:rsidP="00654C8B">
      <w:pPr>
        <w:pStyle w:val="TOC2"/>
        <w:rPr>
          <w:del w:id="1509" w:author="Carlos Erazo" w:date="2020-08-15T05:52:00Z"/>
          <w:rFonts w:ascii="Times New Roman" w:eastAsiaTheme="minorEastAsia" w:hAnsi="Times New Roman" w:cs="Times New Roman"/>
          <w:noProof/>
          <w:color w:val="auto"/>
          <w:sz w:val="28"/>
          <w:szCs w:val="28"/>
          <w:rPrChange w:id="1510" w:author="Carlos Erazo" w:date="2020-08-15T05:52:00Z">
            <w:rPr>
              <w:del w:id="1511" w:author="Carlos Erazo" w:date="2020-08-15T05:52:00Z"/>
              <w:rFonts w:ascii="Times New Roman" w:eastAsiaTheme="minorEastAsia" w:hAnsi="Times New Roman" w:cs="Times New Roman"/>
              <w:noProof/>
              <w:color w:val="auto"/>
              <w:sz w:val="24"/>
              <w:szCs w:val="24"/>
            </w:rPr>
          </w:rPrChange>
        </w:rPr>
      </w:pPr>
      <w:del w:id="1512" w:author="Carlos Erazo" w:date="2020-08-15T05:52:00Z">
        <w:r w:rsidRPr="00D57E3F" w:rsidDel="00D57E3F">
          <w:rPr>
            <w:rFonts w:ascii="Times New Roman" w:hAnsi="Times New Roman" w:cs="Times New Roman"/>
            <w:noProof/>
            <w:sz w:val="28"/>
            <w:szCs w:val="28"/>
            <w:rPrChange w:id="1513" w:author="Carlos Erazo" w:date="2020-08-15T05:52:00Z">
              <w:rPr>
                <w:rFonts w:ascii="Times New Roman" w:hAnsi="Times New Roman" w:cs="Times New Roman"/>
                <w:noProof/>
                <w:sz w:val="24"/>
                <w:szCs w:val="24"/>
              </w:rPr>
            </w:rPrChange>
          </w:rPr>
          <w:delText>5.3. Performance</w:delText>
        </w:r>
        <w:r w:rsidRPr="00D57E3F" w:rsidDel="00D57E3F">
          <w:rPr>
            <w:rFonts w:ascii="Times New Roman" w:hAnsi="Times New Roman" w:cs="Times New Roman"/>
            <w:noProof/>
            <w:sz w:val="28"/>
            <w:szCs w:val="28"/>
            <w:rPrChange w:id="1514"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515"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516" w:author="Carlos Erazo" w:date="2020-08-15T05:52:00Z">
              <w:rPr>
                <w:rFonts w:ascii="Times New Roman" w:hAnsi="Times New Roman" w:cs="Times New Roman"/>
                <w:noProof/>
                <w:sz w:val="24"/>
                <w:szCs w:val="24"/>
              </w:rPr>
            </w:rPrChange>
          </w:rPr>
          <w:delInstrText xml:space="preserve"> PAGEREF _Toc48344892 \h </w:delInstrText>
        </w:r>
        <w:r w:rsidRPr="00D57E3F" w:rsidDel="00D57E3F">
          <w:rPr>
            <w:rFonts w:ascii="Times New Roman" w:hAnsi="Times New Roman" w:cs="Times New Roman"/>
            <w:noProof/>
            <w:sz w:val="28"/>
            <w:szCs w:val="28"/>
            <w:rPrChange w:id="1517" w:author="Carlos Erazo" w:date="2020-08-15T05:52:00Z">
              <w:rPr>
                <w:rFonts w:ascii="Times New Roman" w:hAnsi="Times New Roman" w:cs="Times New Roman"/>
                <w:noProof/>
                <w:sz w:val="24"/>
                <w:szCs w:val="24"/>
              </w:rPr>
            </w:rPrChange>
          </w:rPr>
          <w:fldChar w:fldCharType="separate"/>
        </w:r>
      </w:del>
      <w:ins w:id="1518" w:author="Carlos Erazo" w:date="2020-08-15T05:52:00Z">
        <w:r w:rsidR="00D57E3F" w:rsidRPr="00D57E3F">
          <w:rPr>
            <w:rFonts w:ascii="Times New Roman" w:hAnsi="Times New Roman" w:cs="Times New Roman"/>
            <w:b w:val="0"/>
            <w:bCs w:val="0"/>
            <w:noProof/>
            <w:sz w:val="28"/>
            <w:szCs w:val="28"/>
            <w:rPrChange w:id="1519" w:author="Carlos Erazo" w:date="2020-08-15T05:52:00Z">
              <w:rPr>
                <w:rFonts w:ascii="Times New Roman" w:hAnsi="Times New Roman" w:cs="Times New Roman"/>
                <w:b w:val="0"/>
                <w:bCs w:val="0"/>
                <w:noProof/>
                <w:szCs w:val="24"/>
              </w:rPr>
            </w:rPrChange>
          </w:rPr>
          <w:t>Error! Bookmark not defined.</w:t>
        </w:r>
      </w:ins>
      <w:del w:id="1520" w:author="Carlos Erazo" w:date="2020-08-15T05:52:00Z">
        <w:r w:rsidRPr="00D57E3F" w:rsidDel="00D57E3F">
          <w:rPr>
            <w:rFonts w:ascii="Times New Roman" w:hAnsi="Times New Roman" w:cs="Times New Roman"/>
            <w:noProof/>
            <w:sz w:val="28"/>
            <w:szCs w:val="28"/>
            <w:rPrChange w:id="1521"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522" w:author="Carlos Erazo" w:date="2020-08-15T05:52:00Z">
              <w:rPr>
                <w:rFonts w:ascii="Times New Roman" w:hAnsi="Times New Roman" w:cs="Times New Roman"/>
                <w:noProof/>
                <w:sz w:val="24"/>
                <w:szCs w:val="24"/>
              </w:rPr>
            </w:rPrChange>
          </w:rPr>
          <w:fldChar w:fldCharType="end"/>
        </w:r>
      </w:del>
    </w:p>
    <w:p w14:paraId="3BF15CD1" w14:textId="4ECE21D4" w:rsidR="00344313" w:rsidRPr="00D57E3F" w:rsidDel="00D57E3F" w:rsidRDefault="00344313" w:rsidP="00F90733">
      <w:pPr>
        <w:pStyle w:val="TOC1"/>
        <w:rPr>
          <w:del w:id="1523" w:author="Carlos Erazo" w:date="2020-08-15T05:52:00Z"/>
          <w:rFonts w:eastAsiaTheme="minorEastAsia"/>
          <w:noProof/>
          <w:color w:val="auto"/>
          <w:sz w:val="28"/>
          <w:szCs w:val="28"/>
          <w:rPrChange w:id="1524" w:author="Carlos Erazo" w:date="2020-08-15T05:52:00Z">
            <w:rPr>
              <w:del w:id="1525" w:author="Carlos Erazo" w:date="2020-08-15T05:52:00Z"/>
              <w:rFonts w:asciiTheme="minorHAnsi" w:eastAsiaTheme="minorEastAsia" w:hAnsiTheme="minorHAnsi" w:cstheme="minorBidi"/>
              <w:noProof/>
              <w:color w:val="auto"/>
              <w:sz w:val="22"/>
              <w:szCs w:val="22"/>
            </w:rPr>
          </w:rPrChange>
        </w:rPr>
      </w:pPr>
      <w:del w:id="1526" w:author="Carlos Erazo" w:date="2020-08-15T05:52:00Z">
        <w:r w:rsidRPr="00D57E3F" w:rsidDel="00D57E3F">
          <w:rPr>
            <w:noProof/>
            <w:sz w:val="28"/>
            <w:szCs w:val="28"/>
            <w:rPrChange w:id="1527" w:author="Carlos Erazo" w:date="2020-08-15T05:52:00Z">
              <w:rPr>
                <w:noProof/>
              </w:rPr>
            </w:rPrChange>
          </w:rPr>
          <w:delText>6. Discussions</w:delText>
        </w:r>
        <w:r w:rsidRPr="00D57E3F" w:rsidDel="00D57E3F">
          <w:rPr>
            <w:noProof/>
            <w:sz w:val="28"/>
            <w:szCs w:val="28"/>
            <w:rPrChange w:id="1528" w:author="Carlos Erazo" w:date="2020-08-15T05:52:00Z">
              <w:rPr>
                <w:noProof/>
              </w:rPr>
            </w:rPrChange>
          </w:rPr>
          <w:tab/>
        </w:r>
        <w:r w:rsidRPr="00D57E3F" w:rsidDel="00D57E3F">
          <w:rPr>
            <w:noProof/>
            <w:sz w:val="28"/>
            <w:szCs w:val="28"/>
            <w:rPrChange w:id="1529" w:author="Carlos Erazo" w:date="2020-08-15T05:52:00Z">
              <w:rPr>
                <w:noProof/>
              </w:rPr>
            </w:rPrChange>
          </w:rPr>
          <w:fldChar w:fldCharType="begin"/>
        </w:r>
        <w:r w:rsidRPr="00D57E3F" w:rsidDel="00D57E3F">
          <w:rPr>
            <w:noProof/>
            <w:sz w:val="28"/>
            <w:szCs w:val="28"/>
            <w:rPrChange w:id="1530" w:author="Carlos Erazo" w:date="2020-08-15T05:52:00Z">
              <w:rPr>
                <w:noProof/>
              </w:rPr>
            </w:rPrChange>
          </w:rPr>
          <w:delInstrText xml:space="preserve"> PAGEREF _Toc48344893 \h </w:delInstrText>
        </w:r>
        <w:r w:rsidRPr="00D57E3F" w:rsidDel="00D57E3F">
          <w:rPr>
            <w:noProof/>
            <w:sz w:val="28"/>
            <w:szCs w:val="28"/>
            <w:rPrChange w:id="1531" w:author="Carlos Erazo" w:date="2020-08-15T05:52:00Z">
              <w:rPr>
                <w:noProof/>
              </w:rPr>
            </w:rPrChange>
          </w:rPr>
          <w:fldChar w:fldCharType="separate"/>
        </w:r>
      </w:del>
      <w:ins w:id="1532" w:author="Carlos Erazo" w:date="2020-08-15T05:52:00Z">
        <w:r w:rsidR="00D57E3F" w:rsidRPr="00D57E3F">
          <w:rPr>
            <w:b w:val="0"/>
            <w:bCs w:val="0"/>
            <w:noProof/>
            <w:sz w:val="28"/>
            <w:szCs w:val="28"/>
            <w:rPrChange w:id="1533" w:author="Carlos Erazo" w:date="2020-08-15T05:52:00Z">
              <w:rPr>
                <w:b w:val="0"/>
                <w:bCs w:val="0"/>
                <w:noProof/>
              </w:rPr>
            </w:rPrChange>
          </w:rPr>
          <w:t>Error! Bookmark not defined.</w:t>
        </w:r>
      </w:ins>
      <w:del w:id="1534" w:author="Carlos Erazo" w:date="2020-08-15T05:52:00Z">
        <w:r w:rsidRPr="00D57E3F" w:rsidDel="00D57E3F">
          <w:rPr>
            <w:noProof/>
            <w:sz w:val="28"/>
            <w:szCs w:val="28"/>
            <w:rPrChange w:id="1535" w:author="Carlos Erazo" w:date="2020-08-15T05:52:00Z">
              <w:rPr>
                <w:noProof/>
              </w:rPr>
            </w:rPrChange>
          </w:rPr>
          <w:delText>2</w:delText>
        </w:r>
        <w:r w:rsidRPr="00D57E3F" w:rsidDel="00D57E3F">
          <w:rPr>
            <w:noProof/>
            <w:sz w:val="28"/>
            <w:szCs w:val="28"/>
            <w:rPrChange w:id="1536" w:author="Carlos Erazo" w:date="2020-08-15T05:52:00Z">
              <w:rPr>
                <w:noProof/>
              </w:rPr>
            </w:rPrChange>
          </w:rPr>
          <w:fldChar w:fldCharType="end"/>
        </w:r>
      </w:del>
    </w:p>
    <w:p w14:paraId="3582A21B" w14:textId="125BE096" w:rsidR="00344313" w:rsidRPr="00D57E3F" w:rsidDel="00D57E3F" w:rsidRDefault="00344313" w:rsidP="00654C8B">
      <w:pPr>
        <w:pStyle w:val="TOC2"/>
        <w:rPr>
          <w:del w:id="1537" w:author="Carlos Erazo" w:date="2020-08-15T05:52:00Z"/>
          <w:rFonts w:ascii="Times New Roman" w:eastAsiaTheme="minorEastAsia" w:hAnsi="Times New Roman" w:cs="Times New Roman"/>
          <w:noProof/>
          <w:color w:val="auto"/>
          <w:sz w:val="28"/>
          <w:szCs w:val="28"/>
          <w:rPrChange w:id="1538" w:author="Carlos Erazo" w:date="2020-08-15T05:52:00Z">
            <w:rPr>
              <w:del w:id="1539" w:author="Carlos Erazo" w:date="2020-08-15T05:52:00Z"/>
              <w:rFonts w:ascii="Times New Roman" w:eastAsiaTheme="minorEastAsia" w:hAnsi="Times New Roman" w:cs="Times New Roman"/>
              <w:noProof/>
              <w:color w:val="auto"/>
              <w:sz w:val="24"/>
              <w:szCs w:val="24"/>
            </w:rPr>
          </w:rPrChange>
        </w:rPr>
      </w:pPr>
      <w:del w:id="1540" w:author="Carlos Erazo" w:date="2020-08-15T05:52:00Z">
        <w:r w:rsidRPr="00D57E3F" w:rsidDel="00D57E3F">
          <w:rPr>
            <w:rFonts w:ascii="Times New Roman" w:hAnsi="Times New Roman" w:cs="Times New Roman"/>
            <w:noProof/>
            <w:sz w:val="28"/>
            <w:szCs w:val="28"/>
            <w:rPrChange w:id="1541" w:author="Carlos Erazo" w:date="2020-08-15T05:52:00Z">
              <w:rPr>
                <w:rFonts w:ascii="Times New Roman" w:hAnsi="Times New Roman" w:cs="Times New Roman"/>
                <w:noProof/>
                <w:sz w:val="24"/>
                <w:szCs w:val="24"/>
              </w:rPr>
            </w:rPrChange>
          </w:rPr>
          <w:delText>6.1. Challenges and limitations</w:delText>
        </w:r>
        <w:r w:rsidRPr="00D57E3F" w:rsidDel="00D57E3F">
          <w:rPr>
            <w:rFonts w:ascii="Times New Roman" w:hAnsi="Times New Roman" w:cs="Times New Roman"/>
            <w:noProof/>
            <w:sz w:val="28"/>
            <w:szCs w:val="28"/>
            <w:rPrChange w:id="1542"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543"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544" w:author="Carlos Erazo" w:date="2020-08-15T05:52:00Z">
              <w:rPr>
                <w:rFonts w:ascii="Times New Roman" w:hAnsi="Times New Roman" w:cs="Times New Roman"/>
                <w:noProof/>
                <w:sz w:val="24"/>
                <w:szCs w:val="24"/>
              </w:rPr>
            </w:rPrChange>
          </w:rPr>
          <w:delInstrText xml:space="preserve"> PAGEREF _Toc48344894 \h </w:delInstrText>
        </w:r>
        <w:r w:rsidRPr="00D57E3F" w:rsidDel="00D57E3F">
          <w:rPr>
            <w:rFonts w:ascii="Times New Roman" w:hAnsi="Times New Roman" w:cs="Times New Roman"/>
            <w:noProof/>
            <w:sz w:val="28"/>
            <w:szCs w:val="28"/>
            <w:rPrChange w:id="1545" w:author="Carlos Erazo" w:date="2020-08-15T05:52:00Z">
              <w:rPr>
                <w:rFonts w:ascii="Times New Roman" w:hAnsi="Times New Roman" w:cs="Times New Roman"/>
                <w:noProof/>
                <w:sz w:val="24"/>
                <w:szCs w:val="24"/>
              </w:rPr>
            </w:rPrChange>
          </w:rPr>
          <w:fldChar w:fldCharType="separate"/>
        </w:r>
      </w:del>
      <w:ins w:id="1546" w:author="Carlos Erazo" w:date="2020-08-15T05:52:00Z">
        <w:r w:rsidR="00D57E3F" w:rsidRPr="00D57E3F">
          <w:rPr>
            <w:rFonts w:ascii="Times New Roman" w:hAnsi="Times New Roman" w:cs="Times New Roman"/>
            <w:b w:val="0"/>
            <w:bCs w:val="0"/>
            <w:noProof/>
            <w:sz w:val="28"/>
            <w:szCs w:val="28"/>
            <w:rPrChange w:id="1547" w:author="Carlos Erazo" w:date="2020-08-15T05:52:00Z">
              <w:rPr>
                <w:rFonts w:ascii="Times New Roman" w:hAnsi="Times New Roman" w:cs="Times New Roman"/>
                <w:b w:val="0"/>
                <w:bCs w:val="0"/>
                <w:noProof/>
                <w:szCs w:val="24"/>
              </w:rPr>
            </w:rPrChange>
          </w:rPr>
          <w:t>Error! Bookmark not defined.</w:t>
        </w:r>
      </w:ins>
      <w:del w:id="1548" w:author="Carlos Erazo" w:date="2020-08-15T05:52:00Z">
        <w:r w:rsidRPr="00D57E3F" w:rsidDel="00D57E3F">
          <w:rPr>
            <w:rFonts w:ascii="Times New Roman" w:hAnsi="Times New Roman" w:cs="Times New Roman"/>
            <w:noProof/>
            <w:sz w:val="28"/>
            <w:szCs w:val="28"/>
            <w:rPrChange w:id="1549"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550" w:author="Carlos Erazo" w:date="2020-08-15T05:52:00Z">
              <w:rPr>
                <w:rFonts w:ascii="Times New Roman" w:hAnsi="Times New Roman" w:cs="Times New Roman"/>
                <w:noProof/>
                <w:sz w:val="24"/>
                <w:szCs w:val="24"/>
              </w:rPr>
            </w:rPrChange>
          </w:rPr>
          <w:fldChar w:fldCharType="end"/>
        </w:r>
      </w:del>
    </w:p>
    <w:p w14:paraId="6F91BA07" w14:textId="0FFDCC4D" w:rsidR="00344313" w:rsidRPr="00D57E3F" w:rsidDel="00D57E3F" w:rsidRDefault="00344313" w:rsidP="00F90733">
      <w:pPr>
        <w:pStyle w:val="TOC1"/>
        <w:rPr>
          <w:del w:id="1551" w:author="Carlos Erazo" w:date="2020-08-15T05:52:00Z"/>
          <w:rFonts w:eastAsiaTheme="minorEastAsia"/>
          <w:noProof/>
          <w:color w:val="auto"/>
          <w:sz w:val="28"/>
          <w:szCs w:val="28"/>
          <w:rPrChange w:id="1552" w:author="Carlos Erazo" w:date="2020-08-15T05:52:00Z">
            <w:rPr>
              <w:del w:id="1553" w:author="Carlos Erazo" w:date="2020-08-15T05:52:00Z"/>
              <w:rFonts w:asciiTheme="minorHAnsi" w:eastAsiaTheme="minorEastAsia" w:hAnsiTheme="minorHAnsi" w:cstheme="minorBidi"/>
              <w:noProof/>
              <w:color w:val="auto"/>
              <w:sz w:val="22"/>
              <w:szCs w:val="22"/>
            </w:rPr>
          </w:rPrChange>
        </w:rPr>
      </w:pPr>
      <w:del w:id="1554" w:author="Carlos Erazo" w:date="2020-08-15T05:52:00Z">
        <w:r w:rsidRPr="00D57E3F" w:rsidDel="00D57E3F">
          <w:rPr>
            <w:noProof/>
            <w:sz w:val="28"/>
            <w:szCs w:val="28"/>
            <w:rPrChange w:id="1555" w:author="Carlos Erazo" w:date="2020-08-15T05:52:00Z">
              <w:rPr>
                <w:noProof/>
              </w:rPr>
            </w:rPrChange>
          </w:rPr>
          <w:delText>7. Conclusions</w:delText>
        </w:r>
        <w:r w:rsidRPr="00D57E3F" w:rsidDel="00D57E3F">
          <w:rPr>
            <w:noProof/>
            <w:sz w:val="28"/>
            <w:szCs w:val="28"/>
            <w:rPrChange w:id="1556" w:author="Carlos Erazo" w:date="2020-08-15T05:52:00Z">
              <w:rPr>
                <w:noProof/>
              </w:rPr>
            </w:rPrChange>
          </w:rPr>
          <w:tab/>
        </w:r>
        <w:r w:rsidRPr="00D57E3F" w:rsidDel="00D57E3F">
          <w:rPr>
            <w:noProof/>
            <w:sz w:val="28"/>
            <w:szCs w:val="28"/>
            <w:rPrChange w:id="1557" w:author="Carlos Erazo" w:date="2020-08-15T05:52:00Z">
              <w:rPr>
                <w:noProof/>
              </w:rPr>
            </w:rPrChange>
          </w:rPr>
          <w:fldChar w:fldCharType="begin"/>
        </w:r>
        <w:r w:rsidRPr="00D57E3F" w:rsidDel="00D57E3F">
          <w:rPr>
            <w:noProof/>
            <w:sz w:val="28"/>
            <w:szCs w:val="28"/>
            <w:rPrChange w:id="1558" w:author="Carlos Erazo" w:date="2020-08-15T05:52:00Z">
              <w:rPr>
                <w:noProof/>
              </w:rPr>
            </w:rPrChange>
          </w:rPr>
          <w:delInstrText xml:space="preserve"> PAGEREF _Toc48344895 \h </w:delInstrText>
        </w:r>
        <w:r w:rsidRPr="00D57E3F" w:rsidDel="00D57E3F">
          <w:rPr>
            <w:noProof/>
            <w:sz w:val="28"/>
            <w:szCs w:val="28"/>
            <w:rPrChange w:id="1559" w:author="Carlos Erazo" w:date="2020-08-15T05:52:00Z">
              <w:rPr>
                <w:noProof/>
              </w:rPr>
            </w:rPrChange>
          </w:rPr>
          <w:fldChar w:fldCharType="separate"/>
        </w:r>
      </w:del>
      <w:ins w:id="1560" w:author="Carlos Erazo" w:date="2020-08-15T05:52:00Z">
        <w:r w:rsidR="00D57E3F" w:rsidRPr="00D57E3F">
          <w:rPr>
            <w:b w:val="0"/>
            <w:bCs w:val="0"/>
            <w:noProof/>
            <w:sz w:val="28"/>
            <w:szCs w:val="28"/>
            <w:rPrChange w:id="1561" w:author="Carlos Erazo" w:date="2020-08-15T05:52:00Z">
              <w:rPr>
                <w:b w:val="0"/>
                <w:bCs w:val="0"/>
                <w:noProof/>
              </w:rPr>
            </w:rPrChange>
          </w:rPr>
          <w:t>Error! Bookmark not defined.</w:t>
        </w:r>
      </w:ins>
      <w:del w:id="1562" w:author="Carlos Erazo" w:date="2020-08-15T05:52:00Z">
        <w:r w:rsidRPr="00D57E3F" w:rsidDel="00D57E3F">
          <w:rPr>
            <w:noProof/>
            <w:sz w:val="28"/>
            <w:szCs w:val="28"/>
            <w:rPrChange w:id="1563" w:author="Carlos Erazo" w:date="2020-08-15T05:52:00Z">
              <w:rPr>
                <w:noProof/>
              </w:rPr>
            </w:rPrChange>
          </w:rPr>
          <w:delText>2</w:delText>
        </w:r>
        <w:r w:rsidRPr="00D57E3F" w:rsidDel="00D57E3F">
          <w:rPr>
            <w:noProof/>
            <w:sz w:val="28"/>
            <w:szCs w:val="28"/>
            <w:rPrChange w:id="1564" w:author="Carlos Erazo" w:date="2020-08-15T05:52:00Z">
              <w:rPr>
                <w:noProof/>
              </w:rPr>
            </w:rPrChange>
          </w:rPr>
          <w:fldChar w:fldCharType="end"/>
        </w:r>
      </w:del>
    </w:p>
    <w:p w14:paraId="449A7EAD" w14:textId="4A9C00A2" w:rsidR="00344313" w:rsidRPr="00D57E3F" w:rsidDel="00D57E3F" w:rsidRDefault="00344313" w:rsidP="00654C8B">
      <w:pPr>
        <w:pStyle w:val="TOC2"/>
        <w:rPr>
          <w:del w:id="1565" w:author="Carlos Erazo" w:date="2020-08-15T05:52:00Z"/>
          <w:rFonts w:ascii="Times New Roman" w:eastAsiaTheme="minorEastAsia" w:hAnsi="Times New Roman" w:cs="Times New Roman"/>
          <w:noProof/>
          <w:color w:val="auto"/>
          <w:sz w:val="28"/>
          <w:szCs w:val="28"/>
          <w:rPrChange w:id="1566" w:author="Carlos Erazo" w:date="2020-08-15T05:52:00Z">
            <w:rPr>
              <w:del w:id="1567" w:author="Carlos Erazo" w:date="2020-08-15T05:52:00Z"/>
              <w:rFonts w:ascii="Times New Roman" w:eastAsiaTheme="minorEastAsia" w:hAnsi="Times New Roman" w:cs="Times New Roman"/>
              <w:noProof/>
              <w:color w:val="auto"/>
              <w:sz w:val="24"/>
              <w:szCs w:val="24"/>
            </w:rPr>
          </w:rPrChange>
        </w:rPr>
      </w:pPr>
      <w:del w:id="1568" w:author="Carlos Erazo" w:date="2020-08-15T05:52:00Z">
        <w:r w:rsidRPr="00D57E3F" w:rsidDel="00D57E3F">
          <w:rPr>
            <w:rFonts w:ascii="Times New Roman" w:hAnsi="Times New Roman" w:cs="Times New Roman"/>
            <w:noProof/>
            <w:sz w:val="28"/>
            <w:szCs w:val="28"/>
            <w:rPrChange w:id="1569" w:author="Carlos Erazo" w:date="2020-08-15T05:52:00Z">
              <w:rPr>
                <w:rFonts w:ascii="Times New Roman" w:hAnsi="Times New Roman" w:cs="Times New Roman"/>
                <w:noProof/>
                <w:sz w:val="24"/>
                <w:szCs w:val="24"/>
              </w:rPr>
            </w:rPrChange>
          </w:rPr>
          <w:delText>7.1. Future work</w:delText>
        </w:r>
        <w:r w:rsidRPr="00D57E3F" w:rsidDel="00D57E3F">
          <w:rPr>
            <w:rFonts w:ascii="Times New Roman" w:hAnsi="Times New Roman" w:cs="Times New Roman"/>
            <w:noProof/>
            <w:sz w:val="28"/>
            <w:szCs w:val="28"/>
            <w:rPrChange w:id="1570" w:author="Carlos Erazo" w:date="2020-08-15T05:52:00Z">
              <w:rPr>
                <w:rFonts w:ascii="Times New Roman" w:hAnsi="Times New Roman" w:cs="Times New Roman"/>
                <w:noProof/>
                <w:sz w:val="24"/>
                <w:szCs w:val="24"/>
              </w:rPr>
            </w:rPrChange>
          </w:rPr>
          <w:tab/>
        </w:r>
        <w:r w:rsidRPr="00D57E3F" w:rsidDel="00D57E3F">
          <w:rPr>
            <w:rFonts w:ascii="Times New Roman" w:hAnsi="Times New Roman" w:cs="Times New Roman"/>
            <w:noProof/>
            <w:sz w:val="28"/>
            <w:szCs w:val="28"/>
            <w:rPrChange w:id="1571" w:author="Carlos Erazo" w:date="2020-08-15T05:52:00Z">
              <w:rPr>
                <w:rFonts w:ascii="Times New Roman" w:hAnsi="Times New Roman" w:cs="Times New Roman"/>
                <w:noProof/>
                <w:sz w:val="24"/>
                <w:szCs w:val="24"/>
              </w:rPr>
            </w:rPrChange>
          </w:rPr>
          <w:fldChar w:fldCharType="begin"/>
        </w:r>
        <w:r w:rsidRPr="00D57E3F" w:rsidDel="00D57E3F">
          <w:rPr>
            <w:rFonts w:ascii="Times New Roman" w:hAnsi="Times New Roman" w:cs="Times New Roman"/>
            <w:noProof/>
            <w:sz w:val="28"/>
            <w:szCs w:val="28"/>
            <w:rPrChange w:id="1572" w:author="Carlos Erazo" w:date="2020-08-15T05:52:00Z">
              <w:rPr>
                <w:rFonts w:ascii="Times New Roman" w:hAnsi="Times New Roman" w:cs="Times New Roman"/>
                <w:noProof/>
                <w:sz w:val="24"/>
                <w:szCs w:val="24"/>
              </w:rPr>
            </w:rPrChange>
          </w:rPr>
          <w:delInstrText xml:space="preserve"> PAGEREF _Toc48344896 \h </w:delInstrText>
        </w:r>
        <w:r w:rsidRPr="00D57E3F" w:rsidDel="00D57E3F">
          <w:rPr>
            <w:rFonts w:ascii="Times New Roman" w:hAnsi="Times New Roman" w:cs="Times New Roman"/>
            <w:noProof/>
            <w:sz w:val="28"/>
            <w:szCs w:val="28"/>
            <w:rPrChange w:id="1573" w:author="Carlos Erazo" w:date="2020-08-15T05:52:00Z">
              <w:rPr>
                <w:rFonts w:ascii="Times New Roman" w:hAnsi="Times New Roman" w:cs="Times New Roman"/>
                <w:noProof/>
                <w:sz w:val="24"/>
                <w:szCs w:val="24"/>
              </w:rPr>
            </w:rPrChange>
          </w:rPr>
          <w:fldChar w:fldCharType="separate"/>
        </w:r>
      </w:del>
      <w:ins w:id="1574" w:author="Carlos Erazo" w:date="2020-08-15T05:52:00Z">
        <w:r w:rsidR="00D57E3F" w:rsidRPr="00D57E3F">
          <w:rPr>
            <w:rFonts w:ascii="Times New Roman" w:hAnsi="Times New Roman" w:cs="Times New Roman"/>
            <w:b w:val="0"/>
            <w:bCs w:val="0"/>
            <w:noProof/>
            <w:sz w:val="28"/>
            <w:szCs w:val="28"/>
            <w:rPrChange w:id="1575" w:author="Carlos Erazo" w:date="2020-08-15T05:52:00Z">
              <w:rPr>
                <w:rFonts w:ascii="Times New Roman" w:hAnsi="Times New Roman" w:cs="Times New Roman"/>
                <w:b w:val="0"/>
                <w:bCs w:val="0"/>
                <w:noProof/>
                <w:szCs w:val="24"/>
              </w:rPr>
            </w:rPrChange>
          </w:rPr>
          <w:t>Error! Bookmark not defined.</w:t>
        </w:r>
      </w:ins>
      <w:del w:id="1576" w:author="Carlos Erazo" w:date="2020-08-15T05:52:00Z">
        <w:r w:rsidRPr="00D57E3F" w:rsidDel="00D57E3F">
          <w:rPr>
            <w:rFonts w:ascii="Times New Roman" w:hAnsi="Times New Roman" w:cs="Times New Roman"/>
            <w:noProof/>
            <w:sz w:val="28"/>
            <w:szCs w:val="28"/>
            <w:rPrChange w:id="1577" w:author="Carlos Erazo" w:date="2020-08-15T05:52:00Z">
              <w:rPr>
                <w:rFonts w:ascii="Times New Roman" w:hAnsi="Times New Roman" w:cs="Times New Roman"/>
                <w:noProof/>
                <w:sz w:val="24"/>
                <w:szCs w:val="24"/>
              </w:rPr>
            </w:rPrChange>
          </w:rPr>
          <w:delText>2</w:delText>
        </w:r>
        <w:r w:rsidRPr="00D57E3F" w:rsidDel="00D57E3F">
          <w:rPr>
            <w:rFonts w:ascii="Times New Roman" w:hAnsi="Times New Roman" w:cs="Times New Roman"/>
            <w:noProof/>
            <w:sz w:val="28"/>
            <w:szCs w:val="28"/>
            <w:rPrChange w:id="1578" w:author="Carlos Erazo" w:date="2020-08-15T05:52:00Z">
              <w:rPr>
                <w:rFonts w:ascii="Times New Roman" w:hAnsi="Times New Roman" w:cs="Times New Roman"/>
                <w:noProof/>
                <w:sz w:val="24"/>
                <w:szCs w:val="24"/>
              </w:rPr>
            </w:rPrChange>
          </w:rPr>
          <w:fldChar w:fldCharType="end"/>
        </w:r>
      </w:del>
    </w:p>
    <w:p w14:paraId="75FA8E7B" w14:textId="54A72726" w:rsidR="00344313" w:rsidRPr="00D57E3F" w:rsidDel="00D57E3F" w:rsidRDefault="00344313" w:rsidP="00F90733">
      <w:pPr>
        <w:pStyle w:val="TOC1"/>
        <w:rPr>
          <w:del w:id="1579" w:author="Carlos Erazo" w:date="2020-08-15T05:52:00Z"/>
          <w:rFonts w:eastAsiaTheme="minorEastAsia"/>
          <w:noProof/>
          <w:color w:val="auto"/>
          <w:sz w:val="28"/>
          <w:szCs w:val="28"/>
          <w:rPrChange w:id="1580" w:author="Carlos Erazo" w:date="2020-08-15T05:52:00Z">
            <w:rPr>
              <w:del w:id="1581" w:author="Carlos Erazo" w:date="2020-08-15T05:52:00Z"/>
              <w:rFonts w:asciiTheme="minorHAnsi" w:eastAsiaTheme="minorEastAsia" w:hAnsiTheme="minorHAnsi" w:cstheme="minorBidi"/>
              <w:noProof/>
              <w:color w:val="auto"/>
              <w:sz w:val="22"/>
              <w:szCs w:val="22"/>
            </w:rPr>
          </w:rPrChange>
        </w:rPr>
      </w:pPr>
      <w:del w:id="1582" w:author="Carlos Erazo" w:date="2020-08-15T05:52:00Z">
        <w:r w:rsidRPr="00D57E3F" w:rsidDel="00D57E3F">
          <w:rPr>
            <w:noProof/>
            <w:sz w:val="28"/>
            <w:szCs w:val="28"/>
            <w:rPrChange w:id="1583" w:author="Carlos Erazo" w:date="2020-08-15T05:52:00Z">
              <w:rPr>
                <w:noProof/>
              </w:rPr>
            </w:rPrChange>
          </w:rPr>
          <w:delText>References</w:delText>
        </w:r>
        <w:r w:rsidRPr="00D57E3F" w:rsidDel="00D57E3F">
          <w:rPr>
            <w:noProof/>
            <w:sz w:val="28"/>
            <w:szCs w:val="28"/>
            <w:rPrChange w:id="1584" w:author="Carlos Erazo" w:date="2020-08-15T05:52:00Z">
              <w:rPr>
                <w:noProof/>
              </w:rPr>
            </w:rPrChange>
          </w:rPr>
          <w:tab/>
        </w:r>
        <w:r w:rsidRPr="00D57E3F" w:rsidDel="00D57E3F">
          <w:rPr>
            <w:noProof/>
            <w:sz w:val="28"/>
            <w:szCs w:val="28"/>
            <w:rPrChange w:id="1585" w:author="Carlos Erazo" w:date="2020-08-15T05:52:00Z">
              <w:rPr>
                <w:noProof/>
              </w:rPr>
            </w:rPrChange>
          </w:rPr>
          <w:fldChar w:fldCharType="begin"/>
        </w:r>
        <w:r w:rsidRPr="00D57E3F" w:rsidDel="00D57E3F">
          <w:rPr>
            <w:noProof/>
            <w:sz w:val="28"/>
            <w:szCs w:val="28"/>
            <w:rPrChange w:id="1586" w:author="Carlos Erazo" w:date="2020-08-15T05:52:00Z">
              <w:rPr>
                <w:noProof/>
              </w:rPr>
            </w:rPrChange>
          </w:rPr>
          <w:delInstrText xml:space="preserve"> PAGEREF _Toc48344897 \h </w:delInstrText>
        </w:r>
        <w:r w:rsidRPr="00D57E3F" w:rsidDel="00D57E3F">
          <w:rPr>
            <w:noProof/>
            <w:sz w:val="28"/>
            <w:szCs w:val="28"/>
            <w:rPrChange w:id="1587" w:author="Carlos Erazo" w:date="2020-08-15T05:52:00Z">
              <w:rPr>
                <w:noProof/>
              </w:rPr>
            </w:rPrChange>
          </w:rPr>
          <w:fldChar w:fldCharType="separate"/>
        </w:r>
      </w:del>
      <w:ins w:id="1588" w:author="Carlos Erazo" w:date="2020-08-15T05:52:00Z">
        <w:r w:rsidR="00D57E3F" w:rsidRPr="00D57E3F">
          <w:rPr>
            <w:b w:val="0"/>
            <w:bCs w:val="0"/>
            <w:noProof/>
            <w:sz w:val="28"/>
            <w:szCs w:val="28"/>
            <w:rPrChange w:id="1589" w:author="Carlos Erazo" w:date="2020-08-15T05:52:00Z">
              <w:rPr>
                <w:b w:val="0"/>
                <w:bCs w:val="0"/>
                <w:noProof/>
              </w:rPr>
            </w:rPrChange>
          </w:rPr>
          <w:t>Error! Bookmark not defined.</w:t>
        </w:r>
      </w:ins>
      <w:del w:id="1590" w:author="Carlos Erazo" w:date="2020-08-15T05:52:00Z">
        <w:r w:rsidRPr="00D57E3F" w:rsidDel="00D57E3F">
          <w:rPr>
            <w:noProof/>
            <w:sz w:val="28"/>
            <w:szCs w:val="28"/>
            <w:rPrChange w:id="1591" w:author="Carlos Erazo" w:date="2020-08-15T05:52:00Z">
              <w:rPr>
                <w:noProof/>
              </w:rPr>
            </w:rPrChange>
          </w:rPr>
          <w:delText>2</w:delText>
        </w:r>
        <w:r w:rsidRPr="00D57E3F" w:rsidDel="00D57E3F">
          <w:rPr>
            <w:noProof/>
            <w:sz w:val="28"/>
            <w:szCs w:val="28"/>
            <w:rPrChange w:id="1592" w:author="Carlos Erazo" w:date="2020-08-15T05:52:00Z">
              <w:rPr>
                <w:noProof/>
              </w:rPr>
            </w:rPrChange>
          </w:rPr>
          <w:fldChar w:fldCharType="end"/>
        </w:r>
      </w:del>
    </w:p>
    <w:p w14:paraId="28390A82" w14:textId="38052BDC" w:rsidR="00344313" w:rsidRPr="00D57E3F" w:rsidDel="00D57E3F" w:rsidRDefault="00344313" w:rsidP="00F90733">
      <w:pPr>
        <w:pStyle w:val="TOC1"/>
        <w:rPr>
          <w:del w:id="1593" w:author="Carlos Erazo" w:date="2020-08-15T05:52:00Z"/>
          <w:rFonts w:eastAsiaTheme="minorEastAsia"/>
          <w:noProof/>
          <w:color w:val="auto"/>
          <w:sz w:val="28"/>
          <w:szCs w:val="28"/>
          <w:rPrChange w:id="1594" w:author="Carlos Erazo" w:date="2020-08-15T05:52:00Z">
            <w:rPr>
              <w:del w:id="1595" w:author="Carlos Erazo" w:date="2020-08-15T05:52:00Z"/>
              <w:rFonts w:asciiTheme="minorHAnsi" w:eastAsiaTheme="minorEastAsia" w:hAnsiTheme="minorHAnsi" w:cstheme="minorBidi"/>
              <w:noProof/>
              <w:color w:val="auto"/>
              <w:sz w:val="22"/>
              <w:szCs w:val="22"/>
            </w:rPr>
          </w:rPrChange>
        </w:rPr>
      </w:pPr>
      <w:del w:id="1596" w:author="Carlos Erazo" w:date="2020-08-15T05:52:00Z">
        <w:r w:rsidRPr="00D57E3F" w:rsidDel="00D57E3F">
          <w:rPr>
            <w:noProof/>
            <w:sz w:val="28"/>
            <w:szCs w:val="28"/>
            <w:rPrChange w:id="1597" w:author="Carlos Erazo" w:date="2020-08-15T05:52:00Z">
              <w:rPr>
                <w:noProof/>
              </w:rPr>
            </w:rPrChange>
          </w:rPr>
          <w:delText>Appendix</w:delText>
        </w:r>
        <w:r w:rsidRPr="00D57E3F" w:rsidDel="00D57E3F">
          <w:rPr>
            <w:noProof/>
            <w:sz w:val="28"/>
            <w:szCs w:val="28"/>
            <w:rPrChange w:id="1598" w:author="Carlos Erazo" w:date="2020-08-15T05:52:00Z">
              <w:rPr>
                <w:noProof/>
              </w:rPr>
            </w:rPrChange>
          </w:rPr>
          <w:tab/>
        </w:r>
        <w:r w:rsidRPr="00D57E3F" w:rsidDel="00D57E3F">
          <w:rPr>
            <w:noProof/>
            <w:sz w:val="28"/>
            <w:szCs w:val="28"/>
            <w:rPrChange w:id="1599" w:author="Carlos Erazo" w:date="2020-08-15T05:52:00Z">
              <w:rPr>
                <w:noProof/>
              </w:rPr>
            </w:rPrChange>
          </w:rPr>
          <w:fldChar w:fldCharType="begin"/>
        </w:r>
        <w:r w:rsidRPr="00D57E3F" w:rsidDel="00D57E3F">
          <w:rPr>
            <w:noProof/>
            <w:sz w:val="28"/>
            <w:szCs w:val="28"/>
            <w:rPrChange w:id="1600" w:author="Carlos Erazo" w:date="2020-08-15T05:52:00Z">
              <w:rPr>
                <w:noProof/>
              </w:rPr>
            </w:rPrChange>
          </w:rPr>
          <w:delInstrText xml:space="preserve"> PAGEREF _Toc48344898 \h </w:delInstrText>
        </w:r>
        <w:r w:rsidRPr="00D57E3F" w:rsidDel="00D57E3F">
          <w:rPr>
            <w:noProof/>
            <w:sz w:val="28"/>
            <w:szCs w:val="28"/>
            <w:rPrChange w:id="1601" w:author="Carlos Erazo" w:date="2020-08-15T05:52:00Z">
              <w:rPr>
                <w:noProof/>
              </w:rPr>
            </w:rPrChange>
          </w:rPr>
          <w:fldChar w:fldCharType="separate"/>
        </w:r>
      </w:del>
      <w:ins w:id="1602" w:author="Carlos Erazo" w:date="2020-08-15T05:52:00Z">
        <w:r w:rsidR="00D57E3F" w:rsidRPr="00D57E3F">
          <w:rPr>
            <w:b w:val="0"/>
            <w:bCs w:val="0"/>
            <w:noProof/>
            <w:sz w:val="28"/>
            <w:szCs w:val="28"/>
            <w:rPrChange w:id="1603" w:author="Carlos Erazo" w:date="2020-08-15T05:52:00Z">
              <w:rPr>
                <w:b w:val="0"/>
                <w:bCs w:val="0"/>
                <w:noProof/>
              </w:rPr>
            </w:rPrChange>
          </w:rPr>
          <w:t>Error! Bookmark not defined.</w:t>
        </w:r>
      </w:ins>
      <w:del w:id="1604" w:author="Carlos Erazo" w:date="2020-08-15T05:52:00Z">
        <w:r w:rsidRPr="00D57E3F" w:rsidDel="00D57E3F">
          <w:rPr>
            <w:noProof/>
            <w:sz w:val="28"/>
            <w:szCs w:val="28"/>
            <w:rPrChange w:id="1605" w:author="Carlos Erazo" w:date="2020-08-15T05:52:00Z">
              <w:rPr>
                <w:noProof/>
              </w:rPr>
            </w:rPrChange>
          </w:rPr>
          <w:delText>2</w:delText>
        </w:r>
        <w:r w:rsidRPr="00D57E3F" w:rsidDel="00D57E3F">
          <w:rPr>
            <w:noProof/>
            <w:sz w:val="28"/>
            <w:szCs w:val="28"/>
            <w:rPrChange w:id="1606" w:author="Carlos Erazo" w:date="2020-08-15T05:52:00Z">
              <w:rPr>
                <w:noProof/>
              </w:rPr>
            </w:rPrChange>
          </w:rPr>
          <w:fldChar w:fldCharType="end"/>
        </w:r>
      </w:del>
    </w:p>
    <w:p w14:paraId="502A1344" w14:textId="32767385" w:rsidR="00803F64" w:rsidRPr="00D57E3F" w:rsidDel="00A407BA" w:rsidRDefault="0004697E" w:rsidP="0004697E">
      <w:pPr>
        <w:ind w:firstLine="0"/>
        <w:rPr>
          <w:ins w:id="1607" w:author="Demir, Ibrahim" w:date="2020-08-14T16:00:00Z"/>
          <w:del w:id="1608" w:author="Carlos Erazo" w:date="2020-08-15T01:32:00Z"/>
          <w:rFonts w:cs="Times New Roman"/>
          <w:sz w:val="28"/>
          <w:szCs w:val="28"/>
          <w:rPrChange w:id="1609" w:author="Carlos Erazo" w:date="2020-08-15T05:53:00Z">
            <w:rPr>
              <w:ins w:id="1610" w:author="Demir, Ibrahim" w:date="2020-08-14T16:00:00Z"/>
              <w:del w:id="1611" w:author="Carlos Erazo" w:date="2020-08-15T01:32:00Z"/>
              <w:rFonts w:cs="Times New Roman"/>
              <w:szCs w:val="24"/>
            </w:rPr>
          </w:rPrChange>
        </w:rPr>
      </w:pPr>
      <w:r w:rsidRPr="00D57E3F">
        <w:rPr>
          <w:rFonts w:cs="Times New Roman"/>
          <w:sz w:val="28"/>
          <w:szCs w:val="28"/>
          <w:rPrChange w:id="1612" w:author="Carlos Erazo" w:date="2020-08-15T05:52:00Z">
            <w:rPr>
              <w:rFonts w:cs="Times New Roman"/>
              <w:szCs w:val="24"/>
            </w:rPr>
          </w:rPrChange>
        </w:rPr>
        <w:fldChar w:fldCharType="end"/>
      </w:r>
      <w:ins w:id="1613" w:author="Demir, Ibrahim" w:date="2020-08-14T16:00:00Z">
        <w:del w:id="1614" w:author="Carlos Erazo" w:date="2020-08-15T01:32:00Z">
          <w:r w:rsidR="00803F64" w:rsidRPr="00D57E3F" w:rsidDel="00A407BA">
            <w:rPr>
              <w:rFonts w:cs="Times New Roman"/>
              <w:sz w:val="28"/>
              <w:szCs w:val="28"/>
              <w:rPrChange w:id="1615" w:author="Carlos Erazo" w:date="2020-08-15T05:53:00Z">
                <w:rPr>
                  <w:rFonts w:cs="Times New Roman"/>
                  <w:szCs w:val="24"/>
                </w:rPr>
              </w:rPrChange>
            </w:rPr>
            <w:br w:type="page"/>
          </w:r>
        </w:del>
      </w:ins>
    </w:p>
    <w:p w14:paraId="53C671E9" w14:textId="7BF91B41" w:rsidR="008B5A51" w:rsidRPr="00D57E3F" w:rsidRDefault="008B5A51" w:rsidP="0004697E">
      <w:pPr>
        <w:ind w:firstLine="0"/>
        <w:rPr>
          <w:sz w:val="28"/>
          <w:szCs w:val="24"/>
          <w:rPrChange w:id="1616" w:author="Carlos Erazo" w:date="2020-08-15T05:53:00Z">
            <w:rPr/>
          </w:rPrChange>
        </w:rPr>
      </w:pPr>
      <w:r w:rsidRPr="00D57E3F">
        <w:rPr>
          <w:b/>
          <w:bCs/>
          <w:sz w:val="28"/>
          <w:szCs w:val="24"/>
          <w:rPrChange w:id="1617" w:author="Carlos Erazo" w:date="2020-08-15T05:53:00Z">
            <w:rPr>
              <w:b/>
              <w:bCs/>
            </w:rPr>
          </w:rPrChange>
        </w:rPr>
        <w:t xml:space="preserve">List of </w:t>
      </w:r>
      <w:r w:rsidR="00803F64" w:rsidRPr="00D57E3F">
        <w:rPr>
          <w:b/>
          <w:bCs/>
          <w:sz w:val="28"/>
          <w:szCs w:val="24"/>
          <w:rPrChange w:id="1618" w:author="Carlos Erazo" w:date="2020-08-15T05:53:00Z">
            <w:rPr>
              <w:b/>
              <w:bCs/>
            </w:rPr>
          </w:rPrChange>
        </w:rPr>
        <w:t>Figures</w:t>
      </w:r>
    </w:p>
    <w:p w14:paraId="12B2BFD7" w14:textId="12C0B030" w:rsidR="00D57E3F" w:rsidRDefault="008B5A51" w:rsidP="00D57E3F">
      <w:pPr>
        <w:pStyle w:val="TableofFigures"/>
        <w:tabs>
          <w:tab w:val="right" w:leader="dot" w:pos="9016"/>
        </w:tabs>
        <w:ind w:firstLine="0"/>
        <w:rPr>
          <w:ins w:id="1619" w:author="Carlos Erazo" w:date="2020-08-15T05:53:00Z"/>
          <w:rFonts w:asciiTheme="minorHAnsi" w:eastAsiaTheme="minorEastAsia" w:hAnsiTheme="minorHAnsi"/>
          <w:noProof/>
          <w:color w:val="auto"/>
          <w:sz w:val="22"/>
        </w:rPr>
        <w:pPrChange w:id="1620" w:author="Carlos Erazo" w:date="2020-08-15T05:53:00Z">
          <w:pPr>
            <w:pStyle w:val="TableofFigures"/>
            <w:tabs>
              <w:tab w:val="right" w:leader="dot" w:pos="9016"/>
            </w:tabs>
          </w:pPr>
        </w:pPrChange>
      </w:pPr>
      <w:r w:rsidRPr="00B90347">
        <w:fldChar w:fldCharType="begin"/>
      </w:r>
      <w:r w:rsidRPr="00B90347">
        <w:instrText xml:space="preserve"> TOC \h \z \c "Figure" </w:instrText>
      </w:r>
      <w:r w:rsidRPr="00B90347">
        <w:fldChar w:fldCharType="separate"/>
      </w:r>
      <w:ins w:id="1621" w:author="Carlos Erazo" w:date="2020-08-15T05:53:00Z">
        <w:r w:rsidR="00D57E3F" w:rsidRPr="00B35A2E">
          <w:rPr>
            <w:rStyle w:val="Hyperlink"/>
            <w:noProof/>
          </w:rPr>
          <w:fldChar w:fldCharType="begin"/>
        </w:r>
        <w:r w:rsidR="00D57E3F" w:rsidRPr="00B35A2E">
          <w:rPr>
            <w:rStyle w:val="Hyperlink"/>
            <w:noProof/>
          </w:rPr>
          <w:instrText xml:space="preserve"> </w:instrText>
        </w:r>
        <w:r w:rsidR="00D57E3F">
          <w:rPr>
            <w:noProof/>
          </w:rPr>
          <w:instrText>HYPERLINK \l "_Toc48363234"</w:instrText>
        </w:r>
        <w:r w:rsidR="00D57E3F" w:rsidRPr="00B35A2E">
          <w:rPr>
            <w:rStyle w:val="Hyperlink"/>
            <w:noProof/>
          </w:rPr>
          <w:instrText xml:space="preserve"> </w:instrText>
        </w:r>
        <w:r w:rsidR="00D57E3F" w:rsidRPr="00B35A2E">
          <w:rPr>
            <w:rStyle w:val="Hyperlink"/>
            <w:noProof/>
          </w:rPr>
        </w:r>
        <w:r w:rsidR="00D57E3F" w:rsidRPr="00B35A2E">
          <w:rPr>
            <w:rStyle w:val="Hyperlink"/>
            <w:noProof/>
          </w:rPr>
          <w:fldChar w:fldCharType="separate"/>
        </w:r>
        <w:r w:rsidR="00D57E3F" w:rsidRPr="00B35A2E">
          <w:rPr>
            <w:rStyle w:val="Hyperlink"/>
            <w:noProof/>
          </w:rPr>
          <w:t>Figure 4. Example of a hyeteograph and mass curve (Chow, et al., 1988).</w:t>
        </w:r>
        <w:r w:rsidR="00D57E3F">
          <w:rPr>
            <w:noProof/>
            <w:webHidden/>
          </w:rPr>
          <w:tab/>
        </w:r>
        <w:r w:rsidR="00D57E3F">
          <w:rPr>
            <w:noProof/>
            <w:webHidden/>
          </w:rPr>
          <w:fldChar w:fldCharType="begin"/>
        </w:r>
        <w:r w:rsidR="00D57E3F">
          <w:rPr>
            <w:noProof/>
            <w:webHidden/>
          </w:rPr>
          <w:instrText xml:space="preserve"> PAGEREF _Toc48363234 \h </w:instrText>
        </w:r>
        <w:r w:rsidR="00D57E3F">
          <w:rPr>
            <w:noProof/>
            <w:webHidden/>
          </w:rPr>
        </w:r>
      </w:ins>
      <w:r w:rsidR="00D57E3F">
        <w:rPr>
          <w:noProof/>
          <w:webHidden/>
        </w:rPr>
        <w:fldChar w:fldCharType="separate"/>
      </w:r>
      <w:ins w:id="1622" w:author="Carlos Erazo" w:date="2020-08-15T05:53:00Z">
        <w:r w:rsidR="00D57E3F">
          <w:rPr>
            <w:noProof/>
            <w:webHidden/>
          </w:rPr>
          <w:t>9</w:t>
        </w:r>
        <w:r w:rsidR="00D57E3F">
          <w:rPr>
            <w:noProof/>
            <w:webHidden/>
          </w:rPr>
          <w:fldChar w:fldCharType="end"/>
        </w:r>
        <w:r w:rsidR="00D57E3F" w:rsidRPr="00B35A2E">
          <w:rPr>
            <w:rStyle w:val="Hyperlink"/>
            <w:noProof/>
          </w:rPr>
          <w:fldChar w:fldCharType="end"/>
        </w:r>
      </w:ins>
    </w:p>
    <w:p w14:paraId="6E7645BD" w14:textId="6FA9F3B8" w:rsidR="00D57E3F" w:rsidRDefault="00D57E3F" w:rsidP="00D57E3F">
      <w:pPr>
        <w:pStyle w:val="TableofFigures"/>
        <w:tabs>
          <w:tab w:val="right" w:leader="dot" w:pos="9016"/>
        </w:tabs>
        <w:ind w:firstLine="0"/>
        <w:rPr>
          <w:ins w:id="1623" w:author="Carlos Erazo" w:date="2020-08-15T05:53:00Z"/>
          <w:rFonts w:asciiTheme="minorHAnsi" w:eastAsiaTheme="minorEastAsia" w:hAnsiTheme="minorHAnsi"/>
          <w:noProof/>
          <w:color w:val="auto"/>
          <w:sz w:val="22"/>
        </w:rPr>
        <w:pPrChange w:id="1624" w:author="Carlos Erazo" w:date="2020-08-15T05:53:00Z">
          <w:pPr>
            <w:pStyle w:val="TableofFigures"/>
            <w:tabs>
              <w:tab w:val="right" w:leader="dot" w:pos="9016"/>
            </w:tabs>
          </w:pPr>
        </w:pPrChange>
      </w:pPr>
      <w:ins w:id="1625"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"_Toc48363235"</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5. Conceptual idea of travel time (USDA, 2015).</w:t>
        </w:r>
        <w:r>
          <w:rPr>
            <w:noProof/>
            <w:webHidden/>
          </w:rPr>
          <w:tab/>
        </w:r>
        <w:r>
          <w:rPr>
            <w:noProof/>
            <w:webHidden/>
          </w:rPr>
          <w:fldChar w:fldCharType="begin"/>
        </w:r>
        <w:r>
          <w:rPr>
            <w:noProof/>
            <w:webHidden/>
          </w:rPr>
          <w:instrText xml:space="preserve"> PAGEREF _Toc48363235 \h </w:instrText>
        </w:r>
        <w:r>
          <w:rPr>
            <w:noProof/>
            <w:webHidden/>
          </w:rPr>
        </w:r>
      </w:ins>
      <w:r>
        <w:rPr>
          <w:noProof/>
          <w:webHidden/>
        </w:rPr>
        <w:fldChar w:fldCharType="separate"/>
      </w:r>
      <w:ins w:id="1626" w:author="Carlos Erazo" w:date="2020-08-15T05:53:00Z">
        <w:r>
          <w:rPr>
            <w:noProof/>
            <w:webHidden/>
          </w:rPr>
          <w:t>11</w:t>
        </w:r>
        <w:r>
          <w:rPr>
            <w:noProof/>
            <w:webHidden/>
          </w:rPr>
          <w:fldChar w:fldCharType="end"/>
        </w:r>
        <w:r w:rsidRPr="00B35A2E">
          <w:rPr>
            <w:rStyle w:val="Hyperlink"/>
            <w:noProof/>
          </w:rPr>
          <w:fldChar w:fldCharType="end"/>
        </w:r>
      </w:ins>
    </w:p>
    <w:p w14:paraId="4A5E4B10" w14:textId="0580FAD3" w:rsidR="00D57E3F" w:rsidRDefault="00D57E3F" w:rsidP="00D57E3F">
      <w:pPr>
        <w:pStyle w:val="TableofFigures"/>
        <w:tabs>
          <w:tab w:val="right" w:leader="dot" w:pos="9016"/>
        </w:tabs>
        <w:ind w:firstLine="0"/>
        <w:rPr>
          <w:ins w:id="1627" w:author="Carlos Erazo" w:date="2020-08-15T05:53:00Z"/>
          <w:rFonts w:asciiTheme="minorHAnsi" w:eastAsiaTheme="minorEastAsia" w:hAnsiTheme="minorHAnsi"/>
          <w:noProof/>
          <w:color w:val="auto"/>
          <w:sz w:val="22"/>
        </w:rPr>
        <w:pPrChange w:id="1628" w:author="Carlos Erazo" w:date="2020-08-15T05:53:00Z">
          <w:pPr>
            <w:pStyle w:val="TableofFigures"/>
            <w:tabs>
              <w:tab w:val="right" w:leader="dot" w:pos="9016"/>
            </w:tabs>
          </w:pPr>
        </w:pPrChange>
      </w:pPr>
      <w:ins w:id="1629"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"_Toc48363236"</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6. Dimensionless curvilinear unit hydrograph and equaivalent triangular hydrograph.</w:t>
        </w:r>
        <w:r>
          <w:rPr>
            <w:noProof/>
            <w:webHidden/>
          </w:rPr>
          <w:tab/>
        </w:r>
        <w:r>
          <w:rPr>
            <w:noProof/>
            <w:webHidden/>
          </w:rPr>
          <w:fldChar w:fldCharType="begin"/>
        </w:r>
        <w:r>
          <w:rPr>
            <w:noProof/>
            <w:webHidden/>
          </w:rPr>
          <w:instrText xml:space="preserve"> PAGEREF _Toc48363236 \h </w:instrText>
        </w:r>
        <w:r>
          <w:rPr>
            <w:noProof/>
            <w:webHidden/>
          </w:rPr>
        </w:r>
      </w:ins>
      <w:r>
        <w:rPr>
          <w:noProof/>
          <w:webHidden/>
        </w:rPr>
        <w:fldChar w:fldCharType="separate"/>
      </w:r>
      <w:ins w:id="1630" w:author="Carlos Erazo" w:date="2020-08-15T05:53:00Z">
        <w:r>
          <w:rPr>
            <w:noProof/>
            <w:webHidden/>
          </w:rPr>
          <w:t>14</w:t>
        </w:r>
        <w:r>
          <w:rPr>
            <w:noProof/>
            <w:webHidden/>
          </w:rPr>
          <w:fldChar w:fldCharType="end"/>
        </w:r>
        <w:r w:rsidRPr="00B35A2E">
          <w:rPr>
            <w:rStyle w:val="Hyperlink"/>
            <w:noProof/>
          </w:rPr>
          <w:fldChar w:fldCharType="end"/>
        </w:r>
      </w:ins>
    </w:p>
    <w:p w14:paraId="1E7271C4" w14:textId="541BC264" w:rsidR="00D57E3F" w:rsidRDefault="00D57E3F" w:rsidP="00D57E3F">
      <w:pPr>
        <w:pStyle w:val="TableofFigures"/>
        <w:tabs>
          <w:tab w:val="right" w:leader="dot" w:pos="9016"/>
        </w:tabs>
        <w:ind w:firstLine="0"/>
        <w:rPr>
          <w:ins w:id="1631" w:author="Carlos Erazo" w:date="2020-08-15T05:53:00Z"/>
          <w:rFonts w:asciiTheme="minorHAnsi" w:eastAsiaTheme="minorEastAsia" w:hAnsiTheme="minorHAnsi"/>
          <w:noProof/>
          <w:color w:val="auto"/>
          <w:sz w:val="22"/>
        </w:rPr>
        <w:pPrChange w:id="1632" w:author="Carlos Erazo" w:date="2020-08-15T05:53:00Z">
          <w:pPr>
            <w:pStyle w:val="TableofFigures"/>
            <w:tabs>
              <w:tab w:val="right" w:leader="dot" w:pos="9016"/>
            </w:tabs>
          </w:pPr>
        </w:pPrChange>
      </w:pPr>
      <w:ins w:id="1633"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"_Toc48363237"</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7. Bucket model representation (Santos, et al., 2018).</w:t>
        </w:r>
        <w:r>
          <w:rPr>
            <w:noProof/>
            <w:webHidden/>
          </w:rPr>
          <w:tab/>
        </w:r>
        <w:r>
          <w:rPr>
            <w:noProof/>
            <w:webHidden/>
          </w:rPr>
          <w:fldChar w:fldCharType="begin"/>
        </w:r>
        <w:r>
          <w:rPr>
            <w:noProof/>
            <w:webHidden/>
          </w:rPr>
          <w:instrText xml:space="preserve"> PAGEREF _Toc48363237 \h </w:instrText>
        </w:r>
        <w:r>
          <w:rPr>
            <w:noProof/>
            <w:webHidden/>
          </w:rPr>
        </w:r>
      </w:ins>
      <w:r>
        <w:rPr>
          <w:noProof/>
          <w:webHidden/>
        </w:rPr>
        <w:fldChar w:fldCharType="separate"/>
      </w:r>
      <w:ins w:id="1634" w:author="Carlos Erazo" w:date="2020-08-15T05:53:00Z">
        <w:r>
          <w:rPr>
            <w:noProof/>
            <w:webHidden/>
          </w:rPr>
          <w:t>16</w:t>
        </w:r>
        <w:r>
          <w:rPr>
            <w:noProof/>
            <w:webHidden/>
          </w:rPr>
          <w:fldChar w:fldCharType="end"/>
        </w:r>
        <w:r w:rsidRPr="00B35A2E">
          <w:rPr>
            <w:rStyle w:val="Hyperlink"/>
            <w:noProof/>
          </w:rPr>
          <w:fldChar w:fldCharType="end"/>
        </w:r>
      </w:ins>
    </w:p>
    <w:p w14:paraId="27833496" w14:textId="573FE1F0" w:rsidR="00D57E3F" w:rsidRDefault="00D57E3F" w:rsidP="00D57E3F">
      <w:pPr>
        <w:pStyle w:val="TableofFigures"/>
        <w:tabs>
          <w:tab w:val="right" w:leader="dot" w:pos="9016"/>
        </w:tabs>
        <w:ind w:firstLine="0"/>
        <w:rPr>
          <w:ins w:id="1635" w:author="Carlos Erazo" w:date="2020-08-15T05:53:00Z"/>
          <w:rFonts w:asciiTheme="minorHAnsi" w:eastAsiaTheme="minorEastAsia" w:hAnsiTheme="minorHAnsi"/>
          <w:noProof/>
          <w:color w:val="auto"/>
          <w:sz w:val="22"/>
        </w:rPr>
        <w:pPrChange w:id="1636" w:author="Carlos Erazo" w:date="2020-08-15T05:53:00Z">
          <w:pPr>
            <w:pStyle w:val="TableofFigures"/>
            <w:tabs>
              <w:tab w:val="right" w:leader="dot" w:pos="9016"/>
            </w:tabs>
          </w:pPr>
        </w:pPrChange>
      </w:pPr>
      <w:ins w:id="1637"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"_Toc48363238"</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8. Basic concept of a neural network (Sit, et al., 2020)</w:t>
        </w:r>
        <w:r>
          <w:rPr>
            <w:noProof/>
            <w:webHidden/>
          </w:rPr>
          <w:tab/>
        </w:r>
        <w:r>
          <w:rPr>
            <w:noProof/>
            <w:webHidden/>
          </w:rPr>
          <w:fldChar w:fldCharType="begin"/>
        </w:r>
        <w:r>
          <w:rPr>
            <w:noProof/>
            <w:webHidden/>
          </w:rPr>
          <w:instrText xml:space="preserve"> PAGEREF _Toc48363238 \h </w:instrText>
        </w:r>
        <w:r>
          <w:rPr>
            <w:noProof/>
            <w:webHidden/>
          </w:rPr>
        </w:r>
      </w:ins>
      <w:r>
        <w:rPr>
          <w:noProof/>
          <w:webHidden/>
        </w:rPr>
        <w:fldChar w:fldCharType="separate"/>
      </w:r>
      <w:ins w:id="1638" w:author="Carlos Erazo" w:date="2020-08-15T05:53:00Z">
        <w:r>
          <w:rPr>
            <w:noProof/>
            <w:webHidden/>
          </w:rPr>
          <w:t>18</w:t>
        </w:r>
        <w:r>
          <w:rPr>
            <w:noProof/>
            <w:webHidden/>
          </w:rPr>
          <w:fldChar w:fldCharType="end"/>
        </w:r>
        <w:r w:rsidRPr="00B35A2E">
          <w:rPr>
            <w:rStyle w:val="Hyperlink"/>
            <w:noProof/>
          </w:rPr>
          <w:fldChar w:fldCharType="end"/>
        </w:r>
      </w:ins>
    </w:p>
    <w:p w14:paraId="6F8523CC" w14:textId="16ACF479" w:rsidR="00D57E3F" w:rsidRDefault="00D57E3F" w:rsidP="00D57E3F">
      <w:pPr>
        <w:pStyle w:val="TableofFigures"/>
        <w:tabs>
          <w:tab w:val="right" w:leader="dot" w:pos="9016"/>
        </w:tabs>
        <w:ind w:firstLine="0"/>
        <w:rPr>
          <w:ins w:id="1639" w:author="Carlos Erazo" w:date="2020-08-15T05:53:00Z"/>
          <w:rFonts w:asciiTheme="minorHAnsi" w:eastAsiaTheme="minorEastAsia" w:hAnsiTheme="minorHAnsi"/>
          <w:noProof/>
          <w:color w:val="auto"/>
          <w:sz w:val="22"/>
        </w:rPr>
        <w:pPrChange w:id="1640" w:author="Carlos Erazo" w:date="2020-08-15T05:53:00Z">
          <w:pPr>
            <w:pStyle w:val="TableofFigures"/>
            <w:tabs>
              <w:tab w:val="right" w:leader="dot" w:pos="9016"/>
            </w:tabs>
          </w:pPr>
        </w:pPrChange>
      </w:pPr>
      <w:ins w:id="1641"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"_Toc48363239"</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8. HydroLang’s architecture.</w:t>
        </w:r>
        <w:r>
          <w:rPr>
            <w:noProof/>
            <w:webHidden/>
          </w:rPr>
          <w:tab/>
        </w:r>
        <w:r>
          <w:rPr>
            <w:noProof/>
            <w:webHidden/>
          </w:rPr>
          <w:fldChar w:fldCharType="begin"/>
        </w:r>
        <w:r>
          <w:rPr>
            <w:noProof/>
            <w:webHidden/>
          </w:rPr>
          <w:instrText xml:space="preserve"> PAGEREF _Toc48363239 \h </w:instrText>
        </w:r>
        <w:r>
          <w:rPr>
            <w:noProof/>
            <w:webHidden/>
          </w:rPr>
        </w:r>
      </w:ins>
      <w:r>
        <w:rPr>
          <w:noProof/>
          <w:webHidden/>
        </w:rPr>
        <w:fldChar w:fldCharType="separate"/>
      </w:r>
      <w:ins w:id="1642" w:author="Carlos Erazo" w:date="2020-08-15T05:53:00Z">
        <w:r>
          <w:rPr>
            <w:noProof/>
            <w:webHidden/>
          </w:rPr>
          <w:t>23</w:t>
        </w:r>
        <w:r>
          <w:rPr>
            <w:noProof/>
            <w:webHidden/>
          </w:rPr>
          <w:fldChar w:fldCharType="end"/>
        </w:r>
        <w:r w:rsidRPr="00B35A2E">
          <w:rPr>
            <w:rStyle w:val="Hyperlink"/>
            <w:noProof/>
          </w:rPr>
          <w:fldChar w:fldCharType="end"/>
        </w:r>
      </w:ins>
    </w:p>
    <w:p w14:paraId="61BB49FC" w14:textId="0418C351" w:rsidR="00D57E3F" w:rsidRDefault="00D57E3F" w:rsidP="00D57E3F">
      <w:pPr>
        <w:pStyle w:val="TableofFigures"/>
        <w:tabs>
          <w:tab w:val="right" w:leader="dot" w:pos="9016"/>
        </w:tabs>
        <w:ind w:firstLine="0"/>
        <w:rPr>
          <w:ins w:id="1643" w:author="Carlos Erazo" w:date="2020-08-15T05:53:00Z"/>
          <w:rFonts w:asciiTheme="minorHAnsi" w:eastAsiaTheme="minorEastAsia" w:hAnsiTheme="minorHAnsi"/>
          <w:noProof/>
          <w:color w:val="auto"/>
          <w:sz w:val="22"/>
        </w:rPr>
        <w:pPrChange w:id="1644" w:author="Carlos Erazo" w:date="2020-08-15T05:53:00Z">
          <w:pPr>
            <w:pStyle w:val="TableofFigures"/>
            <w:tabs>
              <w:tab w:val="right" w:leader="dot" w:pos="9016"/>
            </w:tabs>
          </w:pPr>
        </w:pPrChange>
      </w:pPr>
      <w:ins w:id="1645"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"_Toc48363240"</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9. Dependencies of the data module.</w:t>
        </w:r>
        <w:r>
          <w:rPr>
            <w:noProof/>
            <w:webHidden/>
          </w:rPr>
          <w:tab/>
        </w:r>
        <w:r>
          <w:rPr>
            <w:noProof/>
            <w:webHidden/>
          </w:rPr>
          <w:fldChar w:fldCharType="begin"/>
        </w:r>
        <w:r>
          <w:rPr>
            <w:noProof/>
            <w:webHidden/>
          </w:rPr>
          <w:instrText xml:space="preserve"> PAGEREF _Toc48363240 \h </w:instrText>
        </w:r>
        <w:r>
          <w:rPr>
            <w:noProof/>
            <w:webHidden/>
          </w:rPr>
        </w:r>
      </w:ins>
      <w:r>
        <w:rPr>
          <w:noProof/>
          <w:webHidden/>
        </w:rPr>
        <w:fldChar w:fldCharType="separate"/>
      </w:r>
      <w:ins w:id="1646" w:author="Carlos Erazo" w:date="2020-08-15T05:53:00Z">
        <w:r>
          <w:rPr>
            <w:noProof/>
            <w:webHidden/>
          </w:rPr>
          <w:t>37</w:t>
        </w:r>
        <w:r>
          <w:rPr>
            <w:noProof/>
            <w:webHidden/>
          </w:rPr>
          <w:fldChar w:fldCharType="end"/>
        </w:r>
        <w:r w:rsidRPr="00B35A2E">
          <w:rPr>
            <w:rStyle w:val="Hyperlink"/>
            <w:noProof/>
          </w:rPr>
          <w:fldChar w:fldCharType="end"/>
        </w:r>
      </w:ins>
    </w:p>
    <w:p w14:paraId="69123291" w14:textId="434414A5" w:rsidR="00D57E3F" w:rsidRDefault="00D57E3F" w:rsidP="00D57E3F">
      <w:pPr>
        <w:pStyle w:val="TableofFigures"/>
        <w:tabs>
          <w:tab w:val="right" w:leader="dot" w:pos="9016"/>
        </w:tabs>
        <w:ind w:firstLine="0"/>
        <w:rPr>
          <w:ins w:id="1647" w:author="Carlos Erazo" w:date="2020-08-15T05:53:00Z"/>
          <w:rFonts w:asciiTheme="minorHAnsi" w:eastAsiaTheme="minorEastAsia" w:hAnsiTheme="minorHAnsi"/>
          <w:noProof/>
          <w:color w:val="auto"/>
          <w:sz w:val="22"/>
        </w:rPr>
        <w:pPrChange w:id="1648" w:author="Carlos Erazo" w:date="2020-08-15T05:53:00Z">
          <w:pPr>
            <w:pStyle w:val="TableofFigures"/>
            <w:tabs>
              <w:tab w:val="right" w:leader="dot" w:pos="9016"/>
            </w:tabs>
          </w:pPr>
        </w:pPrChange>
      </w:pPr>
      <w:ins w:id="1649"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"_Toc48363241"</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10. Dependency diagram of analyze module.</w:t>
        </w:r>
        <w:r>
          <w:rPr>
            <w:noProof/>
            <w:webHidden/>
          </w:rPr>
          <w:tab/>
        </w:r>
        <w:r>
          <w:rPr>
            <w:noProof/>
            <w:webHidden/>
          </w:rPr>
          <w:fldChar w:fldCharType="begin"/>
        </w:r>
        <w:r>
          <w:rPr>
            <w:noProof/>
            <w:webHidden/>
          </w:rPr>
          <w:instrText xml:space="preserve"> PAGEREF _Toc48363241 \h </w:instrText>
        </w:r>
        <w:r>
          <w:rPr>
            <w:noProof/>
            <w:webHidden/>
          </w:rPr>
        </w:r>
      </w:ins>
      <w:r>
        <w:rPr>
          <w:noProof/>
          <w:webHidden/>
        </w:rPr>
        <w:fldChar w:fldCharType="separate"/>
      </w:r>
      <w:ins w:id="1650" w:author="Carlos Erazo" w:date="2020-08-15T05:53:00Z">
        <w:r>
          <w:rPr>
            <w:noProof/>
            <w:webHidden/>
          </w:rPr>
          <w:t>39</w:t>
        </w:r>
        <w:r>
          <w:rPr>
            <w:noProof/>
            <w:webHidden/>
          </w:rPr>
          <w:fldChar w:fldCharType="end"/>
        </w:r>
        <w:r w:rsidRPr="00B35A2E">
          <w:rPr>
            <w:rStyle w:val="Hyperlink"/>
            <w:noProof/>
          </w:rPr>
          <w:fldChar w:fldCharType="end"/>
        </w:r>
      </w:ins>
    </w:p>
    <w:p w14:paraId="7A2AE5B3" w14:textId="72D205E9" w:rsidR="00D57E3F" w:rsidRDefault="00D57E3F" w:rsidP="00D57E3F">
      <w:pPr>
        <w:pStyle w:val="TableofFigures"/>
        <w:tabs>
          <w:tab w:val="right" w:leader="dot" w:pos="9016"/>
        </w:tabs>
        <w:ind w:firstLine="0"/>
        <w:rPr>
          <w:ins w:id="1651" w:author="Carlos Erazo" w:date="2020-08-15T05:53:00Z"/>
          <w:rFonts w:asciiTheme="minorHAnsi" w:eastAsiaTheme="minorEastAsia" w:hAnsiTheme="minorHAnsi"/>
          <w:noProof/>
          <w:color w:val="auto"/>
          <w:sz w:val="22"/>
        </w:rPr>
        <w:pPrChange w:id="1652" w:author="Carlos Erazo" w:date="2020-08-15T05:53:00Z">
          <w:pPr>
            <w:pStyle w:val="TableofFigures"/>
            <w:tabs>
              <w:tab w:val="right" w:leader="dot" w:pos="9016"/>
            </w:tabs>
          </w:pPr>
        </w:pPrChange>
      </w:pPr>
      <w:ins w:id="1653"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"_Toc48363242"</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11. Dependencies of the stats class.</w:t>
        </w:r>
        <w:r>
          <w:rPr>
            <w:noProof/>
            <w:webHidden/>
          </w:rPr>
          <w:tab/>
        </w:r>
        <w:r>
          <w:rPr>
            <w:noProof/>
            <w:webHidden/>
          </w:rPr>
          <w:fldChar w:fldCharType="begin"/>
        </w:r>
        <w:r>
          <w:rPr>
            <w:noProof/>
            <w:webHidden/>
          </w:rPr>
          <w:instrText xml:space="preserve"> PAGEREF _Toc48363242 \h </w:instrText>
        </w:r>
        <w:r>
          <w:rPr>
            <w:noProof/>
            <w:webHidden/>
          </w:rPr>
        </w:r>
      </w:ins>
      <w:r>
        <w:rPr>
          <w:noProof/>
          <w:webHidden/>
        </w:rPr>
        <w:fldChar w:fldCharType="separate"/>
      </w:r>
      <w:ins w:id="1654" w:author="Carlos Erazo" w:date="2020-08-15T05:53:00Z">
        <w:r>
          <w:rPr>
            <w:noProof/>
            <w:webHidden/>
          </w:rPr>
          <w:t>40</w:t>
        </w:r>
        <w:r>
          <w:rPr>
            <w:noProof/>
            <w:webHidden/>
          </w:rPr>
          <w:fldChar w:fldCharType="end"/>
        </w:r>
        <w:r w:rsidRPr="00B35A2E">
          <w:rPr>
            <w:rStyle w:val="Hyperlink"/>
            <w:noProof/>
          </w:rPr>
          <w:fldChar w:fldCharType="end"/>
        </w:r>
      </w:ins>
    </w:p>
    <w:p w14:paraId="5ABAFBFC" w14:textId="7C159210" w:rsidR="00D57E3F" w:rsidRDefault="00D57E3F" w:rsidP="00D57E3F">
      <w:pPr>
        <w:pStyle w:val="TableofFigures"/>
        <w:tabs>
          <w:tab w:val="right" w:leader="dot" w:pos="9016"/>
        </w:tabs>
        <w:ind w:firstLine="0"/>
        <w:rPr>
          <w:ins w:id="1655" w:author="Carlos Erazo" w:date="2020-08-15T05:53:00Z"/>
          <w:rFonts w:asciiTheme="minorHAnsi" w:eastAsiaTheme="minorEastAsia" w:hAnsiTheme="minorHAnsi"/>
          <w:noProof/>
          <w:color w:val="auto"/>
          <w:sz w:val="22"/>
        </w:rPr>
        <w:pPrChange w:id="1656" w:author="Carlos Erazo" w:date="2020-08-15T05:53:00Z">
          <w:pPr>
            <w:pStyle w:val="TableofFigures"/>
            <w:tabs>
              <w:tab w:val="right" w:leader="dot" w:pos="9016"/>
            </w:tabs>
          </w:pPr>
        </w:pPrChange>
      </w:pPr>
      <w:ins w:id="1657"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"_Toc48363243"</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12. Dependency diagram of hydro component.</w:t>
        </w:r>
        <w:r>
          <w:rPr>
            <w:noProof/>
            <w:webHidden/>
          </w:rPr>
          <w:tab/>
        </w:r>
        <w:r>
          <w:rPr>
            <w:noProof/>
            <w:webHidden/>
          </w:rPr>
          <w:fldChar w:fldCharType="begin"/>
        </w:r>
        <w:r>
          <w:rPr>
            <w:noProof/>
            <w:webHidden/>
          </w:rPr>
          <w:instrText xml:space="preserve"> PAGEREF _Toc48363243 \h </w:instrText>
        </w:r>
        <w:r>
          <w:rPr>
            <w:noProof/>
            <w:webHidden/>
          </w:rPr>
        </w:r>
      </w:ins>
      <w:r>
        <w:rPr>
          <w:noProof/>
          <w:webHidden/>
        </w:rPr>
        <w:fldChar w:fldCharType="separate"/>
      </w:r>
      <w:ins w:id="1658" w:author="Carlos Erazo" w:date="2020-08-15T05:53:00Z">
        <w:r>
          <w:rPr>
            <w:noProof/>
            <w:webHidden/>
          </w:rPr>
          <w:t>44</w:t>
        </w:r>
        <w:r>
          <w:rPr>
            <w:noProof/>
            <w:webHidden/>
          </w:rPr>
          <w:fldChar w:fldCharType="end"/>
        </w:r>
        <w:r w:rsidRPr="00B35A2E">
          <w:rPr>
            <w:rStyle w:val="Hyperlink"/>
            <w:noProof/>
          </w:rPr>
          <w:fldChar w:fldCharType="end"/>
        </w:r>
      </w:ins>
    </w:p>
    <w:p w14:paraId="5261EB68" w14:textId="732410BF" w:rsidR="00D57E3F" w:rsidRDefault="00D57E3F" w:rsidP="00D57E3F">
      <w:pPr>
        <w:pStyle w:val="TableofFigures"/>
        <w:tabs>
          <w:tab w:val="right" w:leader="dot" w:pos="9016"/>
        </w:tabs>
        <w:ind w:firstLine="0"/>
        <w:rPr>
          <w:ins w:id="1659" w:author="Carlos Erazo" w:date="2020-08-15T05:53:00Z"/>
          <w:rFonts w:asciiTheme="minorHAnsi" w:eastAsiaTheme="minorEastAsia" w:hAnsiTheme="minorHAnsi"/>
          <w:noProof/>
          <w:color w:val="auto"/>
          <w:sz w:val="22"/>
        </w:rPr>
        <w:pPrChange w:id="1660" w:author="Carlos Erazo" w:date="2020-08-15T05:53:00Z">
          <w:pPr>
            <w:pStyle w:val="TableofFigures"/>
            <w:tabs>
              <w:tab w:val="right" w:leader="dot" w:pos="9016"/>
            </w:tabs>
          </w:pPr>
        </w:pPrChange>
      </w:pPr>
      <w:ins w:id="1661"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"_Toc48363244"</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13. Dependency diagram of map module.</w:t>
        </w:r>
        <w:r>
          <w:rPr>
            <w:noProof/>
            <w:webHidden/>
          </w:rPr>
          <w:tab/>
        </w:r>
        <w:r>
          <w:rPr>
            <w:noProof/>
            <w:webHidden/>
          </w:rPr>
          <w:fldChar w:fldCharType="begin"/>
        </w:r>
        <w:r>
          <w:rPr>
            <w:noProof/>
            <w:webHidden/>
          </w:rPr>
          <w:instrText xml:space="preserve"> PAGEREF _Toc48363244 \h </w:instrText>
        </w:r>
        <w:r>
          <w:rPr>
            <w:noProof/>
            <w:webHidden/>
          </w:rPr>
        </w:r>
      </w:ins>
      <w:r>
        <w:rPr>
          <w:noProof/>
          <w:webHidden/>
        </w:rPr>
        <w:fldChar w:fldCharType="separate"/>
      </w:r>
      <w:ins w:id="1662" w:author="Carlos Erazo" w:date="2020-08-15T05:53:00Z">
        <w:r>
          <w:rPr>
            <w:noProof/>
            <w:webHidden/>
          </w:rPr>
          <w:t>50</w:t>
        </w:r>
        <w:r>
          <w:rPr>
            <w:noProof/>
            <w:webHidden/>
          </w:rPr>
          <w:fldChar w:fldCharType="end"/>
        </w:r>
        <w:r w:rsidRPr="00B35A2E">
          <w:rPr>
            <w:rStyle w:val="Hyperlink"/>
            <w:noProof/>
          </w:rPr>
          <w:fldChar w:fldCharType="end"/>
        </w:r>
      </w:ins>
    </w:p>
    <w:p w14:paraId="1190CE19" w14:textId="09D97670" w:rsidR="00D57E3F" w:rsidRDefault="00D57E3F" w:rsidP="00D57E3F">
      <w:pPr>
        <w:pStyle w:val="TableofFigures"/>
        <w:tabs>
          <w:tab w:val="right" w:leader="dot" w:pos="9016"/>
        </w:tabs>
        <w:ind w:firstLine="0"/>
        <w:rPr>
          <w:ins w:id="1663" w:author="Carlos Erazo" w:date="2020-08-15T05:53:00Z"/>
          <w:rFonts w:asciiTheme="minorHAnsi" w:eastAsiaTheme="minorEastAsia" w:hAnsiTheme="minorHAnsi"/>
          <w:noProof/>
          <w:color w:val="auto"/>
          <w:sz w:val="22"/>
        </w:rPr>
        <w:pPrChange w:id="1664" w:author="Carlos Erazo" w:date="2020-08-15T05:53:00Z">
          <w:pPr>
            <w:pStyle w:val="TableofFigures"/>
            <w:tabs>
              <w:tab w:val="right" w:leader="dot" w:pos="9016"/>
            </w:tabs>
          </w:pPr>
        </w:pPrChange>
      </w:pPr>
      <w:ins w:id="1665"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"_Toc48363245"</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14. Station location.</w:t>
        </w:r>
        <w:r>
          <w:rPr>
            <w:noProof/>
            <w:webHidden/>
          </w:rPr>
          <w:tab/>
        </w:r>
        <w:r>
          <w:rPr>
            <w:noProof/>
            <w:webHidden/>
          </w:rPr>
          <w:fldChar w:fldCharType="begin"/>
        </w:r>
        <w:r>
          <w:rPr>
            <w:noProof/>
            <w:webHidden/>
          </w:rPr>
          <w:instrText xml:space="preserve"> PAGEREF _Toc48363245 \h </w:instrText>
        </w:r>
        <w:r>
          <w:rPr>
            <w:noProof/>
            <w:webHidden/>
          </w:rPr>
        </w:r>
      </w:ins>
      <w:r>
        <w:rPr>
          <w:noProof/>
          <w:webHidden/>
        </w:rPr>
        <w:fldChar w:fldCharType="separate"/>
      </w:r>
      <w:ins w:id="1666" w:author="Carlos Erazo" w:date="2020-08-15T05:53:00Z">
        <w:r>
          <w:rPr>
            <w:noProof/>
            <w:webHidden/>
          </w:rPr>
          <w:t>58</w:t>
        </w:r>
        <w:r>
          <w:rPr>
            <w:noProof/>
            <w:webHidden/>
          </w:rPr>
          <w:fldChar w:fldCharType="end"/>
        </w:r>
        <w:r w:rsidRPr="00B35A2E">
          <w:rPr>
            <w:rStyle w:val="Hyperlink"/>
            <w:noProof/>
          </w:rPr>
          <w:fldChar w:fldCharType="end"/>
        </w:r>
      </w:ins>
    </w:p>
    <w:p w14:paraId="7B3F5C56" w14:textId="477D60B5" w:rsidR="00D57E3F" w:rsidRDefault="00D57E3F" w:rsidP="00D57E3F">
      <w:pPr>
        <w:pStyle w:val="TableofFigures"/>
        <w:tabs>
          <w:tab w:val="right" w:leader="dot" w:pos="9016"/>
        </w:tabs>
        <w:ind w:firstLine="0"/>
        <w:rPr>
          <w:ins w:id="1667" w:author="Carlos Erazo" w:date="2020-08-15T05:53:00Z"/>
          <w:rFonts w:asciiTheme="minorHAnsi" w:eastAsiaTheme="minorEastAsia" w:hAnsiTheme="minorHAnsi"/>
          <w:noProof/>
          <w:color w:val="auto"/>
          <w:sz w:val="22"/>
        </w:rPr>
        <w:pPrChange w:id="1668" w:author="Carlos Erazo" w:date="2020-08-15T05:53:00Z">
          <w:pPr>
            <w:pStyle w:val="TableofFigures"/>
            <w:tabs>
              <w:tab w:val="right" w:leader="dot" w:pos="9016"/>
            </w:tabs>
          </w:pPr>
        </w:pPrChange>
      </w:pPr>
      <w:ins w:id="1669"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"_Toc48363246"</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15. Response from console after first request.</w:t>
        </w:r>
        <w:r>
          <w:rPr>
            <w:noProof/>
            <w:webHidden/>
          </w:rPr>
          <w:tab/>
        </w:r>
        <w:r>
          <w:rPr>
            <w:noProof/>
            <w:webHidden/>
          </w:rPr>
          <w:fldChar w:fldCharType="begin"/>
        </w:r>
        <w:r>
          <w:rPr>
            <w:noProof/>
            <w:webHidden/>
          </w:rPr>
          <w:instrText xml:space="preserve"> PAGEREF _Toc48363246 \h </w:instrText>
        </w:r>
        <w:r>
          <w:rPr>
            <w:noProof/>
            <w:webHidden/>
          </w:rPr>
        </w:r>
      </w:ins>
      <w:r>
        <w:rPr>
          <w:noProof/>
          <w:webHidden/>
        </w:rPr>
        <w:fldChar w:fldCharType="separate"/>
      </w:r>
      <w:ins w:id="1670" w:author="Carlos Erazo" w:date="2020-08-15T05:53:00Z">
        <w:r>
          <w:rPr>
            <w:noProof/>
            <w:webHidden/>
          </w:rPr>
          <w:t>58</w:t>
        </w:r>
        <w:r>
          <w:rPr>
            <w:noProof/>
            <w:webHidden/>
          </w:rPr>
          <w:fldChar w:fldCharType="end"/>
        </w:r>
        <w:r w:rsidRPr="00B35A2E">
          <w:rPr>
            <w:rStyle w:val="Hyperlink"/>
            <w:noProof/>
          </w:rPr>
          <w:fldChar w:fldCharType="end"/>
        </w:r>
      </w:ins>
    </w:p>
    <w:p w14:paraId="48C6457B" w14:textId="431950B6" w:rsidR="00D57E3F" w:rsidRDefault="00D57E3F" w:rsidP="00D57E3F">
      <w:pPr>
        <w:pStyle w:val="TableofFigures"/>
        <w:tabs>
          <w:tab w:val="right" w:leader="dot" w:pos="9016"/>
        </w:tabs>
        <w:ind w:firstLine="0"/>
        <w:rPr>
          <w:ins w:id="1671" w:author="Carlos Erazo" w:date="2020-08-15T05:53:00Z"/>
          <w:rFonts w:asciiTheme="minorHAnsi" w:eastAsiaTheme="minorEastAsia" w:hAnsiTheme="minorHAnsi"/>
          <w:noProof/>
          <w:color w:val="auto"/>
          <w:sz w:val="22"/>
        </w:rPr>
        <w:pPrChange w:id="1672" w:author="Carlos Erazo" w:date="2020-08-15T05:53:00Z">
          <w:pPr>
            <w:pStyle w:val="TableofFigures"/>
            <w:tabs>
              <w:tab w:val="right" w:leader="dot" w:pos="9016"/>
            </w:tabs>
          </w:pPr>
        </w:pPrChange>
      </w:pPr>
      <w:ins w:id="1673"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"_Toc48363247"</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16. Example of statistics of raw data vs cleaned data.</w:t>
        </w:r>
        <w:r>
          <w:rPr>
            <w:noProof/>
            <w:webHidden/>
          </w:rPr>
          <w:tab/>
        </w:r>
        <w:r>
          <w:rPr>
            <w:noProof/>
            <w:webHidden/>
          </w:rPr>
          <w:fldChar w:fldCharType="begin"/>
        </w:r>
        <w:r>
          <w:rPr>
            <w:noProof/>
            <w:webHidden/>
          </w:rPr>
          <w:instrText xml:space="preserve"> PAGEREF _Toc48363247 \h </w:instrText>
        </w:r>
        <w:r>
          <w:rPr>
            <w:noProof/>
            <w:webHidden/>
          </w:rPr>
        </w:r>
      </w:ins>
      <w:r>
        <w:rPr>
          <w:noProof/>
          <w:webHidden/>
        </w:rPr>
        <w:fldChar w:fldCharType="separate"/>
      </w:r>
      <w:ins w:id="1674" w:author="Carlos Erazo" w:date="2020-08-15T05:53:00Z">
        <w:r>
          <w:rPr>
            <w:noProof/>
            <w:webHidden/>
          </w:rPr>
          <w:t>60</w:t>
        </w:r>
        <w:r>
          <w:rPr>
            <w:noProof/>
            <w:webHidden/>
          </w:rPr>
          <w:fldChar w:fldCharType="end"/>
        </w:r>
        <w:r w:rsidRPr="00B35A2E">
          <w:rPr>
            <w:rStyle w:val="Hyperlink"/>
            <w:noProof/>
          </w:rPr>
          <w:fldChar w:fldCharType="end"/>
        </w:r>
      </w:ins>
    </w:p>
    <w:p w14:paraId="79644B6F" w14:textId="40A0D4EB" w:rsidR="00D57E3F" w:rsidRDefault="00D57E3F" w:rsidP="00D57E3F">
      <w:pPr>
        <w:pStyle w:val="TableofFigures"/>
        <w:tabs>
          <w:tab w:val="right" w:leader="dot" w:pos="9016"/>
        </w:tabs>
        <w:ind w:firstLine="0"/>
        <w:rPr>
          <w:ins w:id="1675" w:author="Carlos Erazo" w:date="2020-08-15T05:53:00Z"/>
          <w:rFonts w:asciiTheme="minorHAnsi" w:eastAsiaTheme="minorEastAsia" w:hAnsiTheme="minorHAnsi"/>
          <w:noProof/>
          <w:color w:val="auto"/>
          <w:sz w:val="22"/>
        </w:rPr>
        <w:pPrChange w:id="1676" w:author="Carlos Erazo" w:date="2020-08-15T05:53:00Z">
          <w:pPr>
            <w:pStyle w:val="TableofFigures"/>
            <w:tabs>
              <w:tab w:val="right" w:leader="dot" w:pos="9016"/>
            </w:tabs>
          </w:pPr>
        </w:pPrChange>
      </w:pPr>
      <w:ins w:id="1677" w:author="Carlos Erazo" w:date="2020-08-15T05:53:00Z">
        <w:r w:rsidRPr="00B35A2E">
          <w:rPr>
            <w:rStyle w:val="Hyperlink"/>
            <w:noProof/>
          </w:rPr>
          <w:fldChar w:fldCharType="begin"/>
        </w:r>
        <w:r w:rsidRPr="00B35A2E">
          <w:rPr>
            <w:rStyle w:val="Hyperlink"/>
            <w:noProof/>
          </w:rPr>
          <w:instrText xml:space="preserve"> </w:instrText>
        </w:r>
        <w:r>
          <w:rPr>
            <w:noProof/>
          </w:rPr>
          <w:instrText>HYPERLINK \l "_Toc48363248"</w:instrText>
        </w:r>
        <w:r w:rsidRPr="00B35A2E">
          <w:rPr>
            <w:rStyle w:val="Hyperlink"/>
            <w:noProof/>
          </w:rPr>
          <w:instrText xml:space="preserve"> </w:instrText>
        </w:r>
        <w:r w:rsidRPr="00B35A2E">
          <w:rPr>
            <w:rStyle w:val="Hyperlink"/>
            <w:noProof/>
          </w:rPr>
        </w:r>
        <w:r w:rsidRPr="00B35A2E">
          <w:rPr>
            <w:rStyle w:val="Hyperlink"/>
            <w:noProof/>
          </w:rPr>
          <w:fldChar w:fldCharType="separate"/>
        </w:r>
        <w:r w:rsidRPr="00B35A2E">
          <w:rPr>
            <w:rStyle w:val="Hyperlink"/>
            <w:noProof/>
          </w:rPr>
          <w:t>Figure 17. Identification of time gaps and data gaps.</w:t>
        </w:r>
        <w:r>
          <w:rPr>
            <w:noProof/>
            <w:webHidden/>
          </w:rPr>
          <w:tab/>
        </w:r>
        <w:r>
          <w:rPr>
            <w:noProof/>
            <w:webHidden/>
          </w:rPr>
          <w:fldChar w:fldCharType="begin"/>
        </w:r>
        <w:r>
          <w:rPr>
            <w:noProof/>
            <w:webHidden/>
          </w:rPr>
          <w:instrText xml:space="preserve"> PAGEREF _Toc48363248 \h </w:instrText>
        </w:r>
        <w:r>
          <w:rPr>
            <w:noProof/>
            <w:webHidden/>
          </w:rPr>
        </w:r>
      </w:ins>
      <w:r>
        <w:rPr>
          <w:noProof/>
          <w:webHidden/>
        </w:rPr>
        <w:fldChar w:fldCharType="separate"/>
      </w:r>
      <w:ins w:id="1678" w:author="Carlos Erazo" w:date="2020-08-15T05:53:00Z">
        <w:r>
          <w:rPr>
            <w:noProof/>
            <w:webHidden/>
          </w:rPr>
          <w:t>60</w:t>
        </w:r>
        <w:r>
          <w:rPr>
            <w:noProof/>
            <w:webHidden/>
          </w:rPr>
          <w:fldChar w:fldCharType="end"/>
        </w:r>
        <w:r w:rsidRPr="00B35A2E">
          <w:rPr>
            <w:rStyle w:val="Hyperlink"/>
            <w:noProof/>
          </w:rPr>
          <w:fldChar w:fldCharType="end"/>
        </w:r>
      </w:ins>
    </w:p>
    <w:p w14:paraId="2CEC2B48" w14:textId="46F2323C" w:rsidR="0004697E" w:rsidRPr="00B90347" w:rsidDel="00D57E3F" w:rsidRDefault="00344313" w:rsidP="00D57E3F">
      <w:pPr>
        <w:pStyle w:val="TableofFigures"/>
        <w:tabs>
          <w:tab w:val="right" w:leader="dot" w:pos="9016"/>
        </w:tabs>
        <w:ind w:firstLine="0"/>
        <w:rPr>
          <w:del w:id="1679" w:author="Carlos Erazo" w:date="2020-08-15T05:53:00Z"/>
          <w:rFonts w:asciiTheme="minorHAnsi" w:eastAsiaTheme="minorEastAsia" w:hAnsiTheme="minorHAnsi"/>
          <w:noProof/>
          <w:color w:val="auto"/>
          <w:sz w:val="22"/>
        </w:rPr>
        <w:pPrChange w:id="1680" w:author="Carlos Erazo" w:date="2020-08-15T05:53:00Z">
          <w:pPr>
            <w:pStyle w:val="TableofFigures"/>
            <w:tabs>
              <w:tab w:val="right" w:leader="dot" w:pos="9016"/>
            </w:tabs>
            <w:ind w:firstLine="0"/>
          </w:pPr>
        </w:pPrChange>
      </w:pPr>
      <w:del w:id="1681" w:author="Carlos Erazo" w:date="2020-08-15T05:53:00Z">
        <w:r w:rsidRPr="00B90347" w:rsidDel="00D57E3F">
          <w:rPr>
            <w:noProof/>
          </w:rPr>
          <w:lastRenderedPageBreak/>
          <w:fldChar w:fldCharType="begin"/>
        </w:r>
        <w:r w:rsidRPr="00B90347" w:rsidDel="00D57E3F">
          <w:rPr>
            <w:noProof/>
          </w:rPr>
          <w:delInstrText xml:space="preserve"> HYPERLINK \l "_Toc48268072" </w:delInstrText>
        </w:r>
        <w:r w:rsidRPr="00B90347" w:rsidDel="00D57E3F">
          <w:rPr>
            <w:noProof/>
          </w:rPr>
          <w:fldChar w:fldCharType="separate"/>
        </w:r>
      </w:del>
      <w:ins w:id="1682" w:author="Carlos Erazo" w:date="2020-08-15T05:53:00Z">
        <w:r w:rsidR="00D57E3F">
          <w:rPr>
            <w:b/>
            <w:bCs/>
            <w:noProof/>
          </w:rPr>
          <w:t>Error! Hyperlink reference not valid.</w:t>
        </w:r>
      </w:ins>
      <w:del w:id="1683" w:author="Carlos Erazo" w:date="2020-08-15T05:53:00Z">
        <w:r w:rsidR="0004697E" w:rsidRPr="00B90347" w:rsidDel="00D57E3F">
          <w:rPr>
            <w:rStyle w:val="Hyperlink"/>
            <w:noProof/>
          </w:rPr>
          <w:delText>Figure 1. Example of library oriented architecture (Gruber, 1992).</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_Toc48268072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16</w:delText>
        </w:r>
        <w:r w:rsidR="0004697E" w:rsidRPr="00B90347" w:rsidDel="00D57E3F">
          <w:rPr>
            <w:noProof/>
            <w:webHidden/>
          </w:rPr>
          <w:fldChar w:fldCharType="end"/>
        </w:r>
        <w:r w:rsidRPr="00B90347" w:rsidDel="00D57E3F">
          <w:rPr>
            <w:noProof/>
          </w:rPr>
          <w:fldChar w:fldCharType="end"/>
        </w:r>
      </w:del>
    </w:p>
    <w:p w14:paraId="7B452E3D" w14:textId="011D1B60" w:rsidR="0004697E" w:rsidRPr="00B90347" w:rsidDel="00D57E3F" w:rsidRDefault="00344313" w:rsidP="00D57E3F">
      <w:pPr>
        <w:pStyle w:val="TableofFigures"/>
        <w:tabs>
          <w:tab w:val="right" w:leader="dot" w:pos="9016"/>
        </w:tabs>
        <w:ind w:firstLine="0"/>
        <w:rPr>
          <w:del w:id="1684" w:author="Carlos Erazo" w:date="2020-08-15T05:53:00Z"/>
          <w:rFonts w:asciiTheme="minorHAnsi" w:eastAsiaTheme="minorEastAsia" w:hAnsiTheme="minorHAnsi"/>
          <w:noProof/>
          <w:color w:val="auto"/>
          <w:sz w:val="22"/>
        </w:rPr>
        <w:pPrChange w:id="1685" w:author="Carlos Erazo" w:date="2020-08-15T05:53:00Z">
          <w:pPr>
            <w:pStyle w:val="TableofFigures"/>
            <w:tabs>
              <w:tab w:val="right" w:leader="dot" w:pos="9016"/>
            </w:tabs>
            <w:ind w:firstLine="0"/>
          </w:pPr>
        </w:pPrChange>
      </w:pPr>
      <w:del w:id="1686" w:author="Carlos Erazo" w:date="2020-08-15T05:53:00Z">
        <w:r w:rsidRPr="00B90347" w:rsidDel="00D57E3F">
          <w:rPr>
            <w:noProof/>
          </w:rPr>
          <w:fldChar w:fldCharType="begin"/>
        </w:r>
        <w:r w:rsidRPr="00B90347" w:rsidDel="00D57E3F">
          <w:rPr>
            <w:noProof/>
          </w:rPr>
          <w:delInstrText xml:space="preserve"> HYPERLINK \l "_Toc48268073" </w:delInstrText>
        </w:r>
        <w:r w:rsidRPr="00B90347" w:rsidDel="00D57E3F">
          <w:rPr>
            <w:noProof/>
          </w:rPr>
          <w:fldChar w:fldCharType="separate"/>
        </w:r>
      </w:del>
      <w:ins w:id="1687" w:author="Carlos Erazo" w:date="2020-08-15T05:53:00Z">
        <w:r w:rsidR="00D57E3F">
          <w:rPr>
            <w:b/>
            <w:bCs/>
            <w:noProof/>
          </w:rPr>
          <w:t>Error! Hyperlink reference not valid.</w:t>
        </w:r>
      </w:ins>
      <w:del w:id="1688" w:author="Carlos Erazo" w:date="2020-08-15T05:53:00Z">
        <w:r w:rsidR="0004697E" w:rsidRPr="00B90347" w:rsidDel="00D57E3F">
          <w:rPr>
            <w:rStyle w:val="Hyperlink"/>
            <w:noProof/>
          </w:rPr>
          <w:delText>Figure 2. Sequence diagram for API calls.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_Toc48268073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17</w:delText>
        </w:r>
        <w:r w:rsidR="0004697E" w:rsidRPr="00B90347" w:rsidDel="00D57E3F">
          <w:rPr>
            <w:noProof/>
            <w:webHidden/>
          </w:rPr>
          <w:fldChar w:fldCharType="end"/>
        </w:r>
        <w:r w:rsidRPr="00B90347" w:rsidDel="00D57E3F">
          <w:rPr>
            <w:noProof/>
          </w:rPr>
          <w:fldChar w:fldCharType="end"/>
        </w:r>
      </w:del>
    </w:p>
    <w:p w14:paraId="280BC622" w14:textId="7874DC98" w:rsidR="0004697E" w:rsidRPr="00B90347" w:rsidDel="00D57E3F" w:rsidRDefault="00344313" w:rsidP="00D57E3F">
      <w:pPr>
        <w:pStyle w:val="TableofFigures"/>
        <w:tabs>
          <w:tab w:val="right" w:leader="dot" w:pos="9016"/>
        </w:tabs>
        <w:ind w:firstLine="0"/>
        <w:rPr>
          <w:del w:id="1689" w:author="Carlos Erazo" w:date="2020-08-15T05:53:00Z"/>
          <w:rFonts w:asciiTheme="minorHAnsi" w:eastAsiaTheme="minorEastAsia" w:hAnsiTheme="minorHAnsi"/>
          <w:noProof/>
          <w:color w:val="auto"/>
          <w:sz w:val="22"/>
        </w:rPr>
        <w:pPrChange w:id="1690" w:author="Carlos Erazo" w:date="2020-08-15T05:53:00Z">
          <w:pPr>
            <w:pStyle w:val="TableofFigures"/>
            <w:tabs>
              <w:tab w:val="right" w:leader="dot" w:pos="9016"/>
            </w:tabs>
            <w:ind w:firstLine="0"/>
          </w:pPr>
        </w:pPrChange>
      </w:pPr>
      <w:del w:id="1691" w:author="Carlos Erazo" w:date="2020-08-15T05:53:00Z">
        <w:r w:rsidRPr="00B90347" w:rsidDel="00D57E3F">
          <w:rPr>
            <w:noProof/>
          </w:rPr>
          <w:fldChar w:fldCharType="begin"/>
        </w:r>
        <w:r w:rsidRPr="00B90347" w:rsidDel="00D57E3F">
          <w:rPr>
            <w:noProof/>
          </w:rPr>
          <w:delInstrText xml:space="preserve"> HYPERLINK \l "_Toc48268074" </w:delInstrText>
        </w:r>
        <w:r w:rsidRPr="00B90347" w:rsidDel="00D57E3F">
          <w:rPr>
            <w:noProof/>
          </w:rPr>
          <w:fldChar w:fldCharType="separate"/>
        </w:r>
      </w:del>
      <w:ins w:id="1692" w:author="Carlos Erazo" w:date="2020-08-15T05:53:00Z">
        <w:r w:rsidR="00D57E3F">
          <w:rPr>
            <w:b/>
            <w:bCs/>
            <w:noProof/>
          </w:rPr>
          <w:t>Error! Hyperlink reference not valid.</w:t>
        </w:r>
      </w:ins>
      <w:del w:id="1693" w:author="Carlos Erazo" w:date="2020-08-15T05:53:00Z">
        <w:r w:rsidR="0004697E" w:rsidRPr="00B90347" w:rsidDel="00D57E3F">
          <w:rPr>
            <w:rStyle w:val="Hyperlink"/>
            <w:noProof/>
          </w:rPr>
          <w:delText>Figure 3. REST API design (TechnoMerge, 2020).</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_Toc48268074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18</w:delText>
        </w:r>
        <w:r w:rsidR="0004697E" w:rsidRPr="00B90347" w:rsidDel="00D57E3F">
          <w:rPr>
            <w:noProof/>
            <w:webHidden/>
          </w:rPr>
          <w:fldChar w:fldCharType="end"/>
        </w:r>
        <w:r w:rsidRPr="00B90347" w:rsidDel="00D57E3F">
          <w:rPr>
            <w:noProof/>
          </w:rPr>
          <w:fldChar w:fldCharType="end"/>
        </w:r>
      </w:del>
    </w:p>
    <w:p w14:paraId="66BCD673" w14:textId="425204BF" w:rsidR="0004697E" w:rsidRPr="00B90347" w:rsidDel="00D57E3F" w:rsidRDefault="00344313" w:rsidP="00D57E3F">
      <w:pPr>
        <w:pStyle w:val="TableofFigures"/>
        <w:tabs>
          <w:tab w:val="right" w:leader="dot" w:pos="9016"/>
        </w:tabs>
        <w:ind w:firstLine="0"/>
        <w:rPr>
          <w:del w:id="1694" w:author="Carlos Erazo" w:date="2020-08-15T05:53:00Z"/>
          <w:rFonts w:asciiTheme="minorHAnsi" w:eastAsiaTheme="minorEastAsia" w:hAnsiTheme="minorHAnsi"/>
          <w:noProof/>
          <w:color w:val="auto"/>
          <w:sz w:val="22"/>
        </w:rPr>
        <w:pPrChange w:id="1695" w:author="Carlos Erazo" w:date="2020-08-15T05:53:00Z">
          <w:pPr>
            <w:pStyle w:val="TableofFigures"/>
            <w:tabs>
              <w:tab w:val="right" w:leader="dot" w:pos="9016"/>
            </w:tabs>
            <w:ind w:firstLine="0"/>
          </w:pPr>
        </w:pPrChange>
      </w:pPr>
      <w:del w:id="1696" w:author="Carlos Erazo" w:date="2020-08-15T05:53:00Z">
        <w:r w:rsidRPr="00B90347" w:rsidDel="00D57E3F">
          <w:rPr>
            <w:noProof/>
          </w:rPr>
          <w:fldChar w:fldCharType="begin"/>
        </w:r>
        <w:r w:rsidRPr="00B90347" w:rsidDel="00D57E3F">
          <w:rPr>
            <w:noProof/>
          </w:rPr>
          <w:delInstrText xml:space="preserve"> HYPERLINK \l "_Toc48268075" </w:delInstrText>
        </w:r>
        <w:r w:rsidRPr="00B90347" w:rsidDel="00D57E3F">
          <w:rPr>
            <w:noProof/>
          </w:rPr>
          <w:fldChar w:fldCharType="separate"/>
        </w:r>
      </w:del>
      <w:ins w:id="1697" w:author="Carlos Erazo" w:date="2020-08-15T05:53:00Z">
        <w:r w:rsidR="00D57E3F">
          <w:rPr>
            <w:b/>
            <w:bCs/>
            <w:noProof/>
          </w:rPr>
          <w:t>Error! Hyperlink reference not valid.</w:t>
        </w:r>
      </w:ins>
      <w:del w:id="1698" w:author="Carlos Erazo" w:date="2020-08-15T05:53:00Z">
        <w:r w:rsidR="0004697E" w:rsidRPr="00B90347" w:rsidDel="00D57E3F">
          <w:rPr>
            <w:rStyle w:val="Hyperlink"/>
            <w:noProof/>
          </w:rPr>
          <w:delText>Figure 4. Example of a hyeteograph and mass curve (Chow, et al., 1988).</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_Toc48268075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19</w:delText>
        </w:r>
        <w:r w:rsidR="0004697E" w:rsidRPr="00B90347" w:rsidDel="00D57E3F">
          <w:rPr>
            <w:noProof/>
            <w:webHidden/>
          </w:rPr>
          <w:fldChar w:fldCharType="end"/>
        </w:r>
        <w:r w:rsidRPr="00B90347" w:rsidDel="00D57E3F">
          <w:rPr>
            <w:noProof/>
          </w:rPr>
          <w:fldChar w:fldCharType="end"/>
        </w:r>
      </w:del>
    </w:p>
    <w:p w14:paraId="757BDA48" w14:textId="3C223F7E" w:rsidR="0004697E" w:rsidRPr="00B90347" w:rsidDel="00D57E3F" w:rsidRDefault="00344313" w:rsidP="00D57E3F">
      <w:pPr>
        <w:pStyle w:val="TableofFigures"/>
        <w:tabs>
          <w:tab w:val="right" w:leader="dot" w:pos="9016"/>
        </w:tabs>
        <w:ind w:firstLine="0"/>
        <w:rPr>
          <w:del w:id="1699" w:author="Carlos Erazo" w:date="2020-08-15T05:53:00Z"/>
          <w:rFonts w:asciiTheme="minorHAnsi" w:eastAsiaTheme="minorEastAsia" w:hAnsiTheme="minorHAnsi"/>
          <w:noProof/>
          <w:color w:val="auto"/>
          <w:sz w:val="22"/>
        </w:rPr>
        <w:pPrChange w:id="1700" w:author="Carlos Erazo" w:date="2020-08-15T05:53:00Z">
          <w:pPr>
            <w:pStyle w:val="TableofFigures"/>
            <w:tabs>
              <w:tab w:val="right" w:leader="dot" w:pos="9016"/>
            </w:tabs>
            <w:ind w:firstLine="0"/>
          </w:pPr>
        </w:pPrChange>
      </w:pPr>
      <w:del w:id="1701" w:author="Carlos Erazo" w:date="2020-08-15T05:53:00Z">
        <w:r w:rsidRPr="00B90347" w:rsidDel="00D57E3F">
          <w:rPr>
            <w:noProof/>
          </w:rPr>
          <w:fldChar w:fldCharType="begin"/>
        </w:r>
        <w:r w:rsidRPr="00B90347" w:rsidDel="00D57E3F">
          <w:rPr>
            <w:noProof/>
          </w:rPr>
          <w:delInstrText xml:space="preserve"> HYPERLINK \l "_Toc48268076" </w:delInstrText>
        </w:r>
        <w:r w:rsidRPr="00B90347" w:rsidDel="00D57E3F">
          <w:rPr>
            <w:noProof/>
          </w:rPr>
          <w:fldChar w:fldCharType="separate"/>
        </w:r>
      </w:del>
      <w:ins w:id="1702" w:author="Carlos Erazo" w:date="2020-08-15T05:53:00Z">
        <w:r w:rsidR="00D57E3F">
          <w:rPr>
            <w:b/>
            <w:bCs/>
            <w:noProof/>
          </w:rPr>
          <w:t>Error! Hyperlink reference not valid.</w:t>
        </w:r>
      </w:ins>
      <w:del w:id="1703" w:author="Carlos Erazo" w:date="2020-08-15T05:53:00Z">
        <w:r w:rsidR="0004697E" w:rsidRPr="00B90347" w:rsidDel="00D57E3F">
          <w:rPr>
            <w:rStyle w:val="Hyperlink"/>
            <w:noProof/>
          </w:rPr>
          <w:delText>Figure 5. Conceptual idea of travel time (USDA, 2015).</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_Toc48268076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21</w:delText>
        </w:r>
        <w:r w:rsidR="0004697E" w:rsidRPr="00B90347" w:rsidDel="00D57E3F">
          <w:rPr>
            <w:noProof/>
            <w:webHidden/>
          </w:rPr>
          <w:fldChar w:fldCharType="end"/>
        </w:r>
        <w:r w:rsidRPr="00B90347" w:rsidDel="00D57E3F">
          <w:rPr>
            <w:noProof/>
          </w:rPr>
          <w:fldChar w:fldCharType="end"/>
        </w:r>
      </w:del>
    </w:p>
    <w:p w14:paraId="2B71FA90" w14:textId="2C6C17DB" w:rsidR="0004697E" w:rsidRPr="00B90347" w:rsidDel="00D57E3F" w:rsidRDefault="00344313" w:rsidP="00D57E3F">
      <w:pPr>
        <w:pStyle w:val="TableofFigures"/>
        <w:tabs>
          <w:tab w:val="right" w:leader="dot" w:pos="9016"/>
        </w:tabs>
        <w:ind w:firstLine="0"/>
        <w:rPr>
          <w:del w:id="1704" w:author="Carlos Erazo" w:date="2020-08-15T05:53:00Z"/>
          <w:rFonts w:asciiTheme="minorHAnsi" w:eastAsiaTheme="minorEastAsia" w:hAnsiTheme="minorHAnsi"/>
          <w:noProof/>
          <w:color w:val="auto"/>
          <w:sz w:val="22"/>
        </w:rPr>
        <w:pPrChange w:id="1705" w:author="Carlos Erazo" w:date="2020-08-15T05:53:00Z">
          <w:pPr>
            <w:pStyle w:val="TableofFigures"/>
            <w:tabs>
              <w:tab w:val="right" w:leader="dot" w:pos="9016"/>
            </w:tabs>
            <w:ind w:firstLine="0"/>
          </w:pPr>
        </w:pPrChange>
      </w:pPr>
      <w:del w:id="1706" w:author="Carlos Erazo" w:date="2020-08-15T05:53:00Z">
        <w:r w:rsidRPr="00B90347" w:rsidDel="00D57E3F">
          <w:rPr>
            <w:noProof/>
          </w:rPr>
          <w:fldChar w:fldCharType="begin"/>
        </w:r>
        <w:r w:rsidRPr="00B90347" w:rsidDel="00D57E3F">
          <w:rPr>
            <w:noProof/>
          </w:rPr>
          <w:delInstrText xml:space="preserve"> HYPERLINK \l "_Toc48268077" </w:delInstrText>
        </w:r>
        <w:r w:rsidRPr="00B90347" w:rsidDel="00D57E3F">
          <w:rPr>
            <w:noProof/>
          </w:rPr>
          <w:fldChar w:fldCharType="separate"/>
        </w:r>
      </w:del>
      <w:ins w:id="1707" w:author="Carlos Erazo" w:date="2020-08-15T05:53:00Z">
        <w:r w:rsidR="00D57E3F">
          <w:rPr>
            <w:b/>
            <w:bCs/>
            <w:noProof/>
          </w:rPr>
          <w:t>Error! Hyperlink reference not valid.</w:t>
        </w:r>
      </w:ins>
      <w:del w:id="1708" w:author="Carlos Erazo" w:date="2020-08-15T05:53:00Z">
        <w:r w:rsidR="0004697E" w:rsidRPr="00B90347" w:rsidDel="00D57E3F">
          <w:rPr>
            <w:rStyle w:val="Hyperlink"/>
            <w:noProof/>
          </w:rPr>
          <w:delText>Figure 6. Dimensionless curvilinear unit hydrograph and equaivalent triangular hydrograph.</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_Toc48268077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24</w:delText>
        </w:r>
        <w:r w:rsidR="0004697E" w:rsidRPr="00B90347" w:rsidDel="00D57E3F">
          <w:rPr>
            <w:noProof/>
            <w:webHidden/>
          </w:rPr>
          <w:fldChar w:fldCharType="end"/>
        </w:r>
        <w:r w:rsidRPr="00B90347" w:rsidDel="00D57E3F">
          <w:rPr>
            <w:noProof/>
          </w:rPr>
          <w:fldChar w:fldCharType="end"/>
        </w:r>
      </w:del>
    </w:p>
    <w:p w14:paraId="4EA62A46" w14:textId="14E0976B" w:rsidR="0004697E" w:rsidRPr="00B90347" w:rsidDel="00D57E3F" w:rsidRDefault="00344313" w:rsidP="00D57E3F">
      <w:pPr>
        <w:pStyle w:val="TableofFigures"/>
        <w:tabs>
          <w:tab w:val="right" w:leader="dot" w:pos="9016"/>
        </w:tabs>
        <w:ind w:firstLine="0"/>
        <w:rPr>
          <w:del w:id="1709" w:author="Carlos Erazo" w:date="2020-08-15T05:53:00Z"/>
          <w:rFonts w:asciiTheme="minorHAnsi" w:eastAsiaTheme="minorEastAsia" w:hAnsiTheme="minorHAnsi"/>
          <w:noProof/>
          <w:color w:val="auto"/>
          <w:sz w:val="22"/>
        </w:rPr>
        <w:pPrChange w:id="1710" w:author="Carlos Erazo" w:date="2020-08-15T05:53:00Z">
          <w:pPr>
            <w:pStyle w:val="TableofFigures"/>
            <w:tabs>
              <w:tab w:val="right" w:leader="dot" w:pos="9016"/>
            </w:tabs>
            <w:ind w:firstLine="0"/>
          </w:pPr>
        </w:pPrChange>
      </w:pPr>
      <w:del w:id="1711" w:author="Carlos Erazo" w:date="2020-08-15T05:53:00Z">
        <w:r w:rsidRPr="00B90347" w:rsidDel="00D57E3F">
          <w:rPr>
            <w:noProof/>
          </w:rPr>
          <w:fldChar w:fldCharType="begin"/>
        </w:r>
        <w:r w:rsidRPr="00B90347" w:rsidDel="00D57E3F">
          <w:rPr>
            <w:noProof/>
          </w:rPr>
          <w:delInstrText xml:space="preserve"> HYPERLINK \l "_Toc48268078" </w:delInstrText>
        </w:r>
        <w:r w:rsidRPr="00B90347" w:rsidDel="00D57E3F">
          <w:rPr>
            <w:noProof/>
          </w:rPr>
          <w:fldChar w:fldCharType="separate"/>
        </w:r>
      </w:del>
      <w:ins w:id="1712" w:author="Carlos Erazo" w:date="2020-08-15T05:53:00Z">
        <w:r w:rsidR="00D57E3F">
          <w:rPr>
            <w:b/>
            <w:bCs/>
            <w:noProof/>
          </w:rPr>
          <w:t>Error! Hyperlink reference not valid.</w:t>
        </w:r>
      </w:ins>
      <w:del w:id="1713" w:author="Carlos Erazo" w:date="2020-08-15T05:53:00Z">
        <w:r w:rsidR="0004697E" w:rsidRPr="00B90347" w:rsidDel="00D57E3F">
          <w:rPr>
            <w:rStyle w:val="Hyperlink"/>
            <w:noProof/>
          </w:rPr>
          <w:delText>Figure 7. Bucket model representation (Santos, et al., 2018).</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_Toc48268078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26</w:delText>
        </w:r>
        <w:r w:rsidR="0004697E" w:rsidRPr="00B90347" w:rsidDel="00D57E3F">
          <w:rPr>
            <w:noProof/>
            <w:webHidden/>
          </w:rPr>
          <w:fldChar w:fldCharType="end"/>
        </w:r>
        <w:r w:rsidRPr="00B90347" w:rsidDel="00D57E3F">
          <w:rPr>
            <w:noProof/>
          </w:rPr>
          <w:fldChar w:fldCharType="end"/>
        </w:r>
      </w:del>
    </w:p>
    <w:p w14:paraId="57B08F9A" w14:textId="13EDF266" w:rsidR="0004697E" w:rsidRPr="00B90347" w:rsidDel="00D57E3F" w:rsidRDefault="00344313" w:rsidP="00D57E3F">
      <w:pPr>
        <w:pStyle w:val="TableofFigures"/>
        <w:tabs>
          <w:tab w:val="right" w:leader="dot" w:pos="9016"/>
        </w:tabs>
        <w:ind w:firstLine="0"/>
        <w:rPr>
          <w:del w:id="1714" w:author="Carlos Erazo" w:date="2020-08-15T05:53:00Z"/>
          <w:rFonts w:asciiTheme="minorHAnsi" w:eastAsiaTheme="minorEastAsia" w:hAnsiTheme="minorHAnsi"/>
          <w:noProof/>
          <w:color w:val="auto"/>
          <w:sz w:val="22"/>
        </w:rPr>
        <w:pPrChange w:id="1715" w:author="Carlos Erazo" w:date="2020-08-15T05:53:00Z">
          <w:pPr>
            <w:pStyle w:val="TableofFigures"/>
            <w:tabs>
              <w:tab w:val="right" w:leader="dot" w:pos="9016"/>
            </w:tabs>
            <w:ind w:firstLine="0"/>
          </w:pPr>
        </w:pPrChange>
      </w:pPr>
      <w:del w:id="1716" w:author="Carlos Erazo" w:date="2020-08-15T05:53:00Z">
        <w:r w:rsidRPr="00B90347" w:rsidDel="00D57E3F">
          <w:rPr>
            <w:noProof/>
          </w:rPr>
          <w:fldChar w:fldCharType="begin"/>
        </w:r>
        <w:r w:rsidRPr="00B90347" w:rsidDel="00D57E3F">
          <w:rPr>
            <w:noProof/>
          </w:rPr>
          <w:delInstrText xml:space="preserve"> HYPERLINK \l "_Toc48268079" </w:delInstrText>
        </w:r>
        <w:r w:rsidRPr="00B90347" w:rsidDel="00D57E3F">
          <w:rPr>
            <w:noProof/>
          </w:rPr>
          <w:fldChar w:fldCharType="separate"/>
        </w:r>
      </w:del>
      <w:ins w:id="1717" w:author="Carlos Erazo" w:date="2020-08-15T05:53:00Z">
        <w:r w:rsidR="00D57E3F">
          <w:rPr>
            <w:b/>
            <w:bCs/>
            <w:noProof/>
          </w:rPr>
          <w:t>Error! Hyperlink reference not valid.</w:t>
        </w:r>
      </w:ins>
      <w:del w:id="1718" w:author="Carlos Erazo" w:date="2020-08-15T05:53:00Z">
        <w:r w:rsidR="0004697E" w:rsidRPr="00B90347" w:rsidDel="00D57E3F">
          <w:rPr>
            <w:rStyle w:val="Hyperlink"/>
            <w:noProof/>
          </w:rPr>
          <w:delText>Figure 8. Basic concept of a neural network (Burian, et al., 2000).</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_Toc48268079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28</w:delText>
        </w:r>
        <w:r w:rsidR="0004697E" w:rsidRPr="00B90347" w:rsidDel="00D57E3F">
          <w:rPr>
            <w:noProof/>
            <w:webHidden/>
          </w:rPr>
          <w:fldChar w:fldCharType="end"/>
        </w:r>
        <w:r w:rsidRPr="00B90347" w:rsidDel="00D57E3F">
          <w:rPr>
            <w:noProof/>
          </w:rPr>
          <w:fldChar w:fldCharType="end"/>
        </w:r>
      </w:del>
    </w:p>
    <w:p w14:paraId="2B81EE6C" w14:textId="79E07035" w:rsidR="0004697E" w:rsidRPr="00B90347" w:rsidDel="00D57E3F" w:rsidRDefault="00344313" w:rsidP="00D57E3F">
      <w:pPr>
        <w:pStyle w:val="TableofFigures"/>
        <w:tabs>
          <w:tab w:val="right" w:leader="dot" w:pos="9016"/>
        </w:tabs>
        <w:ind w:firstLine="0"/>
        <w:rPr>
          <w:del w:id="1719" w:author="Carlos Erazo" w:date="2020-08-15T05:53:00Z"/>
          <w:rFonts w:asciiTheme="minorHAnsi" w:eastAsiaTheme="minorEastAsia" w:hAnsiTheme="minorHAnsi"/>
          <w:noProof/>
          <w:color w:val="auto"/>
          <w:sz w:val="22"/>
        </w:rPr>
        <w:pPrChange w:id="1720" w:author="Carlos Erazo" w:date="2020-08-15T05:53:00Z">
          <w:pPr>
            <w:pStyle w:val="TableofFigures"/>
            <w:tabs>
              <w:tab w:val="right" w:leader="dot" w:pos="9016"/>
            </w:tabs>
            <w:ind w:firstLine="0"/>
          </w:pPr>
        </w:pPrChange>
      </w:pPr>
      <w:del w:id="1721" w:author="Carlos Erazo" w:date="2020-08-15T05:53:00Z">
        <w:r w:rsidRPr="00B90347" w:rsidDel="00D57E3F">
          <w:rPr>
            <w:noProof/>
          </w:rPr>
          <w:fldChar w:fldCharType="begin"/>
        </w:r>
        <w:r w:rsidRPr="00B90347" w:rsidDel="00D57E3F">
          <w:rPr>
            <w:noProof/>
          </w:rPr>
          <w:delInstrText xml:space="preserve"> HYPERLINK \l "_Toc48268080" </w:delInstrText>
        </w:r>
        <w:r w:rsidRPr="00B90347" w:rsidDel="00D57E3F">
          <w:rPr>
            <w:noProof/>
          </w:rPr>
          <w:fldChar w:fldCharType="separate"/>
        </w:r>
      </w:del>
      <w:ins w:id="1722" w:author="Carlos Erazo" w:date="2020-08-15T05:53:00Z">
        <w:r w:rsidR="00D57E3F">
          <w:rPr>
            <w:b/>
            <w:bCs/>
            <w:noProof/>
          </w:rPr>
          <w:t>Error! Hyperlink reference not valid.</w:t>
        </w:r>
      </w:ins>
      <w:del w:id="1723" w:author="Carlos Erazo" w:date="2020-08-15T05:53:00Z">
        <w:r w:rsidR="0004697E" w:rsidRPr="00B90347" w:rsidDel="00D57E3F">
          <w:rPr>
            <w:rStyle w:val="Hyperlink"/>
            <w:noProof/>
          </w:rPr>
          <w:delText>Figure 9. Dependencies of the data module.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_Toc48268080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42</w:delText>
        </w:r>
        <w:r w:rsidR="0004697E" w:rsidRPr="00B90347" w:rsidDel="00D57E3F">
          <w:rPr>
            <w:noProof/>
            <w:webHidden/>
          </w:rPr>
          <w:fldChar w:fldCharType="end"/>
        </w:r>
        <w:r w:rsidRPr="00B90347" w:rsidDel="00D57E3F">
          <w:rPr>
            <w:noProof/>
          </w:rPr>
          <w:fldChar w:fldCharType="end"/>
        </w:r>
      </w:del>
    </w:p>
    <w:p w14:paraId="32A47928" w14:textId="7EDB5487" w:rsidR="0004697E" w:rsidRPr="00B90347" w:rsidDel="00D57E3F" w:rsidRDefault="00344313" w:rsidP="00D57E3F">
      <w:pPr>
        <w:pStyle w:val="TableofFigures"/>
        <w:tabs>
          <w:tab w:val="right" w:leader="dot" w:pos="9016"/>
        </w:tabs>
        <w:ind w:firstLine="0"/>
        <w:rPr>
          <w:del w:id="1724" w:author="Carlos Erazo" w:date="2020-08-15T05:53:00Z"/>
          <w:rFonts w:asciiTheme="minorHAnsi" w:eastAsiaTheme="minorEastAsia" w:hAnsiTheme="minorHAnsi"/>
          <w:noProof/>
          <w:color w:val="auto"/>
          <w:sz w:val="22"/>
        </w:rPr>
        <w:pPrChange w:id="1725" w:author="Carlos Erazo" w:date="2020-08-15T05:53:00Z">
          <w:pPr>
            <w:pStyle w:val="TableofFigures"/>
            <w:tabs>
              <w:tab w:val="right" w:leader="dot" w:pos="9016"/>
            </w:tabs>
            <w:ind w:firstLine="0"/>
          </w:pPr>
        </w:pPrChange>
      </w:pPr>
      <w:del w:id="1726" w:author="Carlos Erazo" w:date="2020-08-15T05:53:00Z">
        <w:r w:rsidRPr="00B90347" w:rsidDel="00D57E3F">
          <w:rPr>
            <w:noProof/>
          </w:rPr>
          <w:fldChar w:fldCharType="begin"/>
        </w:r>
        <w:r w:rsidRPr="00B90347" w:rsidDel="00D57E3F">
          <w:rPr>
            <w:noProof/>
          </w:rPr>
          <w:delInstrText xml:space="preserve"> HYPERLINK \l "_Toc48268081" </w:delInstrText>
        </w:r>
        <w:r w:rsidRPr="00B90347" w:rsidDel="00D57E3F">
          <w:rPr>
            <w:noProof/>
          </w:rPr>
          <w:fldChar w:fldCharType="separate"/>
        </w:r>
      </w:del>
      <w:ins w:id="1727" w:author="Carlos Erazo" w:date="2020-08-15T05:53:00Z">
        <w:r w:rsidR="00D57E3F">
          <w:rPr>
            <w:b/>
            <w:bCs/>
            <w:noProof/>
          </w:rPr>
          <w:t>Error! Hyperlink reference not valid.</w:t>
        </w:r>
      </w:ins>
      <w:del w:id="1728" w:author="Carlos Erazo" w:date="2020-08-15T05:53:00Z">
        <w:r w:rsidR="0004697E" w:rsidRPr="00B90347" w:rsidDel="00D57E3F">
          <w:rPr>
            <w:rStyle w:val="Hyperlink"/>
            <w:noProof/>
          </w:rPr>
          <w:delText>Figure 10. Dependency diagram of analyze module.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_Toc48268081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44</w:delText>
        </w:r>
        <w:r w:rsidR="0004697E" w:rsidRPr="00B90347" w:rsidDel="00D57E3F">
          <w:rPr>
            <w:noProof/>
            <w:webHidden/>
          </w:rPr>
          <w:fldChar w:fldCharType="end"/>
        </w:r>
        <w:r w:rsidRPr="00B90347" w:rsidDel="00D57E3F">
          <w:rPr>
            <w:noProof/>
          </w:rPr>
          <w:fldChar w:fldCharType="end"/>
        </w:r>
      </w:del>
    </w:p>
    <w:p w14:paraId="6AC8B7CA" w14:textId="1A48AD03" w:rsidR="0004697E" w:rsidRPr="00B90347" w:rsidDel="00D57E3F" w:rsidRDefault="00344313" w:rsidP="00D57E3F">
      <w:pPr>
        <w:pStyle w:val="TableofFigures"/>
        <w:tabs>
          <w:tab w:val="right" w:leader="dot" w:pos="9016"/>
        </w:tabs>
        <w:ind w:firstLine="0"/>
        <w:rPr>
          <w:del w:id="1729" w:author="Carlos Erazo" w:date="2020-08-15T05:53:00Z"/>
          <w:rFonts w:asciiTheme="minorHAnsi" w:eastAsiaTheme="minorEastAsia" w:hAnsiTheme="minorHAnsi"/>
          <w:noProof/>
          <w:color w:val="auto"/>
          <w:sz w:val="22"/>
        </w:rPr>
        <w:pPrChange w:id="1730" w:author="Carlos Erazo" w:date="2020-08-15T05:53:00Z">
          <w:pPr>
            <w:pStyle w:val="TableofFigures"/>
            <w:tabs>
              <w:tab w:val="right" w:leader="dot" w:pos="9016"/>
            </w:tabs>
            <w:ind w:firstLine="0"/>
          </w:pPr>
        </w:pPrChange>
      </w:pPr>
      <w:del w:id="1731" w:author="Carlos Erazo" w:date="2020-08-15T05:53:00Z">
        <w:r w:rsidRPr="00B90347" w:rsidDel="00D57E3F">
          <w:rPr>
            <w:noProof/>
          </w:rPr>
          <w:fldChar w:fldCharType="begin"/>
        </w:r>
        <w:r w:rsidRPr="00B90347" w:rsidDel="00D57E3F">
          <w:rPr>
            <w:noProof/>
          </w:rPr>
          <w:delInstrText xml:space="preserve"> HYPERLINK \l "_Toc48268082" </w:delInstrText>
        </w:r>
        <w:r w:rsidRPr="00B90347" w:rsidDel="00D57E3F">
          <w:rPr>
            <w:noProof/>
          </w:rPr>
          <w:fldChar w:fldCharType="separate"/>
        </w:r>
      </w:del>
      <w:ins w:id="1732" w:author="Carlos Erazo" w:date="2020-08-15T05:53:00Z">
        <w:r w:rsidR="00D57E3F">
          <w:rPr>
            <w:b/>
            <w:bCs/>
            <w:noProof/>
          </w:rPr>
          <w:t>Error! Hyperlink reference not valid.</w:t>
        </w:r>
      </w:ins>
      <w:del w:id="1733" w:author="Carlos Erazo" w:date="2020-08-15T05:53:00Z">
        <w:r w:rsidR="0004697E" w:rsidRPr="00B90347" w:rsidDel="00D57E3F">
          <w:rPr>
            <w:rStyle w:val="Hyperlink"/>
            <w:noProof/>
          </w:rPr>
          <w:delText>Figure 11. Dependencies of the stats class.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_Toc48268082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45</w:delText>
        </w:r>
        <w:r w:rsidR="0004697E" w:rsidRPr="00B90347" w:rsidDel="00D57E3F">
          <w:rPr>
            <w:noProof/>
            <w:webHidden/>
          </w:rPr>
          <w:fldChar w:fldCharType="end"/>
        </w:r>
        <w:r w:rsidRPr="00B90347" w:rsidDel="00D57E3F">
          <w:rPr>
            <w:noProof/>
          </w:rPr>
          <w:fldChar w:fldCharType="end"/>
        </w:r>
      </w:del>
    </w:p>
    <w:p w14:paraId="313FAC6E" w14:textId="3F61DA57" w:rsidR="0004697E" w:rsidRPr="00B90347" w:rsidDel="00D57E3F" w:rsidRDefault="00344313" w:rsidP="00D57E3F">
      <w:pPr>
        <w:pStyle w:val="TableofFigures"/>
        <w:tabs>
          <w:tab w:val="right" w:leader="dot" w:pos="9016"/>
        </w:tabs>
        <w:ind w:firstLine="0"/>
        <w:rPr>
          <w:del w:id="1734" w:author="Carlos Erazo" w:date="2020-08-15T05:53:00Z"/>
          <w:rFonts w:asciiTheme="minorHAnsi" w:eastAsiaTheme="minorEastAsia" w:hAnsiTheme="minorHAnsi"/>
          <w:noProof/>
          <w:color w:val="auto"/>
          <w:sz w:val="22"/>
        </w:rPr>
        <w:pPrChange w:id="1735" w:author="Carlos Erazo" w:date="2020-08-15T05:53:00Z">
          <w:pPr>
            <w:pStyle w:val="TableofFigures"/>
            <w:tabs>
              <w:tab w:val="right" w:leader="dot" w:pos="9016"/>
            </w:tabs>
            <w:ind w:firstLine="0"/>
          </w:pPr>
        </w:pPrChange>
      </w:pPr>
      <w:del w:id="1736" w:author="Carlos Erazo" w:date="2020-08-15T05:53:00Z">
        <w:r w:rsidRPr="00B90347" w:rsidDel="00D57E3F">
          <w:rPr>
            <w:noProof/>
          </w:rPr>
          <w:fldChar w:fldCharType="begin"/>
        </w:r>
        <w:r w:rsidRPr="00B90347" w:rsidDel="00D57E3F">
          <w:rPr>
            <w:noProof/>
          </w:rPr>
          <w:delInstrText xml:space="preserve"> HYPERLINK \l "_Toc48268083" </w:delInstrText>
        </w:r>
        <w:r w:rsidRPr="00B90347" w:rsidDel="00D57E3F">
          <w:rPr>
            <w:noProof/>
          </w:rPr>
          <w:fldChar w:fldCharType="separate"/>
        </w:r>
      </w:del>
      <w:ins w:id="1737" w:author="Carlos Erazo" w:date="2020-08-15T05:53:00Z">
        <w:r w:rsidR="00D57E3F">
          <w:rPr>
            <w:b/>
            <w:bCs/>
            <w:noProof/>
          </w:rPr>
          <w:t>Error! Hyperlink reference not valid.</w:t>
        </w:r>
      </w:ins>
      <w:del w:id="1738" w:author="Carlos Erazo" w:date="2020-08-15T05:53:00Z">
        <w:r w:rsidR="0004697E" w:rsidRPr="00B90347" w:rsidDel="00D57E3F">
          <w:rPr>
            <w:rStyle w:val="Hyperlink"/>
            <w:noProof/>
          </w:rPr>
          <w:delText>Figure 12. Dependency diagram of hydro component.</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_Toc48268083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49</w:delText>
        </w:r>
        <w:r w:rsidR="0004697E" w:rsidRPr="00B90347" w:rsidDel="00D57E3F">
          <w:rPr>
            <w:noProof/>
            <w:webHidden/>
          </w:rPr>
          <w:fldChar w:fldCharType="end"/>
        </w:r>
        <w:r w:rsidRPr="00B90347" w:rsidDel="00D57E3F">
          <w:rPr>
            <w:noProof/>
          </w:rPr>
          <w:fldChar w:fldCharType="end"/>
        </w:r>
      </w:del>
    </w:p>
    <w:p w14:paraId="72C6CF1A" w14:textId="73AFC011" w:rsidR="0004697E" w:rsidRPr="00B90347" w:rsidDel="00D57E3F" w:rsidRDefault="00344313" w:rsidP="00D57E3F">
      <w:pPr>
        <w:pStyle w:val="TableofFigures"/>
        <w:tabs>
          <w:tab w:val="right" w:leader="dot" w:pos="9016"/>
        </w:tabs>
        <w:ind w:firstLine="0"/>
        <w:rPr>
          <w:del w:id="1739" w:author="Carlos Erazo" w:date="2020-08-15T05:53:00Z"/>
          <w:rFonts w:asciiTheme="minorHAnsi" w:eastAsiaTheme="minorEastAsia" w:hAnsiTheme="minorHAnsi"/>
          <w:noProof/>
          <w:color w:val="auto"/>
          <w:sz w:val="22"/>
        </w:rPr>
        <w:pPrChange w:id="1740" w:author="Carlos Erazo" w:date="2020-08-15T05:53:00Z">
          <w:pPr>
            <w:pStyle w:val="TableofFigures"/>
            <w:tabs>
              <w:tab w:val="right" w:leader="dot" w:pos="9016"/>
            </w:tabs>
            <w:ind w:firstLine="0"/>
          </w:pPr>
        </w:pPrChange>
      </w:pPr>
      <w:del w:id="1741" w:author="Carlos Erazo" w:date="2020-08-15T05:53:00Z">
        <w:r w:rsidRPr="00B90347" w:rsidDel="00D57E3F">
          <w:rPr>
            <w:noProof/>
          </w:rPr>
          <w:fldChar w:fldCharType="begin"/>
        </w:r>
        <w:r w:rsidRPr="00B90347" w:rsidDel="00D57E3F">
          <w:rPr>
            <w:noProof/>
          </w:rPr>
          <w:delInstrText xml:space="preserve"> HYPERLINK \l "_Toc48268084" </w:delInstrText>
        </w:r>
        <w:r w:rsidRPr="00B90347" w:rsidDel="00D57E3F">
          <w:rPr>
            <w:noProof/>
          </w:rPr>
          <w:fldChar w:fldCharType="separate"/>
        </w:r>
      </w:del>
      <w:ins w:id="1742" w:author="Carlos Erazo" w:date="2020-08-15T05:53:00Z">
        <w:r w:rsidR="00D57E3F">
          <w:rPr>
            <w:b/>
            <w:bCs/>
            <w:noProof/>
          </w:rPr>
          <w:t>Error! Hyperlink reference not valid.</w:t>
        </w:r>
      </w:ins>
      <w:del w:id="1743" w:author="Carlos Erazo" w:date="2020-08-15T05:53:00Z">
        <w:r w:rsidR="0004697E" w:rsidRPr="00B90347" w:rsidDel="00D57E3F">
          <w:rPr>
            <w:rStyle w:val="Hyperlink"/>
            <w:noProof/>
          </w:rPr>
          <w:delText>Figure 13. Dependency diagram of map module.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_Toc48268084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55</w:delText>
        </w:r>
        <w:r w:rsidR="0004697E" w:rsidRPr="00B90347" w:rsidDel="00D57E3F">
          <w:rPr>
            <w:noProof/>
            <w:webHidden/>
          </w:rPr>
          <w:fldChar w:fldCharType="end"/>
        </w:r>
        <w:r w:rsidRPr="00B90347" w:rsidDel="00D57E3F">
          <w:rPr>
            <w:noProof/>
          </w:rPr>
          <w:fldChar w:fldCharType="end"/>
        </w:r>
      </w:del>
    </w:p>
    <w:p w14:paraId="5003FBCD" w14:textId="106A237A" w:rsidR="0004697E" w:rsidRPr="00B90347" w:rsidDel="00D57E3F" w:rsidRDefault="00344313" w:rsidP="00D57E3F">
      <w:pPr>
        <w:pStyle w:val="TableofFigures"/>
        <w:tabs>
          <w:tab w:val="right" w:leader="dot" w:pos="9016"/>
        </w:tabs>
        <w:ind w:firstLine="0"/>
        <w:rPr>
          <w:del w:id="1744" w:author="Carlos Erazo" w:date="2020-08-15T05:53:00Z"/>
          <w:rFonts w:asciiTheme="minorHAnsi" w:eastAsiaTheme="minorEastAsia" w:hAnsiTheme="minorHAnsi"/>
          <w:noProof/>
          <w:color w:val="auto"/>
          <w:sz w:val="22"/>
        </w:rPr>
        <w:pPrChange w:id="1745" w:author="Carlos Erazo" w:date="2020-08-15T05:53:00Z">
          <w:pPr>
            <w:pStyle w:val="TableofFigures"/>
            <w:tabs>
              <w:tab w:val="right" w:leader="dot" w:pos="9016"/>
            </w:tabs>
            <w:ind w:firstLine="0"/>
          </w:pPr>
        </w:pPrChange>
      </w:pPr>
      <w:del w:id="1746" w:author="Carlos Erazo" w:date="2020-08-15T05:53:00Z">
        <w:r w:rsidRPr="00B90347" w:rsidDel="00D57E3F">
          <w:rPr>
            <w:noProof/>
          </w:rPr>
          <w:fldChar w:fldCharType="begin"/>
        </w:r>
        <w:r w:rsidRPr="00B90347" w:rsidDel="00D57E3F">
          <w:rPr>
            <w:noProof/>
          </w:rPr>
          <w:delInstrText xml:space="preserve"> HYPERLINK \l "_Toc48268085" </w:delInstrText>
        </w:r>
        <w:r w:rsidRPr="00B90347" w:rsidDel="00D57E3F">
          <w:rPr>
            <w:noProof/>
          </w:rPr>
          <w:fldChar w:fldCharType="separate"/>
        </w:r>
      </w:del>
      <w:ins w:id="1747" w:author="Carlos Erazo" w:date="2020-08-15T05:53:00Z">
        <w:r w:rsidR="00D57E3F">
          <w:rPr>
            <w:b/>
            <w:bCs/>
            <w:noProof/>
          </w:rPr>
          <w:t>Error! Hyperlink reference not valid.</w:t>
        </w:r>
      </w:ins>
      <w:del w:id="1748" w:author="Carlos Erazo" w:date="2020-08-15T05:53:00Z">
        <w:r w:rsidR="0004697E" w:rsidRPr="00B90347" w:rsidDel="00D57E3F">
          <w:rPr>
            <w:rStyle w:val="Hyperlink"/>
            <w:noProof/>
          </w:rPr>
          <w:delText>Figure 14. Station location.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_Toc48268085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61</w:delText>
        </w:r>
        <w:r w:rsidR="0004697E" w:rsidRPr="00B90347" w:rsidDel="00D57E3F">
          <w:rPr>
            <w:noProof/>
            <w:webHidden/>
          </w:rPr>
          <w:fldChar w:fldCharType="end"/>
        </w:r>
        <w:r w:rsidRPr="00B90347" w:rsidDel="00D57E3F">
          <w:rPr>
            <w:noProof/>
          </w:rPr>
          <w:fldChar w:fldCharType="end"/>
        </w:r>
      </w:del>
    </w:p>
    <w:p w14:paraId="43DFBBEB" w14:textId="6B9025A2" w:rsidR="0004697E" w:rsidRPr="00B90347" w:rsidDel="00D57E3F" w:rsidRDefault="00344313" w:rsidP="00D57E3F">
      <w:pPr>
        <w:pStyle w:val="TableofFigures"/>
        <w:tabs>
          <w:tab w:val="right" w:leader="dot" w:pos="9016"/>
        </w:tabs>
        <w:ind w:firstLine="0"/>
        <w:rPr>
          <w:del w:id="1749" w:author="Carlos Erazo" w:date="2020-08-15T05:53:00Z"/>
          <w:rFonts w:asciiTheme="minorHAnsi" w:eastAsiaTheme="minorEastAsia" w:hAnsiTheme="minorHAnsi"/>
          <w:noProof/>
          <w:color w:val="auto"/>
          <w:sz w:val="22"/>
        </w:rPr>
        <w:pPrChange w:id="1750" w:author="Carlos Erazo" w:date="2020-08-15T05:53:00Z">
          <w:pPr>
            <w:pStyle w:val="TableofFigures"/>
            <w:tabs>
              <w:tab w:val="right" w:leader="dot" w:pos="9016"/>
            </w:tabs>
            <w:ind w:firstLine="0"/>
          </w:pPr>
        </w:pPrChange>
      </w:pPr>
      <w:del w:id="1751" w:author="Carlos Erazo" w:date="2020-08-15T05:53:00Z">
        <w:r w:rsidRPr="00B90347" w:rsidDel="00D57E3F">
          <w:rPr>
            <w:noProof/>
          </w:rPr>
          <w:fldChar w:fldCharType="begin"/>
        </w:r>
        <w:r w:rsidRPr="00B90347" w:rsidDel="00D57E3F">
          <w:rPr>
            <w:noProof/>
          </w:rPr>
          <w:delInstrText xml:space="preserve"> HYPERLINK \l "_Toc48268086" </w:delInstrText>
        </w:r>
        <w:r w:rsidRPr="00B90347" w:rsidDel="00D57E3F">
          <w:rPr>
            <w:noProof/>
          </w:rPr>
          <w:fldChar w:fldCharType="separate"/>
        </w:r>
      </w:del>
      <w:ins w:id="1752" w:author="Carlos Erazo" w:date="2020-08-15T05:53:00Z">
        <w:r w:rsidR="00D57E3F">
          <w:rPr>
            <w:b/>
            <w:bCs/>
            <w:noProof/>
          </w:rPr>
          <w:t>Error! Hyperlink reference not valid.</w:t>
        </w:r>
      </w:ins>
      <w:del w:id="1753" w:author="Carlos Erazo" w:date="2020-08-15T05:53:00Z">
        <w:r w:rsidR="0004697E" w:rsidRPr="00B90347" w:rsidDel="00D57E3F">
          <w:rPr>
            <w:rStyle w:val="Hyperlink"/>
            <w:noProof/>
          </w:rPr>
          <w:delText>Figure 15. Response from console after first request.</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_Toc48268086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62</w:delText>
        </w:r>
        <w:r w:rsidR="0004697E" w:rsidRPr="00B90347" w:rsidDel="00D57E3F">
          <w:rPr>
            <w:noProof/>
            <w:webHidden/>
          </w:rPr>
          <w:fldChar w:fldCharType="end"/>
        </w:r>
        <w:r w:rsidRPr="00B90347" w:rsidDel="00D57E3F">
          <w:rPr>
            <w:noProof/>
          </w:rPr>
          <w:fldChar w:fldCharType="end"/>
        </w:r>
      </w:del>
    </w:p>
    <w:p w14:paraId="7938F50B" w14:textId="7626D65B" w:rsidR="0004697E" w:rsidRPr="00B90347" w:rsidDel="00D57E3F" w:rsidRDefault="00344313" w:rsidP="00D57E3F">
      <w:pPr>
        <w:pStyle w:val="TableofFigures"/>
        <w:tabs>
          <w:tab w:val="right" w:leader="dot" w:pos="9016"/>
        </w:tabs>
        <w:ind w:firstLine="0"/>
        <w:rPr>
          <w:del w:id="1754" w:author="Carlos Erazo" w:date="2020-08-15T05:53:00Z"/>
          <w:rFonts w:asciiTheme="minorHAnsi" w:eastAsiaTheme="minorEastAsia" w:hAnsiTheme="minorHAnsi"/>
          <w:noProof/>
          <w:color w:val="auto"/>
          <w:sz w:val="22"/>
        </w:rPr>
        <w:pPrChange w:id="1755" w:author="Carlos Erazo" w:date="2020-08-15T05:53:00Z">
          <w:pPr>
            <w:pStyle w:val="TableofFigures"/>
            <w:tabs>
              <w:tab w:val="right" w:leader="dot" w:pos="9016"/>
            </w:tabs>
            <w:ind w:firstLine="0"/>
          </w:pPr>
        </w:pPrChange>
      </w:pPr>
      <w:del w:id="1756" w:author="Carlos Erazo" w:date="2020-08-15T05:53:00Z">
        <w:r w:rsidRPr="00B90347" w:rsidDel="00D57E3F">
          <w:rPr>
            <w:noProof/>
          </w:rPr>
          <w:fldChar w:fldCharType="begin"/>
        </w:r>
        <w:r w:rsidRPr="00B90347" w:rsidDel="00D57E3F">
          <w:rPr>
            <w:noProof/>
          </w:rPr>
          <w:delInstrText xml:space="preserve"> HYPERLINK \l "_Toc48268087" </w:delInstrText>
        </w:r>
        <w:r w:rsidRPr="00B90347" w:rsidDel="00D57E3F">
          <w:rPr>
            <w:noProof/>
          </w:rPr>
          <w:fldChar w:fldCharType="separate"/>
        </w:r>
      </w:del>
      <w:ins w:id="1757" w:author="Carlos Erazo" w:date="2020-08-15T05:53:00Z">
        <w:r w:rsidR="00D57E3F">
          <w:rPr>
            <w:b/>
            <w:bCs/>
            <w:noProof/>
          </w:rPr>
          <w:t>Error! Hyperlink reference not valid.</w:t>
        </w:r>
      </w:ins>
      <w:del w:id="1758" w:author="Carlos Erazo" w:date="2020-08-15T05:53:00Z">
        <w:r w:rsidR="0004697E" w:rsidRPr="00B90347" w:rsidDel="00D57E3F">
          <w:rPr>
            <w:rStyle w:val="Hyperlink"/>
            <w:noProof/>
          </w:rPr>
          <w:delText>Figure 16. Example of statistics of raw data vs cleaned data.</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_Toc48268087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63</w:delText>
        </w:r>
        <w:r w:rsidR="0004697E" w:rsidRPr="00B90347" w:rsidDel="00D57E3F">
          <w:rPr>
            <w:noProof/>
            <w:webHidden/>
          </w:rPr>
          <w:fldChar w:fldCharType="end"/>
        </w:r>
        <w:r w:rsidRPr="00B90347" w:rsidDel="00D57E3F">
          <w:rPr>
            <w:noProof/>
          </w:rPr>
          <w:fldChar w:fldCharType="end"/>
        </w:r>
      </w:del>
    </w:p>
    <w:p w14:paraId="191D9C90" w14:textId="0194C320" w:rsidR="0004697E" w:rsidRPr="00B90347" w:rsidDel="00D57E3F" w:rsidRDefault="00344313" w:rsidP="00D57E3F">
      <w:pPr>
        <w:pStyle w:val="TableofFigures"/>
        <w:tabs>
          <w:tab w:val="right" w:leader="dot" w:pos="9016"/>
        </w:tabs>
        <w:ind w:firstLine="0"/>
        <w:rPr>
          <w:del w:id="1759" w:author="Carlos Erazo" w:date="2020-08-15T05:53:00Z"/>
          <w:rFonts w:asciiTheme="minorHAnsi" w:eastAsiaTheme="minorEastAsia" w:hAnsiTheme="minorHAnsi"/>
          <w:noProof/>
          <w:color w:val="auto"/>
          <w:sz w:val="22"/>
        </w:rPr>
        <w:pPrChange w:id="1760" w:author="Carlos Erazo" w:date="2020-08-15T05:53:00Z">
          <w:pPr>
            <w:pStyle w:val="TableofFigures"/>
            <w:tabs>
              <w:tab w:val="right" w:leader="dot" w:pos="9016"/>
            </w:tabs>
            <w:ind w:firstLine="0"/>
          </w:pPr>
        </w:pPrChange>
      </w:pPr>
      <w:del w:id="1761" w:author="Carlos Erazo" w:date="2020-08-15T05:53:00Z">
        <w:r w:rsidRPr="00B90347" w:rsidDel="00D57E3F">
          <w:rPr>
            <w:noProof/>
          </w:rPr>
          <w:fldChar w:fldCharType="begin"/>
        </w:r>
        <w:r w:rsidRPr="00B90347" w:rsidDel="00D57E3F">
          <w:rPr>
            <w:noProof/>
          </w:rPr>
          <w:delInstrText xml:space="preserve"> HYPERLINK \l "_Toc48268088" </w:delInstrText>
        </w:r>
        <w:r w:rsidRPr="00B90347" w:rsidDel="00D57E3F">
          <w:rPr>
            <w:noProof/>
          </w:rPr>
          <w:fldChar w:fldCharType="separate"/>
        </w:r>
      </w:del>
      <w:ins w:id="1762" w:author="Carlos Erazo" w:date="2020-08-15T05:53:00Z">
        <w:r w:rsidR="00D57E3F">
          <w:rPr>
            <w:b/>
            <w:bCs/>
            <w:noProof/>
          </w:rPr>
          <w:t>Error! Hyperlink reference not valid.</w:t>
        </w:r>
      </w:ins>
      <w:del w:id="1763" w:author="Carlos Erazo" w:date="2020-08-15T05:53:00Z">
        <w:r w:rsidR="0004697E" w:rsidRPr="00B90347" w:rsidDel="00D57E3F">
          <w:rPr>
            <w:rStyle w:val="Hyperlink"/>
            <w:noProof/>
          </w:rPr>
          <w:delText>Figure 17. Identification of time gaps and data gaps.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_Toc48268088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64</w:delText>
        </w:r>
        <w:r w:rsidR="0004697E" w:rsidRPr="00B90347" w:rsidDel="00D57E3F">
          <w:rPr>
            <w:noProof/>
            <w:webHidden/>
          </w:rPr>
          <w:fldChar w:fldCharType="end"/>
        </w:r>
        <w:r w:rsidRPr="00B90347" w:rsidDel="00D57E3F">
          <w:rPr>
            <w:noProof/>
          </w:rPr>
          <w:fldChar w:fldCharType="end"/>
        </w:r>
      </w:del>
    </w:p>
    <w:p w14:paraId="39CF7241" w14:textId="1D097A93" w:rsidR="008B5A51" w:rsidRPr="00D57E3F" w:rsidDel="00D57E3F" w:rsidRDefault="008B5A51" w:rsidP="00D57E3F">
      <w:pPr>
        <w:ind w:firstLine="0"/>
        <w:rPr>
          <w:del w:id="1764" w:author="Carlos Erazo" w:date="2020-08-15T05:53:00Z"/>
          <w:sz w:val="28"/>
          <w:szCs w:val="24"/>
          <w:rPrChange w:id="1765" w:author="Carlos Erazo" w:date="2020-08-15T05:53:00Z">
            <w:rPr>
              <w:del w:id="1766" w:author="Carlos Erazo" w:date="2020-08-15T05:53:00Z"/>
            </w:rPr>
          </w:rPrChange>
        </w:rPr>
      </w:pPr>
      <w:r w:rsidRPr="00B90347">
        <w:fldChar w:fldCharType="end"/>
      </w:r>
    </w:p>
    <w:p w14:paraId="3358431F" w14:textId="1F013FE3" w:rsidR="00803F64" w:rsidRPr="00D57E3F" w:rsidDel="00D57E3F" w:rsidRDefault="00803F64" w:rsidP="00310409">
      <w:pPr>
        <w:ind w:firstLine="0"/>
        <w:rPr>
          <w:del w:id="1767" w:author="Carlos Erazo" w:date="2020-08-15T05:53:00Z"/>
          <w:b/>
          <w:bCs/>
          <w:sz w:val="28"/>
          <w:szCs w:val="24"/>
          <w:rPrChange w:id="1768" w:author="Carlos Erazo" w:date="2020-08-15T05:53:00Z">
            <w:rPr>
              <w:del w:id="1769" w:author="Carlos Erazo" w:date="2020-08-15T05:53:00Z"/>
              <w:b/>
              <w:bCs/>
            </w:rPr>
          </w:rPrChange>
        </w:rPr>
      </w:pPr>
      <w:del w:id="1770" w:author="Carlos Erazo" w:date="2020-08-15T05:53:00Z">
        <w:r w:rsidRPr="00D57E3F" w:rsidDel="00D57E3F">
          <w:rPr>
            <w:b/>
            <w:bCs/>
            <w:sz w:val="28"/>
            <w:szCs w:val="24"/>
            <w:rPrChange w:id="1771" w:author="Carlos Erazo" w:date="2020-08-15T05:53:00Z">
              <w:rPr>
                <w:b/>
                <w:bCs/>
              </w:rPr>
            </w:rPrChange>
          </w:rPr>
          <w:br w:type="page"/>
        </w:r>
      </w:del>
    </w:p>
    <w:p w14:paraId="06045FD6" w14:textId="6BDB25E7" w:rsidR="008B5A51" w:rsidRPr="00D57E3F" w:rsidRDefault="008B5A51" w:rsidP="00310409">
      <w:pPr>
        <w:ind w:firstLine="0"/>
        <w:rPr>
          <w:b/>
          <w:bCs/>
          <w:sz w:val="28"/>
          <w:szCs w:val="24"/>
          <w:rPrChange w:id="1772" w:author="Carlos Erazo" w:date="2020-08-15T05:53:00Z">
            <w:rPr>
              <w:b/>
              <w:bCs/>
            </w:rPr>
          </w:rPrChange>
        </w:rPr>
      </w:pPr>
      <w:r w:rsidRPr="00D57E3F">
        <w:rPr>
          <w:b/>
          <w:bCs/>
          <w:sz w:val="28"/>
          <w:szCs w:val="24"/>
          <w:rPrChange w:id="1773" w:author="Carlos Erazo" w:date="2020-08-15T05:53:00Z">
            <w:rPr>
              <w:b/>
              <w:bCs/>
            </w:rPr>
          </w:rPrChange>
        </w:rPr>
        <w:t xml:space="preserve">List of </w:t>
      </w:r>
      <w:r w:rsidR="00803F64" w:rsidRPr="00D57E3F">
        <w:rPr>
          <w:b/>
          <w:bCs/>
          <w:sz w:val="28"/>
          <w:szCs w:val="24"/>
          <w:rPrChange w:id="1774" w:author="Carlos Erazo" w:date="2020-08-15T05:53:00Z">
            <w:rPr>
              <w:b/>
              <w:bCs/>
            </w:rPr>
          </w:rPrChange>
        </w:rPr>
        <w:t>Tables</w:t>
      </w:r>
    </w:p>
    <w:p w14:paraId="604130A4" w14:textId="51D99E8A" w:rsidR="00D57E3F" w:rsidRDefault="008B5A51" w:rsidP="00D57E3F">
      <w:pPr>
        <w:pStyle w:val="TableofFigures"/>
        <w:tabs>
          <w:tab w:val="right" w:leader="dot" w:pos="9016"/>
        </w:tabs>
        <w:ind w:firstLine="0"/>
        <w:rPr>
          <w:ins w:id="1775" w:author="Carlos Erazo" w:date="2020-08-15T05:54:00Z"/>
          <w:rFonts w:asciiTheme="minorHAnsi" w:eastAsiaTheme="minorEastAsia" w:hAnsiTheme="minorHAnsi"/>
          <w:noProof/>
          <w:color w:val="auto"/>
          <w:sz w:val="22"/>
        </w:rPr>
        <w:pPrChange w:id="1776" w:author="Carlos Erazo" w:date="2020-08-15T05:54:00Z">
          <w:pPr>
            <w:pStyle w:val="TableofFigures"/>
            <w:tabs>
              <w:tab w:val="right" w:leader="dot" w:pos="9016"/>
            </w:tabs>
          </w:pPr>
        </w:pPrChange>
      </w:pPr>
      <w:r w:rsidRPr="00B90347">
        <w:fldChar w:fldCharType="begin"/>
      </w:r>
      <w:r w:rsidRPr="00B90347">
        <w:instrText xml:space="preserve"> TOC \h \z \c "Table" </w:instrText>
      </w:r>
      <w:r w:rsidRPr="00B90347">
        <w:fldChar w:fldCharType="separate"/>
      </w:r>
      <w:ins w:id="1777" w:author="Carlos Erazo" w:date="2020-08-15T05:54:00Z">
        <w:r w:rsidR="00D57E3F" w:rsidRPr="001A369A">
          <w:rPr>
            <w:rStyle w:val="Hyperlink"/>
            <w:noProof/>
          </w:rPr>
          <w:fldChar w:fldCharType="begin"/>
        </w:r>
        <w:r w:rsidR="00D57E3F" w:rsidRPr="001A369A">
          <w:rPr>
            <w:rStyle w:val="Hyperlink"/>
            <w:noProof/>
          </w:rPr>
          <w:instrText xml:space="preserve"> </w:instrText>
        </w:r>
        <w:r w:rsidR="00D57E3F">
          <w:rPr>
            <w:noProof/>
          </w:rPr>
          <w:instrText>HYPERLINK \l "_Toc48363262"</w:instrText>
        </w:r>
        <w:r w:rsidR="00D57E3F" w:rsidRPr="001A369A">
          <w:rPr>
            <w:rStyle w:val="Hyperlink"/>
            <w:noProof/>
          </w:rPr>
          <w:instrText xml:space="preserve"> </w:instrText>
        </w:r>
        <w:r w:rsidR="00D57E3F" w:rsidRPr="001A369A">
          <w:rPr>
            <w:rStyle w:val="Hyperlink"/>
            <w:noProof/>
          </w:rPr>
        </w:r>
        <w:r w:rsidR="00D57E3F" w:rsidRPr="001A369A">
          <w:rPr>
            <w:rStyle w:val="Hyperlink"/>
            <w:noProof/>
          </w:rPr>
          <w:fldChar w:fldCharType="separate"/>
        </w:r>
        <w:r w:rsidR="00D57E3F" w:rsidRPr="001A369A">
          <w:rPr>
            <w:rStyle w:val="Hyperlink"/>
            <w:noProof/>
          </w:rPr>
          <w:t>Table 1. Literature review of web applications.</w:t>
        </w:r>
        <w:r w:rsidR="00D57E3F">
          <w:rPr>
            <w:noProof/>
            <w:webHidden/>
          </w:rPr>
          <w:tab/>
        </w:r>
        <w:r w:rsidR="00D57E3F">
          <w:rPr>
            <w:noProof/>
            <w:webHidden/>
          </w:rPr>
          <w:fldChar w:fldCharType="begin"/>
        </w:r>
        <w:r w:rsidR="00D57E3F">
          <w:rPr>
            <w:noProof/>
            <w:webHidden/>
          </w:rPr>
          <w:instrText xml:space="preserve"> PAGEREF _Toc48363262 \h </w:instrText>
        </w:r>
        <w:r w:rsidR="00D57E3F">
          <w:rPr>
            <w:noProof/>
            <w:webHidden/>
          </w:rPr>
        </w:r>
      </w:ins>
      <w:r w:rsidR="00D57E3F">
        <w:rPr>
          <w:noProof/>
          <w:webHidden/>
        </w:rPr>
        <w:fldChar w:fldCharType="separate"/>
      </w:r>
      <w:ins w:id="1778" w:author="Carlos Erazo" w:date="2020-08-15T05:54:00Z">
        <w:r w:rsidR="00D57E3F">
          <w:rPr>
            <w:noProof/>
            <w:webHidden/>
          </w:rPr>
          <w:t>3</w:t>
        </w:r>
        <w:r w:rsidR="00D57E3F">
          <w:rPr>
            <w:noProof/>
            <w:webHidden/>
          </w:rPr>
          <w:fldChar w:fldCharType="end"/>
        </w:r>
        <w:r w:rsidR="00D57E3F" w:rsidRPr="001A369A">
          <w:rPr>
            <w:rStyle w:val="Hyperlink"/>
            <w:noProof/>
          </w:rPr>
          <w:fldChar w:fldCharType="end"/>
        </w:r>
      </w:ins>
    </w:p>
    <w:p w14:paraId="3FF3F339" w14:textId="478F80EF" w:rsidR="00D57E3F" w:rsidRDefault="00D57E3F" w:rsidP="00D57E3F">
      <w:pPr>
        <w:pStyle w:val="TableofFigures"/>
        <w:tabs>
          <w:tab w:val="right" w:leader="dot" w:pos="9016"/>
        </w:tabs>
        <w:ind w:firstLine="0"/>
        <w:rPr>
          <w:ins w:id="1779" w:author="Carlos Erazo" w:date="2020-08-15T05:54:00Z"/>
          <w:rFonts w:asciiTheme="minorHAnsi" w:eastAsiaTheme="minorEastAsia" w:hAnsiTheme="minorHAnsi"/>
          <w:noProof/>
          <w:color w:val="auto"/>
          <w:sz w:val="22"/>
        </w:rPr>
        <w:pPrChange w:id="1780" w:author="Carlos Erazo" w:date="2020-08-15T05:54:00Z">
          <w:pPr>
            <w:pStyle w:val="TableofFigures"/>
            <w:tabs>
              <w:tab w:val="right" w:leader="dot" w:pos="9016"/>
            </w:tabs>
          </w:pPr>
        </w:pPrChange>
      </w:pPr>
      <w:ins w:id="1781"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"_Toc48363263"</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2. Relationships of m and peak rate flow (USDA, 2007).</w:t>
        </w:r>
        <w:r>
          <w:rPr>
            <w:noProof/>
            <w:webHidden/>
          </w:rPr>
          <w:tab/>
        </w:r>
        <w:r>
          <w:rPr>
            <w:noProof/>
            <w:webHidden/>
          </w:rPr>
          <w:fldChar w:fldCharType="begin"/>
        </w:r>
        <w:r>
          <w:rPr>
            <w:noProof/>
            <w:webHidden/>
          </w:rPr>
          <w:instrText xml:space="preserve"> PAGEREF _Toc48363263 \h </w:instrText>
        </w:r>
        <w:r>
          <w:rPr>
            <w:noProof/>
            <w:webHidden/>
          </w:rPr>
        </w:r>
      </w:ins>
      <w:r>
        <w:rPr>
          <w:noProof/>
          <w:webHidden/>
        </w:rPr>
        <w:fldChar w:fldCharType="separate"/>
      </w:r>
      <w:ins w:id="1782" w:author="Carlos Erazo" w:date="2020-08-15T05:54:00Z">
        <w:r>
          <w:rPr>
            <w:noProof/>
            <w:webHidden/>
          </w:rPr>
          <w:t>13</w:t>
        </w:r>
        <w:r>
          <w:rPr>
            <w:noProof/>
            <w:webHidden/>
          </w:rPr>
          <w:fldChar w:fldCharType="end"/>
        </w:r>
        <w:r w:rsidRPr="001A369A">
          <w:rPr>
            <w:rStyle w:val="Hyperlink"/>
            <w:noProof/>
          </w:rPr>
          <w:fldChar w:fldCharType="end"/>
        </w:r>
      </w:ins>
    </w:p>
    <w:p w14:paraId="0CC69DEA" w14:textId="2BC6C310" w:rsidR="00D57E3F" w:rsidRDefault="00D57E3F" w:rsidP="00D57E3F">
      <w:pPr>
        <w:pStyle w:val="TableofFigures"/>
        <w:tabs>
          <w:tab w:val="right" w:leader="dot" w:pos="9016"/>
        </w:tabs>
        <w:ind w:firstLine="0"/>
        <w:rPr>
          <w:ins w:id="1783" w:author="Carlos Erazo" w:date="2020-08-15T05:54:00Z"/>
          <w:rFonts w:asciiTheme="minorHAnsi" w:eastAsiaTheme="minorEastAsia" w:hAnsiTheme="minorHAnsi"/>
          <w:noProof/>
          <w:color w:val="auto"/>
          <w:sz w:val="22"/>
        </w:rPr>
        <w:pPrChange w:id="1784" w:author="Carlos Erazo" w:date="2020-08-15T05:54:00Z">
          <w:pPr>
            <w:pStyle w:val="TableofFigures"/>
            <w:tabs>
              <w:tab w:val="right" w:leader="dot" w:pos="9016"/>
            </w:tabs>
          </w:pPr>
        </w:pPrChange>
      </w:pPr>
      <w:ins w:id="1785"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"_Toc48363264"</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3. Basic statistical metrics.</w:t>
        </w:r>
        <w:r>
          <w:rPr>
            <w:noProof/>
            <w:webHidden/>
          </w:rPr>
          <w:tab/>
        </w:r>
        <w:r>
          <w:rPr>
            <w:noProof/>
            <w:webHidden/>
          </w:rPr>
          <w:fldChar w:fldCharType="begin"/>
        </w:r>
        <w:r>
          <w:rPr>
            <w:noProof/>
            <w:webHidden/>
          </w:rPr>
          <w:instrText xml:space="preserve"> PAGEREF _Toc48363264 \h </w:instrText>
        </w:r>
        <w:r>
          <w:rPr>
            <w:noProof/>
            <w:webHidden/>
          </w:rPr>
        </w:r>
      </w:ins>
      <w:r>
        <w:rPr>
          <w:noProof/>
          <w:webHidden/>
        </w:rPr>
        <w:fldChar w:fldCharType="separate"/>
      </w:r>
      <w:ins w:id="1786" w:author="Carlos Erazo" w:date="2020-08-15T05:54:00Z">
        <w:r>
          <w:rPr>
            <w:noProof/>
            <w:webHidden/>
          </w:rPr>
          <w:t>17</w:t>
        </w:r>
        <w:r>
          <w:rPr>
            <w:noProof/>
            <w:webHidden/>
          </w:rPr>
          <w:fldChar w:fldCharType="end"/>
        </w:r>
        <w:r w:rsidRPr="001A369A">
          <w:rPr>
            <w:rStyle w:val="Hyperlink"/>
            <w:noProof/>
          </w:rPr>
          <w:fldChar w:fldCharType="end"/>
        </w:r>
      </w:ins>
    </w:p>
    <w:p w14:paraId="3AA4C312" w14:textId="2D5507EB" w:rsidR="00D57E3F" w:rsidRDefault="00D57E3F" w:rsidP="00D57E3F">
      <w:pPr>
        <w:pStyle w:val="TableofFigures"/>
        <w:tabs>
          <w:tab w:val="right" w:leader="dot" w:pos="9016"/>
        </w:tabs>
        <w:ind w:firstLine="0"/>
        <w:rPr>
          <w:ins w:id="1787" w:author="Carlos Erazo" w:date="2020-08-15T05:54:00Z"/>
          <w:rFonts w:asciiTheme="minorHAnsi" w:eastAsiaTheme="minorEastAsia" w:hAnsiTheme="minorHAnsi"/>
          <w:noProof/>
          <w:color w:val="auto"/>
          <w:sz w:val="22"/>
        </w:rPr>
        <w:pPrChange w:id="1788" w:author="Carlos Erazo" w:date="2020-08-15T05:54:00Z">
          <w:pPr>
            <w:pStyle w:val="TableofFigures"/>
            <w:tabs>
              <w:tab w:val="right" w:leader="dot" w:pos="9016"/>
            </w:tabs>
          </w:pPr>
        </w:pPrChange>
      </w:pPr>
      <w:ins w:id="1789"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"_Toc48363265"</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4. Functions inside the data module.</w:t>
        </w:r>
        <w:r>
          <w:rPr>
            <w:noProof/>
            <w:webHidden/>
          </w:rPr>
          <w:tab/>
        </w:r>
        <w:r>
          <w:rPr>
            <w:noProof/>
            <w:webHidden/>
          </w:rPr>
          <w:fldChar w:fldCharType="begin"/>
        </w:r>
        <w:r>
          <w:rPr>
            <w:noProof/>
            <w:webHidden/>
          </w:rPr>
          <w:instrText xml:space="preserve"> PAGEREF _Toc48363265 \h </w:instrText>
        </w:r>
        <w:r>
          <w:rPr>
            <w:noProof/>
            <w:webHidden/>
          </w:rPr>
        </w:r>
      </w:ins>
      <w:r>
        <w:rPr>
          <w:noProof/>
          <w:webHidden/>
        </w:rPr>
        <w:fldChar w:fldCharType="separate"/>
      </w:r>
      <w:ins w:id="1790" w:author="Carlos Erazo" w:date="2020-08-15T05:54:00Z">
        <w:r>
          <w:rPr>
            <w:noProof/>
            <w:webHidden/>
          </w:rPr>
          <w:t>36</w:t>
        </w:r>
        <w:r>
          <w:rPr>
            <w:noProof/>
            <w:webHidden/>
          </w:rPr>
          <w:fldChar w:fldCharType="end"/>
        </w:r>
        <w:r w:rsidRPr="001A369A">
          <w:rPr>
            <w:rStyle w:val="Hyperlink"/>
            <w:noProof/>
          </w:rPr>
          <w:fldChar w:fldCharType="end"/>
        </w:r>
      </w:ins>
    </w:p>
    <w:p w14:paraId="5DDC51B2" w14:textId="65BE3610" w:rsidR="00D57E3F" w:rsidRDefault="00D57E3F" w:rsidP="00D57E3F">
      <w:pPr>
        <w:pStyle w:val="TableofFigures"/>
        <w:tabs>
          <w:tab w:val="right" w:leader="dot" w:pos="9016"/>
        </w:tabs>
        <w:ind w:firstLine="0"/>
        <w:rPr>
          <w:ins w:id="1791" w:author="Carlos Erazo" w:date="2020-08-15T05:54:00Z"/>
          <w:rFonts w:asciiTheme="minorHAnsi" w:eastAsiaTheme="minorEastAsia" w:hAnsiTheme="minorHAnsi"/>
          <w:noProof/>
          <w:color w:val="auto"/>
          <w:sz w:val="22"/>
        </w:rPr>
        <w:pPrChange w:id="1792" w:author="Carlos Erazo" w:date="2020-08-15T05:54:00Z">
          <w:pPr>
            <w:pStyle w:val="TableofFigures"/>
            <w:tabs>
              <w:tab w:val="right" w:leader="dot" w:pos="9016"/>
            </w:tabs>
          </w:pPr>
        </w:pPrChange>
      </w:pPr>
      <w:ins w:id="1793"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"_Toc48363266"</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5. Sources inside the data sources component.</w:t>
        </w:r>
        <w:r>
          <w:rPr>
            <w:noProof/>
            <w:webHidden/>
          </w:rPr>
          <w:tab/>
        </w:r>
        <w:r>
          <w:rPr>
            <w:noProof/>
            <w:webHidden/>
          </w:rPr>
          <w:fldChar w:fldCharType="begin"/>
        </w:r>
        <w:r>
          <w:rPr>
            <w:noProof/>
            <w:webHidden/>
          </w:rPr>
          <w:instrText xml:space="preserve"> PAGEREF _Toc48363266 \h </w:instrText>
        </w:r>
        <w:r>
          <w:rPr>
            <w:noProof/>
            <w:webHidden/>
          </w:rPr>
        </w:r>
      </w:ins>
      <w:r>
        <w:rPr>
          <w:noProof/>
          <w:webHidden/>
        </w:rPr>
        <w:fldChar w:fldCharType="separate"/>
      </w:r>
      <w:ins w:id="1794" w:author="Carlos Erazo" w:date="2020-08-15T05:54:00Z">
        <w:r>
          <w:rPr>
            <w:noProof/>
            <w:webHidden/>
          </w:rPr>
          <w:t>36</w:t>
        </w:r>
        <w:r>
          <w:rPr>
            <w:noProof/>
            <w:webHidden/>
          </w:rPr>
          <w:fldChar w:fldCharType="end"/>
        </w:r>
        <w:r w:rsidRPr="001A369A">
          <w:rPr>
            <w:rStyle w:val="Hyperlink"/>
            <w:noProof/>
          </w:rPr>
          <w:fldChar w:fldCharType="end"/>
        </w:r>
      </w:ins>
    </w:p>
    <w:p w14:paraId="6836F06E" w14:textId="47F1B25B" w:rsidR="00D57E3F" w:rsidRDefault="00D57E3F" w:rsidP="00D57E3F">
      <w:pPr>
        <w:pStyle w:val="TableofFigures"/>
        <w:tabs>
          <w:tab w:val="right" w:leader="dot" w:pos="9016"/>
        </w:tabs>
        <w:ind w:firstLine="0"/>
        <w:rPr>
          <w:ins w:id="1795" w:author="Carlos Erazo" w:date="2020-08-15T05:54:00Z"/>
          <w:rFonts w:asciiTheme="minorHAnsi" w:eastAsiaTheme="minorEastAsia" w:hAnsiTheme="minorHAnsi"/>
          <w:noProof/>
          <w:color w:val="auto"/>
          <w:sz w:val="22"/>
        </w:rPr>
        <w:pPrChange w:id="1796" w:author="Carlos Erazo" w:date="2020-08-15T05:54:00Z">
          <w:pPr>
            <w:pStyle w:val="TableofFigures"/>
            <w:tabs>
              <w:tab w:val="right" w:leader="dot" w:pos="9016"/>
            </w:tabs>
          </w:pPr>
        </w:pPrChange>
      </w:pPr>
      <w:ins w:id="1797"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"_Toc48363267"</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6. Components of the analyze module.</w:t>
        </w:r>
        <w:r>
          <w:rPr>
            <w:noProof/>
            <w:webHidden/>
          </w:rPr>
          <w:tab/>
        </w:r>
        <w:r>
          <w:rPr>
            <w:noProof/>
            <w:webHidden/>
          </w:rPr>
          <w:fldChar w:fldCharType="begin"/>
        </w:r>
        <w:r>
          <w:rPr>
            <w:noProof/>
            <w:webHidden/>
          </w:rPr>
          <w:instrText xml:space="preserve"> PAGEREF _Toc48363267 \h </w:instrText>
        </w:r>
        <w:r>
          <w:rPr>
            <w:noProof/>
            <w:webHidden/>
          </w:rPr>
        </w:r>
      </w:ins>
      <w:r>
        <w:rPr>
          <w:noProof/>
          <w:webHidden/>
        </w:rPr>
        <w:fldChar w:fldCharType="separate"/>
      </w:r>
      <w:ins w:id="1798" w:author="Carlos Erazo" w:date="2020-08-15T05:54:00Z">
        <w:r>
          <w:rPr>
            <w:noProof/>
            <w:webHidden/>
          </w:rPr>
          <w:t>39</w:t>
        </w:r>
        <w:r>
          <w:rPr>
            <w:noProof/>
            <w:webHidden/>
          </w:rPr>
          <w:fldChar w:fldCharType="end"/>
        </w:r>
        <w:r w:rsidRPr="001A369A">
          <w:rPr>
            <w:rStyle w:val="Hyperlink"/>
            <w:noProof/>
          </w:rPr>
          <w:fldChar w:fldCharType="end"/>
        </w:r>
      </w:ins>
    </w:p>
    <w:p w14:paraId="1EB292D7" w14:textId="79E7FF6E" w:rsidR="00D57E3F" w:rsidRDefault="00D57E3F" w:rsidP="00D57E3F">
      <w:pPr>
        <w:pStyle w:val="TableofFigures"/>
        <w:tabs>
          <w:tab w:val="right" w:leader="dot" w:pos="9016"/>
        </w:tabs>
        <w:ind w:firstLine="0"/>
        <w:rPr>
          <w:ins w:id="1799" w:author="Carlos Erazo" w:date="2020-08-15T05:54:00Z"/>
          <w:rFonts w:asciiTheme="minorHAnsi" w:eastAsiaTheme="minorEastAsia" w:hAnsiTheme="minorHAnsi"/>
          <w:noProof/>
          <w:color w:val="auto"/>
          <w:sz w:val="22"/>
        </w:rPr>
        <w:pPrChange w:id="1800" w:author="Carlos Erazo" w:date="2020-08-15T05:54:00Z">
          <w:pPr>
            <w:pStyle w:val="TableofFigures"/>
            <w:tabs>
              <w:tab w:val="right" w:leader="dot" w:pos="9016"/>
            </w:tabs>
          </w:pPr>
        </w:pPrChange>
      </w:pPr>
      <w:ins w:id="1801"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"_Toc48363268"</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7. Functions in the stats component.</w:t>
        </w:r>
        <w:r>
          <w:rPr>
            <w:noProof/>
            <w:webHidden/>
          </w:rPr>
          <w:tab/>
        </w:r>
        <w:r>
          <w:rPr>
            <w:noProof/>
            <w:webHidden/>
          </w:rPr>
          <w:fldChar w:fldCharType="begin"/>
        </w:r>
        <w:r>
          <w:rPr>
            <w:noProof/>
            <w:webHidden/>
          </w:rPr>
          <w:instrText xml:space="preserve"> PAGEREF _Toc48363268 \h </w:instrText>
        </w:r>
        <w:r>
          <w:rPr>
            <w:noProof/>
            <w:webHidden/>
          </w:rPr>
        </w:r>
      </w:ins>
      <w:r>
        <w:rPr>
          <w:noProof/>
          <w:webHidden/>
        </w:rPr>
        <w:fldChar w:fldCharType="separate"/>
      </w:r>
      <w:ins w:id="1802" w:author="Carlos Erazo" w:date="2020-08-15T05:54:00Z">
        <w:r>
          <w:rPr>
            <w:noProof/>
            <w:webHidden/>
          </w:rPr>
          <w:t>41</w:t>
        </w:r>
        <w:r>
          <w:rPr>
            <w:noProof/>
            <w:webHidden/>
          </w:rPr>
          <w:fldChar w:fldCharType="end"/>
        </w:r>
        <w:r w:rsidRPr="001A369A">
          <w:rPr>
            <w:rStyle w:val="Hyperlink"/>
            <w:noProof/>
          </w:rPr>
          <w:fldChar w:fldCharType="end"/>
        </w:r>
      </w:ins>
    </w:p>
    <w:p w14:paraId="43B804A4" w14:textId="233D3E7D" w:rsidR="00D57E3F" w:rsidRDefault="00D57E3F" w:rsidP="00D57E3F">
      <w:pPr>
        <w:pStyle w:val="TableofFigures"/>
        <w:tabs>
          <w:tab w:val="right" w:leader="dot" w:pos="9016"/>
        </w:tabs>
        <w:ind w:firstLine="0"/>
        <w:rPr>
          <w:ins w:id="1803" w:author="Carlos Erazo" w:date="2020-08-15T05:54:00Z"/>
          <w:rFonts w:asciiTheme="minorHAnsi" w:eastAsiaTheme="minorEastAsia" w:hAnsiTheme="minorHAnsi"/>
          <w:noProof/>
          <w:color w:val="auto"/>
          <w:sz w:val="22"/>
        </w:rPr>
        <w:pPrChange w:id="1804" w:author="Carlos Erazo" w:date="2020-08-15T05:54:00Z">
          <w:pPr>
            <w:pStyle w:val="TableofFigures"/>
            <w:tabs>
              <w:tab w:val="right" w:leader="dot" w:pos="9016"/>
            </w:tabs>
          </w:pPr>
        </w:pPrChange>
      </w:pPr>
      <w:ins w:id="1805"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"_Toc48363269"</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8. Functions in the hydro component.</w:t>
        </w:r>
        <w:r>
          <w:rPr>
            <w:noProof/>
            <w:webHidden/>
          </w:rPr>
          <w:tab/>
        </w:r>
        <w:r>
          <w:rPr>
            <w:noProof/>
            <w:webHidden/>
          </w:rPr>
          <w:fldChar w:fldCharType="begin"/>
        </w:r>
        <w:r>
          <w:rPr>
            <w:noProof/>
            <w:webHidden/>
          </w:rPr>
          <w:instrText xml:space="preserve"> PAGEREF _Toc48363269 \h </w:instrText>
        </w:r>
        <w:r>
          <w:rPr>
            <w:noProof/>
            <w:webHidden/>
          </w:rPr>
        </w:r>
      </w:ins>
      <w:r>
        <w:rPr>
          <w:noProof/>
          <w:webHidden/>
        </w:rPr>
        <w:fldChar w:fldCharType="separate"/>
      </w:r>
      <w:ins w:id="1806" w:author="Carlos Erazo" w:date="2020-08-15T05:54:00Z">
        <w:r>
          <w:rPr>
            <w:noProof/>
            <w:webHidden/>
          </w:rPr>
          <w:t>43</w:t>
        </w:r>
        <w:r>
          <w:rPr>
            <w:noProof/>
            <w:webHidden/>
          </w:rPr>
          <w:fldChar w:fldCharType="end"/>
        </w:r>
        <w:r w:rsidRPr="001A369A">
          <w:rPr>
            <w:rStyle w:val="Hyperlink"/>
            <w:noProof/>
          </w:rPr>
          <w:fldChar w:fldCharType="end"/>
        </w:r>
      </w:ins>
    </w:p>
    <w:p w14:paraId="0596ECCF" w14:textId="0F34AF14" w:rsidR="00D57E3F" w:rsidRDefault="00D57E3F" w:rsidP="00D57E3F">
      <w:pPr>
        <w:pStyle w:val="TableofFigures"/>
        <w:tabs>
          <w:tab w:val="right" w:leader="dot" w:pos="9016"/>
        </w:tabs>
        <w:ind w:firstLine="0"/>
        <w:rPr>
          <w:ins w:id="1807" w:author="Carlos Erazo" w:date="2020-08-15T05:54:00Z"/>
          <w:rFonts w:asciiTheme="minorHAnsi" w:eastAsiaTheme="minorEastAsia" w:hAnsiTheme="minorHAnsi"/>
          <w:noProof/>
          <w:color w:val="auto"/>
          <w:sz w:val="22"/>
        </w:rPr>
        <w:pPrChange w:id="1808" w:author="Carlos Erazo" w:date="2020-08-15T05:54:00Z">
          <w:pPr>
            <w:pStyle w:val="TableofFigures"/>
            <w:tabs>
              <w:tab w:val="right" w:leader="dot" w:pos="9016"/>
            </w:tabs>
          </w:pPr>
        </w:pPrChange>
      </w:pPr>
      <w:ins w:id="1809"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"_Toc48363270"</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9. Dependency diagram of visualize module.</w:t>
        </w:r>
        <w:r>
          <w:rPr>
            <w:noProof/>
            <w:webHidden/>
          </w:rPr>
          <w:tab/>
        </w:r>
        <w:r>
          <w:rPr>
            <w:noProof/>
            <w:webHidden/>
          </w:rPr>
          <w:fldChar w:fldCharType="begin"/>
        </w:r>
        <w:r>
          <w:rPr>
            <w:noProof/>
            <w:webHidden/>
          </w:rPr>
          <w:instrText xml:space="preserve"> PAGEREF _Toc48363270 \h </w:instrText>
        </w:r>
        <w:r>
          <w:rPr>
            <w:noProof/>
            <w:webHidden/>
          </w:rPr>
        </w:r>
      </w:ins>
      <w:r>
        <w:rPr>
          <w:noProof/>
          <w:webHidden/>
        </w:rPr>
        <w:fldChar w:fldCharType="separate"/>
      </w:r>
      <w:ins w:id="1810" w:author="Carlos Erazo" w:date="2020-08-15T05:54:00Z">
        <w:r>
          <w:rPr>
            <w:noProof/>
            <w:webHidden/>
          </w:rPr>
          <w:t>48</w:t>
        </w:r>
        <w:r>
          <w:rPr>
            <w:noProof/>
            <w:webHidden/>
          </w:rPr>
          <w:fldChar w:fldCharType="end"/>
        </w:r>
        <w:r w:rsidRPr="001A369A">
          <w:rPr>
            <w:rStyle w:val="Hyperlink"/>
            <w:noProof/>
          </w:rPr>
          <w:fldChar w:fldCharType="end"/>
        </w:r>
      </w:ins>
    </w:p>
    <w:p w14:paraId="0A0783E4" w14:textId="50F37C52" w:rsidR="00D57E3F" w:rsidRDefault="00D57E3F" w:rsidP="00D57E3F">
      <w:pPr>
        <w:pStyle w:val="TableofFigures"/>
        <w:tabs>
          <w:tab w:val="right" w:leader="dot" w:pos="9016"/>
        </w:tabs>
        <w:ind w:firstLine="0"/>
        <w:rPr>
          <w:ins w:id="1811" w:author="Carlos Erazo" w:date="2020-08-15T05:54:00Z"/>
          <w:rFonts w:asciiTheme="minorHAnsi" w:eastAsiaTheme="minorEastAsia" w:hAnsiTheme="minorHAnsi"/>
          <w:noProof/>
          <w:color w:val="auto"/>
          <w:sz w:val="22"/>
        </w:rPr>
        <w:pPrChange w:id="1812" w:author="Carlos Erazo" w:date="2020-08-15T05:54:00Z">
          <w:pPr>
            <w:pStyle w:val="TableofFigures"/>
            <w:tabs>
              <w:tab w:val="right" w:leader="dot" w:pos="9016"/>
            </w:tabs>
          </w:pPr>
        </w:pPrChange>
      </w:pPr>
      <w:ins w:id="1813"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"_Toc48363271"</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10. Functions within visualize module.</w:t>
        </w:r>
        <w:r>
          <w:rPr>
            <w:noProof/>
            <w:webHidden/>
          </w:rPr>
          <w:tab/>
        </w:r>
        <w:r>
          <w:rPr>
            <w:noProof/>
            <w:webHidden/>
          </w:rPr>
          <w:fldChar w:fldCharType="begin"/>
        </w:r>
        <w:r>
          <w:rPr>
            <w:noProof/>
            <w:webHidden/>
          </w:rPr>
          <w:instrText xml:space="preserve"> PAGEREF _Toc48363271 \h </w:instrText>
        </w:r>
        <w:r>
          <w:rPr>
            <w:noProof/>
            <w:webHidden/>
          </w:rPr>
        </w:r>
      </w:ins>
      <w:r>
        <w:rPr>
          <w:noProof/>
          <w:webHidden/>
        </w:rPr>
        <w:fldChar w:fldCharType="separate"/>
      </w:r>
      <w:ins w:id="1814" w:author="Carlos Erazo" w:date="2020-08-15T05:54:00Z">
        <w:r>
          <w:rPr>
            <w:noProof/>
            <w:webHidden/>
          </w:rPr>
          <w:t>48</w:t>
        </w:r>
        <w:r>
          <w:rPr>
            <w:noProof/>
            <w:webHidden/>
          </w:rPr>
          <w:fldChar w:fldCharType="end"/>
        </w:r>
        <w:r w:rsidRPr="001A369A">
          <w:rPr>
            <w:rStyle w:val="Hyperlink"/>
            <w:noProof/>
          </w:rPr>
          <w:fldChar w:fldCharType="end"/>
        </w:r>
      </w:ins>
    </w:p>
    <w:p w14:paraId="5D5B6844" w14:textId="2A476A21" w:rsidR="00D57E3F" w:rsidRDefault="00D57E3F" w:rsidP="00D57E3F">
      <w:pPr>
        <w:pStyle w:val="TableofFigures"/>
        <w:tabs>
          <w:tab w:val="right" w:leader="dot" w:pos="9016"/>
        </w:tabs>
        <w:ind w:firstLine="0"/>
        <w:rPr>
          <w:ins w:id="1815" w:author="Carlos Erazo" w:date="2020-08-15T05:54:00Z"/>
          <w:rFonts w:asciiTheme="minorHAnsi" w:eastAsiaTheme="minorEastAsia" w:hAnsiTheme="minorHAnsi"/>
          <w:noProof/>
          <w:color w:val="auto"/>
          <w:sz w:val="22"/>
        </w:rPr>
        <w:pPrChange w:id="1816" w:author="Carlos Erazo" w:date="2020-08-15T05:54:00Z">
          <w:pPr>
            <w:pStyle w:val="TableofFigures"/>
            <w:tabs>
              <w:tab w:val="right" w:leader="dot" w:pos="9016"/>
            </w:tabs>
          </w:pPr>
        </w:pPrChange>
      </w:pPr>
      <w:ins w:id="1817"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"_Toc48363272"</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11. Functions of map module.</w:t>
        </w:r>
        <w:r>
          <w:rPr>
            <w:noProof/>
            <w:webHidden/>
          </w:rPr>
          <w:tab/>
        </w:r>
        <w:r>
          <w:rPr>
            <w:noProof/>
            <w:webHidden/>
          </w:rPr>
          <w:fldChar w:fldCharType="begin"/>
        </w:r>
        <w:r>
          <w:rPr>
            <w:noProof/>
            <w:webHidden/>
          </w:rPr>
          <w:instrText xml:space="preserve"> PAGEREF _Toc48363272 \h </w:instrText>
        </w:r>
        <w:r>
          <w:rPr>
            <w:noProof/>
            <w:webHidden/>
          </w:rPr>
        </w:r>
      </w:ins>
      <w:r>
        <w:rPr>
          <w:noProof/>
          <w:webHidden/>
        </w:rPr>
        <w:fldChar w:fldCharType="separate"/>
      </w:r>
      <w:ins w:id="1818" w:author="Carlos Erazo" w:date="2020-08-15T05:54:00Z">
        <w:r>
          <w:rPr>
            <w:noProof/>
            <w:webHidden/>
          </w:rPr>
          <w:t>50</w:t>
        </w:r>
        <w:r>
          <w:rPr>
            <w:noProof/>
            <w:webHidden/>
          </w:rPr>
          <w:fldChar w:fldCharType="end"/>
        </w:r>
        <w:r w:rsidRPr="001A369A">
          <w:rPr>
            <w:rStyle w:val="Hyperlink"/>
            <w:noProof/>
          </w:rPr>
          <w:fldChar w:fldCharType="end"/>
        </w:r>
      </w:ins>
    </w:p>
    <w:p w14:paraId="16BBD983" w14:textId="18DD3D35" w:rsidR="00D57E3F" w:rsidRDefault="00D57E3F" w:rsidP="00D57E3F">
      <w:pPr>
        <w:pStyle w:val="TableofFigures"/>
        <w:tabs>
          <w:tab w:val="right" w:leader="dot" w:pos="9016"/>
        </w:tabs>
        <w:ind w:firstLine="0"/>
        <w:rPr>
          <w:ins w:id="1819" w:author="Carlos Erazo" w:date="2020-08-15T05:54:00Z"/>
          <w:rFonts w:asciiTheme="minorHAnsi" w:eastAsiaTheme="minorEastAsia" w:hAnsiTheme="minorHAnsi"/>
          <w:noProof/>
          <w:color w:val="auto"/>
          <w:sz w:val="22"/>
        </w:rPr>
        <w:pPrChange w:id="1820" w:author="Carlos Erazo" w:date="2020-08-15T05:54:00Z">
          <w:pPr>
            <w:pStyle w:val="TableofFigures"/>
            <w:tabs>
              <w:tab w:val="right" w:leader="dot" w:pos="9016"/>
            </w:tabs>
          </w:pPr>
        </w:pPrChange>
      </w:pPr>
      <w:ins w:id="1821" w:author="Carlos Erazo" w:date="2020-08-15T05:54:00Z">
        <w:r w:rsidRPr="001A369A">
          <w:rPr>
            <w:rStyle w:val="Hyperlink"/>
            <w:noProof/>
          </w:rPr>
          <w:fldChar w:fldCharType="begin"/>
        </w:r>
        <w:r w:rsidRPr="001A369A">
          <w:rPr>
            <w:rStyle w:val="Hyperlink"/>
            <w:noProof/>
          </w:rPr>
          <w:instrText xml:space="preserve"> </w:instrText>
        </w:r>
        <w:r>
          <w:rPr>
            <w:noProof/>
          </w:rPr>
          <w:instrText>HYPERLINK \l "_Toc48363273"</w:instrText>
        </w:r>
        <w:r w:rsidRPr="001A369A">
          <w:rPr>
            <w:rStyle w:val="Hyperlink"/>
            <w:noProof/>
          </w:rPr>
          <w:instrText xml:space="preserve"> </w:instrText>
        </w:r>
        <w:r w:rsidRPr="001A369A">
          <w:rPr>
            <w:rStyle w:val="Hyperlink"/>
            <w:noProof/>
          </w:rPr>
        </w:r>
        <w:r w:rsidRPr="001A369A">
          <w:rPr>
            <w:rStyle w:val="Hyperlink"/>
            <w:noProof/>
          </w:rPr>
          <w:fldChar w:fldCharType="separate"/>
        </w:r>
        <w:r w:rsidRPr="001A369A">
          <w:rPr>
            <w:rStyle w:val="Hyperlink"/>
            <w:noProof/>
          </w:rPr>
          <w:t>Table 12. Performance of the functions used for the case studies.</w:t>
        </w:r>
        <w:r>
          <w:rPr>
            <w:noProof/>
            <w:webHidden/>
          </w:rPr>
          <w:tab/>
        </w:r>
        <w:r>
          <w:rPr>
            <w:noProof/>
            <w:webHidden/>
          </w:rPr>
          <w:fldChar w:fldCharType="begin"/>
        </w:r>
        <w:r>
          <w:rPr>
            <w:noProof/>
            <w:webHidden/>
          </w:rPr>
          <w:instrText xml:space="preserve"> PAGEREF _Toc48363273 \h </w:instrText>
        </w:r>
        <w:r>
          <w:rPr>
            <w:noProof/>
            <w:webHidden/>
          </w:rPr>
        </w:r>
      </w:ins>
      <w:r>
        <w:rPr>
          <w:noProof/>
          <w:webHidden/>
        </w:rPr>
        <w:fldChar w:fldCharType="separate"/>
      </w:r>
      <w:ins w:id="1822" w:author="Carlos Erazo" w:date="2020-08-15T05:54:00Z">
        <w:r>
          <w:rPr>
            <w:noProof/>
            <w:webHidden/>
          </w:rPr>
          <w:t>64</w:t>
        </w:r>
        <w:r>
          <w:rPr>
            <w:noProof/>
            <w:webHidden/>
          </w:rPr>
          <w:fldChar w:fldCharType="end"/>
        </w:r>
        <w:r w:rsidRPr="001A369A">
          <w:rPr>
            <w:rStyle w:val="Hyperlink"/>
            <w:noProof/>
          </w:rPr>
          <w:fldChar w:fldCharType="end"/>
        </w:r>
      </w:ins>
    </w:p>
    <w:p w14:paraId="3B812A64" w14:textId="61DAE3CD" w:rsidR="0004697E" w:rsidRPr="00B90347" w:rsidDel="00D57E3F" w:rsidRDefault="00344313" w:rsidP="00D57E3F">
      <w:pPr>
        <w:pStyle w:val="TableofFigures"/>
        <w:tabs>
          <w:tab w:val="right" w:leader="dot" w:pos="9016"/>
        </w:tabs>
        <w:ind w:firstLine="0"/>
        <w:rPr>
          <w:del w:id="1823" w:author="Carlos Erazo" w:date="2020-08-15T05:54:00Z"/>
          <w:rFonts w:asciiTheme="minorHAnsi" w:eastAsiaTheme="minorEastAsia" w:hAnsiTheme="minorHAnsi"/>
          <w:noProof/>
          <w:color w:val="auto"/>
          <w:sz w:val="22"/>
        </w:rPr>
        <w:pPrChange w:id="1824" w:author="Carlos Erazo" w:date="2020-08-15T05:54:00Z">
          <w:pPr>
            <w:pStyle w:val="TableofFigures"/>
            <w:tabs>
              <w:tab w:val="right" w:leader="dot" w:pos="9016"/>
            </w:tabs>
            <w:ind w:firstLine="0"/>
          </w:pPr>
        </w:pPrChange>
      </w:pPr>
      <w:del w:id="1825" w:author="Carlos Erazo" w:date="2020-08-15T05:54:00Z">
        <w:r w:rsidRPr="00B90347" w:rsidDel="00D57E3F">
          <w:rPr>
            <w:noProof/>
          </w:rPr>
          <w:fldChar w:fldCharType="begin"/>
        </w:r>
        <w:r w:rsidRPr="00B90347" w:rsidDel="00D57E3F">
          <w:rPr>
            <w:noProof/>
          </w:rPr>
          <w:delInstrText xml:space="preserve"> HYPERLINK \l "_Toc48268098" </w:delInstrText>
        </w:r>
        <w:r w:rsidRPr="00B90347" w:rsidDel="00D57E3F">
          <w:rPr>
            <w:noProof/>
          </w:rPr>
          <w:fldChar w:fldCharType="separate"/>
        </w:r>
      </w:del>
      <w:ins w:id="1826" w:author="Carlos Erazo" w:date="2020-08-15T05:54:00Z">
        <w:r w:rsidR="00D57E3F">
          <w:rPr>
            <w:b/>
            <w:bCs/>
            <w:noProof/>
          </w:rPr>
          <w:t>Error! Hyperlink reference not valid.</w:t>
        </w:r>
      </w:ins>
      <w:del w:id="1827" w:author="Carlos Erazo" w:date="2020-08-15T05:54:00Z">
        <w:r w:rsidR="0004697E" w:rsidRPr="00B90347" w:rsidDel="00D57E3F">
          <w:rPr>
            <w:rStyle w:val="Hyperlink"/>
            <w:noProof/>
          </w:rPr>
          <w:delText>Table 1. Literature review of web applications.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_Toc48268098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11</w:delText>
        </w:r>
        <w:r w:rsidR="0004697E" w:rsidRPr="00B90347" w:rsidDel="00D57E3F">
          <w:rPr>
            <w:noProof/>
            <w:webHidden/>
          </w:rPr>
          <w:fldChar w:fldCharType="end"/>
        </w:r>
        <w:r w:rsidRPr="00B90347" w:rsidDel="00D57E3F">
          <w:rPr>
            <w:noProof/>
          </w:rPr>
          <w:fldChar w:fldCharType="end"/>
        </w:r>
      </w:del>
    </w:p>
    <w:p w14:paraId="65441445" w14:textId="3F173C33" w:rsidR="0004697E" w:rsidRPr="00B90347" w:rsidDel="00D57E3F" w:rsidRDefault="00344313" w:rsidP="00D57E3F">
      <w:pPr>
        <w:pStyle w:val="TableofFigures"/>
        <w:tabs>
          <w:tab w:val="right" w:leader="dot" w:pos="9016"/>
        </w:tabs>
        <w:ind w:firstLine="0"/>
        <w:rPr>
          <w:del w:id="1828" w:author="Carlos Erazo" w:date="2020-08-15T05:54:00Z"/>
          <w:rFonts w:asciiTheme="minorHAnsi" w:eastAsiaTheme="minorEastAsia" w:hAnsiTheme="minorHAnsi"/>
          <w:noProof/>
          <w:color w:val="auto"/>
          <w:sz w:val="22"/>
        </w:rPr>
        <w:pPrChange w:id="1829" w:author="Carlos Erazo" w:date="2020-08-15T05:54:00Z">
          <w:pPr>
            <w:pStyle w:val="TableofFigures"/>
            <w:tabs>
              <w:tab w:val="right" w:leader="dot" w:pos="9016"/>
            </w:tabs>
            <w:ind w:firstLine="0"/>
          </w:pPr>
        </w:pPrChange>
      </w:pPr>
      <w:del w:id="1830" w:author="Carlos Erazo" w:date="2020-08-15T05:54:00Z">
        <w:r w:rsidRPr="00B90347" w:rsidDel="00D57E3F">
          <w:rPr>
            <w:noProof/>
          </w:rPr>
          <w:fldChar w:fldCharType="begin"/>
        </w:r>
        <w:r w:rsidRPr="00B90347" w:rsidDel="00D57E3F">
          <w:rPr>
            <w:noProof/>
          </w:rPr>
          <w:delInstrText xml:space="preserve"> HYPERLINK \l "_Toc48268099" </w:delInstrText>
        </w:r>
        <w:r w:rsidRPr="00B90347" w:rsidDel="00D57E3F">
          <w:rPr>
            <w:noProof/>
          </w:rPr>
          <w:fldChar w:fldCharType="separate"/>
        </w:r>
      </w:del>
      <w:ins w:id="1831" w:author="Carlos Erazo" w:date="2020-08-15T05:54:00Z">
        <w:r w:rsidR="00D57E3F">
          <w:rPr>
            <w:b/>
            <w:bCs/>
            <w:noProof/>
          </w:rPr>
          <w:t>Error! Hyperlink reference not valid.</w:t>
        </w:r>
      </w:ins>
      <w:del w:id="1832" w:author="Carlos Erazo" w:date="2020-08-15T05:54:00Z">
        <w:r w:rsidR="0004697E" w:rsidRPr="00B90347" w:rsidDel="00D57E3F">
          <w:rPr>
            <w:rStyle w:val="Hyperlink"/>
            <w:noProof/>
          </w:rPr>
          <w:delText>Table 2. Relationships of m and peak rate flow (USDA, 2007).</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_Toc48268099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24</w:delText>
        </w:r>
        <w:r w:rsidR="0004697E" w:rsidRPr="00B90347" w:rsidDel="00D57E3F">
          <w:rPr>
            <w:noProof/>
            <w:webHidden/>
          </w:rPr>
          <w:fldChar w:fldCharType="end"/>
        </w:r>
        <w:r w:rsidRPr="00B90347" w:rsidDel="00D57E3F">
          <w:rPr>
            <w:noProof/>
          </w:rPr>
          <w:fldChar w:fldCharType="end"/>
        </w:r>
      </w:del>
    </w:p>
    <w:p w14:paraId="7FCA8204" w14:textId="6D8EEF10" w:rsidR="0004697E" w:rsidRPr="00B90347" w:rsidDel="00D57E3F" w:rsidRDefault="00344313" w:rsidP="00D57E3F">
      <w:pPr>
        <w:pStyle w:val="TableofFigures"/>
        <w:tabs>
          <w:tab w:val="right" w:leader="dot" w:pos="9016"/>
        </w:tabs>
        <w:ind w:firstLine="0"/>
        <w:rPr>
          <w:del w:id="1833" w:author="Carlos Erazo" w:date="2020-08-15T05:54:00Z"/>
          <w:rFonts w:asciiTheme="minorHAnsi" w:eastAsiaTheme="minorEastAsia" w:hAnsiTheme="minorHAnsi"/>
          <w:noProof/>
          <w:color w:val="auto"/>
          <w:sz w:val="22"/>
        </w:rPr>
        <w:pPrChange w:id="1834" w:author="Carlos Erazo" w:date="2020-08-15T05:54:00Z">
          <w:pPr>
            <w:pStyle w:val="TableofFigures"/>
            <w:tabs>
              <w:tab w:val="right" w:leader="dot" w:pos="9016"/>
            </w:tabs>
            <w:ind w:firstLine="0"/>
          </w:pPr>
        </w:pPrChange>
      </w:pPr>
      <w:del w:id="1835" w:author="Carlos Erazo" w:date="2020-08-15T05:54:00Z">
        <w:r w:rsidRPr="00B90347" w:rsidDel="00D57E3F">
          <w:rPr>
            <w:noProof/>
          </w:rPr>
          <w:fldChar w:fldCharType="begin"/>
        </w:r>
        <w:r w:rsidRPr="00B90347" w:rsidDel="00D57E3F">
          <w:rPr>
            <w:noProof/>
          </w:rPr>
          <w:delInstrText xml:space="preserve"> HYPERLINK \l "_Toc48268100" </w:delInstrText>
        </w:r>
        <w:r w:rsidRPr="00B90347" w:rsidDel="00D57E3F">
          <w:rPr>
            <w:noProof/>
          </w:rPr>
          <w:fldChar w:fldCharType="separate"/>
        </w:r>
      </w:del>
      <w:ins w:id="1836" w:author="Carlos Erazo" w:date="2020-08-15T05:54:00Z">
        <w:r w:rsidR="00D57E3F">
          <w:rPr>
            <w:b/>
            <w:bCs/>
            <w:noProof/>
          </w:rPr>
          <w:t>Error! Hyperlink reference not valid.</w:t>
        </w:r>
      </w:ins>
      <w:del w:id="1837" w:author="Carlos Erazo" w:date="2020-08-15T05:54:00Z">
        <w:r w:rsidR="0004697E" w:rsidRPr="00B90347" w:rsidDel="00D57E3F">
          <w:rPr>
            <w:rStyle w:val="Hyperlink"/>
            <w:noProof/>
          </w:rPr>
          <w:delText>Table 3. Basic statistical metrics.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_Toc48268100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27</w:delText>
        </w:r>
        <w:r w:rsidR="0004697E" w:rsidRPr="00B90347" w:rsidDel="00D57E3F">
          <w:rPr>
            <w:noProof/>
            <w:webHidden/>
          </w:rPr>
          <w:fldChar w:fldCharType="end"/>
        </w:r>
        <w:r w:rsidRPr="00B90347" w:rsidDel="00D57E3F">
          <w:rPr>
            <w:noProof/>
          </w:rPr>
          <w:fldChar w:fldCharType="end"/>
        </w:r>
      </w:del>
    </w:p>
    <w:p w14:paraId="16EAC353" w14:textId="150EA4DC" w:rsidR="0004697E" w:rsidRPr="00B90347" w:rsidDel="00D57E3F" w:rsidRDefault="00344313" w:rsidP="00D57E3F">
      <w:pPr>
        <w:pStyle w:val="TableofFigures"/>
        <w:tabs>
          <w:tab w:val="right" w:leader="dot" w:pos="9016"/>
        </w:tabs>
        <w:ind w:firstLine="0"/>
        <w:rPr>
          <w:del w:id="1838" w:author="Carlos Erazo" w:date="2020-08-15T05:54:00Z"/>
          <w:rFonts w:asciiTheme="minorHAnsi" w:eastAsiaTheme="minorEastAsia" w:hAnsiTheme="minorHAnsi"/>
          <w:noProof/>
          <w:color w:val="auto"/>
          <w:sz w:val="22"/>
        </w:rPr>
        <w:pPrChange w:id="1839" w:author="Carlos Erazo" w:date="2020-08-15T05:54:00Z">
          <w:pPr>
            <w:pStyle w:val="TableofFigures"/>
            <w:tabs>
              <w:tab w:val="right" w:leader="dot" w:pos="9016"/>
            </w:tabs>
            <w:ind w:firstLine="0"/>
          </w:pPr>
        </w:pPrChange>
      </w:pPr>
      <w:del w:id="1840" w:author="Carlos Erazo" w:date="2020-08-15T05:54:00Z">
        <w:r w:rsidRPr="00B90347" w:rsidDel="00D57E3F">
          <w:rPr>
            <w:noProof/>
          </w:rPr>
          <w:fldChar w:fldCharType="begin"/>
        </w:r>
        <w:r w:rsidRPr="00B90347" w:rsidDel="00D57E3F">
          <w:rPr>
            <w:noProof/>
          </w:rPr>
          <w:delInstrText xml:space="preserve"> HYPERLINK \l "_Toc48268101" </w:delInstrText>
        </w:r>
        <w:r w:rsidRPr="00B90347" w:rsidDel="00D57E3F">
          <w:rPr>
            <w:noProof/>
          </w:rPr>
          <w:fldChar w:fldCharType="separate"/>
        </w:r>
      </w:del>
      <w:ins w:id="1841" w:author="Carlos Erazo" w:date="2020-08-15T05:54:00Z">
        <w:r w:rsidR="00D57E3F">
          <w:rPr>
            <w:b/>
            <w:bCs/>
            <w:noProof/>
          </w:rPr>
          <w:t>Error! Hyperlink reference not valid.</w:t>
        </w:r>
      </w:ins>
      <w:del w:id="1842" w:author="Carlos Erazo" w:date="2020-08-15T05:54:00Z">
        <w:r w:rsidR="0004697E" w:rsidRPr="00B90347" w:rsidDel="00D57E3F">
          <w:rPr>
            <w:rStyle w:val="Hyperlink"/>
            <w:noProof/>
          </w:rPr>
          <w:delText>Table 4. Functions inside the data module.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_Toc48268101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42</w:delText>
        </w:r>
        <w:r w:rsidR="0004697E" w:rsidRPr="00B90347" w:rsidDel="00D57E3F">
          <w:rPr>
            <w:noProof/>
            <w:webHidden/>
          </w:rPr>
          <w:fldChar w:fldCharType="end"/>
        </w:r>
        <w:r w:rsidRPr="00B90347" w:rsidDel="00D57E3F">
          <w:rPr>
            <w:noProof/>
          </w:rPr>
          <w:fldChar w:fldCharType="end"/>
        </w:r>
      </w:del>
    </w:p>
    <w:p w14:paraId="475401F9" w14:textId="75DE9B44" w:rsidR="0004697E" w:rsidRPr="00B90347" w:rsidDel="00D57E3F" w:rsidRDefault="00344313" w:rsidP="00D57E3F">
      <w:pPr>
        <w:pStyle w:val="TableofFigures"/>
        <w:tabs>
          <w:tab w:val="right" w:leader="dot" w:pos="9016"/>
        </w:tabs>
        <w:ind w:firstLine="0"/>
        <w:rPr>
          <w:del w:id="1843" w:author="Carlos Erazo" w:date="2020-08-15T05:54:00Z"/>
          <w:rFonts w:asciiTheme="minorHAnsi" w:eastAsiaTheme="minorEastAsia" w:hAnsiTheme="minorHAnsi"/>
          <w:noProof/>
          <w:color w:val="auto"/>
          <w:sz w:val="22"/>
        </w:rPr>
        <w:pPrChange w:id="1844" w:author="Carlos Erazo" w:date="2020-08-15T05:54:00Z">
          <w:pPr>
            <w:pStyle w:val="TableofFigures"/>
            <w:tabs>
              <w:tab w:val="right" w:leader="dot" w:pos="9016"/>
            </w:tabs>
            <w:ind w:firstLine="0"/>
          </w:pPr>
        </w:pPrChange>
      </w:pPr>
      <w:del w:id="1845" w:author="Carlos Erazo" w:date="2020-08-15T05:54:00Z">
        <w:r w:rsidRPr="00B90347" w:rsidDel="00D57E3F">
          <w:rPr>
            <w:noProof/>
          </w:rPr>
          <w:fldChar w:fldCharType="begin"/>
        </w:r>
        <w:r w:rsidRPr="00B90347" w:rsidDel="00D57E3F">
          <w:rPr>
            <w:noProof/>
          </w:rPr>
          <w:delInstrText xml:space="preserve"> HYPERLINK \l "_Toc48268102" </w:delInstrText>
        </w:r>
        <w:r w:rsidRPr="00B90347" w:rsidDel="00D57E3F">
          <w:rPr>
            <w:noProof/>
          </w:rPr>
          <w:fldChar w:fldCharType="separate"/>
        </w:r>
      </w:del>
      <w:ins w:id="1846" w:author="Carlos Erazo" w:date="2020-08-15T05:54:00Z">
        <w:r w:rsidR="00D57E3F">
          <w:rPr>
            <w:b/>
            <w:bCs/>
            <w:noProof/>
          </w:rPr>
          <w:t>Error! Hyperlink reference not valid.</w:t>
        </w:r>
      </w:ins>
      <w:del w:id="1847" w:author="Carlos Erazo" w:date="2020-08-15T05:54:00Z">
        <w:r w:rsidR="0004697E" w:rsidRPr="00B90347" w:rsidDel="00D57E3F">
          <w:rPr>
            <w:rStyle w:val="Hyperlink"/>
            <w:noProof/>
          </w:rPr>
          <w:delText>Table 5. Sources inside the data sources component.</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_Toc48268102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42</w:delText>
        </w:r>
        <w:r w:rsidR="0004697E" w:rsidRPr="00B90347" w:rsidDel="00D57E3F">
          <w:rPr>
            <w:noProof/>
            <w:webHidden/>
          </w:rPr>
          <w:fldChar w:fldCharType="end"/>
        </w:r>
        <w:r w:rsidRPr="00B90347" w:rsidDel="00D57E3F">
          <w:rPr>
            <w:noProof/>
          </w:rPr>
          <w:fldChar w:fldCharType="end"/>
        </w:r>
      </w:del>
    </w:p>
    <w:p w14:paraId="7CDC777C" w14:textId="6CA7FC63" w:rsidR="0004697E" w:rsidRPr="00B90347" w:rsidDel="00D57E3F" w:rsidRDefault="00344313" w:rsidP="00D57E3F">
      <w:pPr>
        <w:pStyle w:val="TableofFigures"/>
        <w:tabs>
          <w:tab w:val="right" w:leader="dot" w:pos="9016"/>
        </w:tabs>
        <w:ind w:firstLine="0"/>
        <w:rPr>
          <w:del w:id="1848" w:author="Carlos Erazo" w:date="2020-08-15T05:54:00Z"/>
          <w:rFonts w:asciiTheme="minorHAnsi" w:eastAsiaTheme="minorEastAsia" w:hAnsiTheme="minorHAnsi"/>
          <w:noProof/>
          <w:color w:val="auto"/>
          <w:sz w:val="22"/>
        </w:rPr>
        <w:pPrChange w:id="1849" w:author="Carlos Erazo" w:date="2020-08-15T05:54:00Z">
          <w:pPr>
            <w:pStyle w:val="TableofFigures"/>
            <w:tabs>
              <w:tab w:val="right" w:leader="dot" w:pos="9016"/>
            </w:tabs>
            <w:ind w:firstLine="0"/>
          </w:pPr>
        </w:pPrChange>
      </w:pPr>
      <w:del w:id="1850" w:author="Carlos Erazo" w:date="2020-08-15T05:54:00Z">
        <w:r w:rsidRPr="00B90347" w:rsidDel="00D57E3F">
          <w:rPr>
            <w:noProof/>
          </w:rPr>
          <w:fldChar w:fldCharType="begin"/>
        </w:r>
        <w:r w:rsidRPr="00B90347" w:rsidDel="00D57E3F">
          <w:rPr>
            <w:noProof/>
          </w:rPr>
          <w:delInstrText xml:space="preserve"> HYPERLINK \l "_Toc48268103" </w:delInstrText>
        </w:r>
        <w:r w:rsidRPr="00B90347" w:rsidDel="00D57E3F">
          <w:rPr>
            <w:noProof/>
          </w:rPr>
          <w:fldChar w:fldCharType="separate"/>
        </w:r>
      </w:del>
      <w:ins w:id="1851" w:author="Carlos Erazo" w:date="2020-08-15T05:54:00Z">
        <w:r w:rsidR="00D57E3F">
          <w:rPr>
            <w:b/>
            <w:bCs/>
            <w:noProof/>
          </w:rPr>
          <w:t>Error! Hyperlink reference not valid.</w:t>
        </w:r>
      </w:ins>
      <w:del w:id="1852" w:author="Carlos Erazo" w:date="2020-08-15T05:54:00Z">
        <w:r w:rsidR="0004697E" w:rsidRPr="00B90347" w:rsidDel="00D57E3F">
          <w:rPr>
            <w:rStyle w:val="Hyperlink"/>
            <w:noProof/>
          </w:rPr>
          <w:delText>Table 6. Components of the analyze module.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_Toc48268103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44</w:delText>
        </w:r>
        <w:r w:rsidR="0004697E" w:rsidRPr="00B90347" w:rsidDel="00D57E3F">
          <w:rPr>
            <w:noProof/>
            <w:webHidden/>
          </w:rPr>
          <w:fldChar w:fldCharType="end"/>
        </w:r>
        <w:r w:rsidRPr="00B90347" w:rsidDel="00D57E3F">
          <w:rPr>
            <w:noProof/>
          </w:rPr>
          <w:fldChar w:fldCharType="end"/>
        </w:r>
      </w:del>
    </w:p>
    <w:p w14:paraId="30E0BB92" w14:textId="6EB11FB1" w:rsidR="0004697E" w:rsidRPr="00B90347" w:rsidDel="00D57E3F" w:rsidRDefault="00344313" w:rsidP="00D57E3F">
      <w:pPr>
        <w:pStyle w:val="TableofFigures"/>
        <w:tabs>
          <w:tab w:val="right" w:leader="dot" w:pos="9016"/>
        </w:tabs>
        <w:ind w:firstLine="0"/>
        <w:rPr>
          <w:del w:id="1853" w:author="Carlos Erazo" w:date="2020-08-15T05:54:00Z"/>
          <w:rFonts w:asciiTheme="minorHAnsi" w:eastAsiaTheme="minorEastAsia" w:hAnsiTheme="minorHAnsi"/>
          <w:noProof/>
          <w:color w:val="auto"/>
          <w:sz w:val="22"/>
        </w:rPr>
        <w:pPrChange w:id="1854" w:author="Carlos Erazo" w:date="2020-08-15T05:54:00Z">
          <w:pPr>
            <w:pStyle w:val="TableofFigures"/>
            <w:tabs>
              <w:tab w:val="right" w:leader="dot" w:pos="9016"/>
            </w:tabs>
            <w:ind w:firstLine="0"/>
          </w:pPr>
        </w:pPrChange>
      </w:pPr>
      <w:del w:id="1855" w:author="Carlos Erazo" w:date="2020-08-15T05:54:00Z">
        <w:r w:rsidRPr="00B90347" w:rsidDel="00D57E3F">
          <w:rPr>
            <w:noProof/>
          </w:rPr>
          <w:fldChar w:fldCharType="begin"/>
        </w:r>
        <w:r w:rsidRPr="00B90347" w:rsidDel="00D57E3F">
          <w:rPr>
            <w:noProof/>
          </w:rPr>
          <w:delInstrText xml:space="preserve"> HYPERLINK \l "_Toc48268104" </w:delInstrText>
        </w:r>
        <w:r w:rsidRPr="00B90347" w:rsidDel="00D57E3F">
          <w:rPr>
            <w:noProof/>
          </w:rPr>
          <w:fldChar w:fldCharType="separate"/>
        </w:r>
      </w:del>
      <w:ins w:id="1856" w:author="Carlos Erazo" w:date="2020-08-15T05:54:00Z">
        <w:r w:rsidR="00D57E3F">
          <w:rPr>
            <w:b/>
            <w:bCs/>
            <w:noProof/>
          </w:rPr>
          <w:t>Error! Hyperlink reference not valid.</w:t>
        </w:r>
      </w:ins>
      <w:del w:id="1857" w:author="Carlos Erazo" w:date="2020-08-15T05:54:00Z">
        <w:r w:rsidR="0004697E" w:rsidRPr="00B90347" w:rsidDel="00D57E3F">
          <w:rPr>
            <w:rStyle w:val="Hyperlink"/>
            <w:noProof/>
          </w:rPr>
          <w:delText>Table 7. Functions in the stats component.</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_Toc48268104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46</w:delText>
        </w:r>
        <w:r w:rsidR="0004697E" w:rsidRPr="00B90347" w:rsidDel="00D57E3F">
          <w:rPr>
            <w:noProof/>
            <w:webHidden/>
          </w:rPr>
          <w:fldChar w:fldCharType="end"/>
        </w:r>
        <w:r w:rsidRPr="00B90347" w:rsidDel="00D57E3F">
          <w:rPr>
            <w:noProof/>
          </w:rPr>
          <w:fldChar w:fldCharType="end"/>
        </w:r>
      </w:del>
    </w:p>
    <w:p w14:paraId="38889CB1" w14:textId="24EC84AF" w:rsidR="0004697E" w:rsidRPr="00B90347" w:rsidDel="00D57E3F" w:rsidRDefault="00344313" w:rsidP="00D57E3F">
      <w:pPr>
        <w:pStyle w:val="TableofFigures"/>
        <w:tabs>
          <w:tab w:val="right" w:leader="dot" w:pos="9016"/>
        </w:tabs>
        <w:ind w:firstLine="0"/>
        <w:rPr>
          <w:del w:id="1858" w:author="Carlos Erazo" w:date="2020-08-15T05:54:00Z"/>
          <w:rFonts w:asciiTheme="minorHAnsi" w:eastAsiaTheme="minorEastAsia" w:hAnsiTheme="minorHAnsi"/>
          <w:noProof/>
          <w:color w:val="auto"/>
          <w:sz w:val="22"/>
        </w:rPr>
        <w:pPrChange w:id="1859" w:author="Carlos Erazo" w:date="2020-08-15T05:54:00Z">
          <w:pPr>
            <w:pStyle w:val="TableofFigures"/>
            <w:tabs>
              <w:tab w:val="right" w:leader="dot" w:pos="9016"/>
            </w:tabs>
            <w:ind w:firstLine="0"/>
          </w:pPr>
        </w:pPrChange>
      </w:pPr>
      <w:del w:id="1860" w:author="Carlos Erazo" w:date="2020-08-15T05:54:00Z">
        <w:r w:rsidRPr="00B90347" w:rsidDel="00D57E3F">
          <w:rPr>
            <w:noProof/>
          </w:rPr>
          <w:fldChar w:fldCharType="begin"/>
        </w:r>
        <w:r w:rsidRPr="00B90347" w:rsidDel="00D57E3F">
          <w:rPr>
            <w:noProof/>
          </w:rPr>
          <w:delInstrText xml:space="preserve"> HYPERLINK \l "_Toc48268105" </w:delInstrText>
        </w:r>
        <w:r w:rsidRPr="00B90347" w:rsidDel="00D57E3F">
          <w:rPr>
            <w:noProof/>
          </w:rPr>
          <w:fldChar w:fldCharType="separate"/>
        </w:r>
      </w:del>
      <w:ins w:id="1861" w:author="Carlos Erazo" w:date="2020-08-15T05:54:00Z">
        <w:r w:rsidR="00D57E3F">
          <w:rPr>
            <w:b/>
            <w:bCs/>
            <w:noProof/>
          </w:rPr>
          <w:t>Error! Hyperlink reference not valid.</w:t>
        </w:r>
      </w:ins>
      <w:del w:id="1862" w:author="Carlos Erazo" w:date="2020-08-15T05:54:00Z">
        <w:r w:rsidR="0004697E" w:rsidRPr="00B90347" w:rsidDel="00D57E3F">
          <w:rPr>
            <w:rStyle w:val="Hyperlink"/>
            <w:noProof/>
          </w:rPr>
          <w:delText>Table 8. Functions in the hydro component.</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_Toc48268105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48</w:delText>
        </w:r>
        <w:r w:rsidR="0004697E" w:rsidRPr="00B90347" w:rsidDel="00D57E3F">
          <w:rPr>
            <w:noProof/>
            <w:webHidden/>
          </w:rPr>
          <w:fldChar w:fldCharType="end"/>
        </w:r>
        <w:r w:rsidRPr="00B90347" w:rsidDel="00D57E3F">
          <w:rPr>
            <w:noProof/>
          </w:rPr>
          <w:fldChar w:fldCharType="end"/>
        </w:r>
      </w:del>
    </w:p>
    <w:p w14:paraId="6BF0052B" w14:textId="583A8DDD" w:rsidR="0004697E" w:rsidRPr="00B90347" w:rsidDel="00D57E3F" w:rsidRDefault="00344313" w:rsidP="00D57E3F">
      <w:pPr>
        <w:pStyle w:val="TableofFigures"/>
        <w:tabs>
          <w:tab w:val="right" w:leader="dot" w:pos="9016"/>
        </w:tabs>
        <w:ind w:firstLine="0"/>
        <w:rPr>
          <w:del w:id="1863" w:author="Carlos Erazo" w:date="2020-08-15T05:54:00Z"/>
          <w:rFonts w:asciiTheme="minorHAnsi" w:eastAsiaTheme="minorEastAsia" w:hAnsiTheme="minorHAnsi"/>
          <w:noProof/>
          <w:color w:val="auto"/>
          <w:sz w:val="22"/>
        </w:rPr>
        <w:pPrChange w:id="1864" w:author="Carlos Erazo" w:date="2020-08-15T05:54:00Z">
          <w:pPr>
            <w:pStyle w:val="TableofFigures"/>
            <w:tabs>
              <w:tab w:val="right" w:leader="dot" w:pos="9016"/>
            </w:tabs>
            <w:ind w:firstLine="0"/>
          </w:pPr>
        </w:pPrChange>
      </w:pPr>
      <w:del w:id="1865" w:author="Carlos Erazo" w:date="2020-08-15T05:54:00Z">
        <w:r w:rsidRPr="00B90347" w:rsidDel="00D57E3F">
          <w:rPr>
            <w:noProof/>
          </w:rPr>
          <w:fldChar w:fldCharType="begin"/>
        </w:r>
        <w:r w:rsidRPr="00B90347" w:rsidDel="00D57E3F">
          <w:rPr>
            <w:noProof/>
          </w:rPr>
          <w:delInstrText xml:space="preserve"> HYPERLINK \l "_Toc48268106" </w:delInstrText>
        </w:r>
        <w:r w:rsidRPr="00B90347" w:rsidDel="00D57E3F">
          <w:rPr>
            <w:noProof/>
          </w:rPr>
          <w:fldChar w:fldCharType="separate"/>
        </w:r>
      </w:del>
      <w:ins w:id="1866" w:author="Carlos Erazo" w:date="2020-08-15T05:54:00Z">
        <w:r w:rsidR="00D57E3F">
          <w:rPr>
            <w:b/>
            <w:bCs/>
            <w:noProof/>
          </w:rPr>
          <w:t>Error! Hyperlink reference not valid.</w:t>
        </w:r>
      </w:ins>
      <w:del w:id="1867" w:author="Carlos Erazo" w:date="2020-08-15T05:54:00Z">
        <w:r w:rsidR="0004697E" w:rsidRPr="00B90347" w:rsidDel="00D57E3F">
          <w:rPr>
            <w:rStyle w:val="Hyperlink"/>
            <w:noProof/>
          </w:rPr>
          <w:delText>Table 9. Dependency diagram of visualize module.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_Toc48268106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53</w:delText>
        </w:r>
        <w:r w:rsidR="0004697E" w:rsidRPr="00B90347" w:rsidDel="00D57E3F">
          <w:rPr>
            <w:noProof/>
            <w:webHidden/>
          </w:rPr>
          <w:fldChar w:fldCharType="end"/>
        </w:r>
        <w:r w:rsidRPr="00B90347" w:rsidDel="00D57E3F">
          <w:rPr>
            <w:noProof/>
          </w:rPr>
          <w:fldChar w:fldCharType="end"/>
        </w:r>
      </w:del>
    </w:p>
    <w:p w14:paraId="72033EC6" w14:textId="0510177A" w:rsidR="0004697E" w:rsidRPr="00B90347" w:rsidDel="00D57E3F" w:rsidRDefault="00344313" w:rsidP="00D57E3F">
      <w:pPr>
        <w:pStyle w:val="TableofFigures"/>
        <w:tabs>
          <w:tab w:val="right" w:leader="dot" w:pos="9016"/>
        </w:tabs>
        <w:ind w:firstLine="0"/>
        <w:rPr>
          <w:del w:id="1868" w:author="Carlos Erazo" w:date="2020-08-15T05:54:00Z"/>
          <w:rFonts w:asciiTheme="minorHAnsi" w:eastAsiaTheme="minorEastAsia" w:hAnsiTheme="minorHAnsi"/>
          <w:noProof/>
          <w:color w:val="auto"/>
          <w:sz w:val="22"/>
        </w:rPr>
        <w:pPrChange w:id="1869" w:author="Carlos Erazo" w:date="2020-08-15T05:54:00Z">
          <w:pPr>
            <w:pStyle w:val="TableofFigures"/>
            <w:tabs>
              <w:tab w:val="right" w:leader="dot" w:pos="9016"/>
            </w:tabs>
            <w:ind w:firstLine="0"/>
          </w:pPr>
        </w:pPrChange>
      </w:pPr>
      <w:del w:id="1870" w:author="Carlos Erazo" w:date="2020-08-15T05:54:00Z">
        <w:r w:rsidRPr="00B90347" w:rsidDel="00D57E3F">
          <w:rPr>
            <w:noProof/>
          </w:rPr>
          <w:fldChar w:fldCharType="begin"/>
        </w:r>
        <w:r w:rsidRPr="00B90347" w:rsidDel="00D57E3F">
          <w:rPr>
            <w:noProof/>
          </w:rPr>
          <w:delInstrText xml:space="preserve"> HYPERLINK \l "_Toc48268107" </w:delInstrText>
        </w:r>
        <w:r w:rsidRPr="00B90347" w:rsidDel="00D57E3F">
          <w:rPr>
            <w:noProof/>
          </w:rPr>
          <w:fldChar w:fldCharType="separate"/>
        </w:r>
      </w:del>
      <w:ins w:id="1871" w:author="Carlos Erazo" w:date="2020-08-15T05:54:00Z">
        <w:r w:rsidR="00D57E3F">
          <w:rPr>
            <w:b/>
            <w:bCs/>
            <w:noProof/>
          </w:rPr>
          <w:t>Error! Hyperlink reference not valid.</w:t>
        </w:r>
      </w:ins>
      <w:del w:id="1872" w:author="Carlos Erazo" w:date="2020-08-15T05:54:00Z">
        <w:r w:rsidR="0004697E" w:rsidRPr="00B90347" w:rsidDel="00D57E3F">
          <w:rPr>
            <w:rStyle w:val="Hyperlink"/>
            <w:noProof/>
          </w:rPr>
          <w:delText>Table 10. Functions within visualize module.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_Toc48268107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53</w:delText>
        </w:r>
        <w:r w:rsidR="0004697E" w:rsidRPr="00B90347" w:rsidDel="00D57E3F">
          <w:rPr>
            <w:noProof/>
            <w:webHidden/>
          </w:rPr>
          <w:fldChar w:fldCharType="end"/>
        </w:r>
        <w:r w:rsidRPr="00B90347" w:rsidDel="00D57E3F">
          <w:rPr>
            <w:noProof/>
          </w:rPr>
          <w:fldChar w:fldCharType="end"/>
        </w:r>
      </w:del>
    </w:p>
    <w:p w14:paraId="018C3163" w14:textId="10FB50EA" w:rsidR="0004697E" w:rsidRPr="00B90347" w:rsidDel="00D57E3F" w:rsidRDefault="00344313" w:rsidP="00D57E3F">
      <w:pPr>
        <w:pStyle w:val="TableofFigures"/>
        <w:tabs>
          <w:tab w:val="right" w:leader="dot" w:pos="9016"/>
        </w:tabs>
        <w:ind w:firstLine="0"/>
        <w:rPr>
          <w:del w:id="1873" w:author="Carlos Erazo" w:date="2020-08-15T05:54:00Z"/>
          <w:rFonts w:asciiTheme="minorHAnsi" w:eastAsiaTheme="minorEastAsia" w:hAnsiTheme="minorHAnsi"/>
          <w:noProof/>
          <w:color w:val="auto"/>
          <w:sz w:val="22"/>
        </w:rPr>
        <w:pPrChange w:id="1874" w:author="Carlos Erazo" w:date="2020-08-15T05:54:00Z">
          <w:pPr>
            <w:pStyle w:val="TableofFigures"/>
            <w:tabs>
              <w:tab w:val="right" w:leader="dot" w:pos="9016"/>
            </w:tabs>
            <w:ind w:firstLine="0"/>
          </w:pPr>
        </w:pPrChange>
      </w:pPr>
      <w:del w:id="1875" w:author="Carlos Erazo" w:date="2020-08-15T05:54:00Z">
        <w:r w:rsidRPr="00B90347" w:rsidDel="00D57E3F">
          <w:rPr>
            <w:noProof/>
          </w:rPr>
          <w:fldChar w:fldCharType="begin"/>
        </w:r>
        <w:r w:rsidRPr="00B90347" w:rsidDel="00D57E3F">
          <w:rPr>
            <w:noProof/>
          </w:rPr>
          <w:delInstrText xml:space="preserve"> HYPERLINK \l "_Toc48268108" </w:delInstrText>
        </w:r>
        <w:r w:rsidRPr="00B90347" w:rsidDel="00D57E3F">
          <w:rPr>
            <w:noProof/>
          </w:rPr>
          <w:fldChar w:fldCharType="separate"/>
        </w:r>
      </w:del>
      <w:ins w:id="1876" w:author="Carlos Erazo" w:date="2020-08-15T05:54:00Z">
        <w:r w:rsidR="00D57E3F">
          <w:rPr>
            <w:b/>
            <w:bCs/>
            <w:noProof/>
          </w:rPr>
          <w:t>Error! Hyperlink reference not valid.</w:t>
        </w:r>
      </w:ins>
      <w:del w:id="1877" w:author="Carlos Erazo" w:date="2020-08-15T05:54:00Z">
        <w:r w:rsidR="0004697E" w:rsidRPr="00B90347" w:rsidDel="00D57E3F">
          <w:rPr>
            <w:rStyle w:val="Hyperlink"/>
            <w:noProof/>
          </w:rPr>
          <w:delText>Table 11. Functions of map module.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_Toc48268108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55</w:delText>
        </w:r>
        <w:r w:rsidR="0004697E" w:rsidRPr="00B90347" w:rsidDel="00D57E3F">
          <w:rPr>
            <w:noProof/>
            <w:webHidden/>
          </w:rPr>
          <w:fldChar w:fldCharType="end"/>
        </w:r>
        <w:r w:rsidRPr="00B90347" w:rsidDel="00D57E3F">
          <w:rPr>
            <w:noProof/>
          </w:rPr>
          <w:fldChar w:fldCharType="end"/>
        </w:r>
      </w:del>
    </w:p>
    <w:p w14:paraId="6485B288" w14:textId="395BE265" w:rsidR="008B5A51" w:rsidRPr="00D57E3F" w:rsidDel="00D57E3F" w:rsidRDefault="008B5A51" w:rsidP="00D57E3F">
      <w:pPr>
        <w:ind w:firstLine="0"/>
        <w:rPr>
          <w:del w:id="1878" w:author="Carlos Erazo" w:date="2020-08-15T05:54:00Z"/>
          <w:sz w:val="28"/>
          <w:szCs w:val="24"/>
          <w:rPrChange w:id="1879" w:author="Carlos Erazo" w:date="2020-08-15T05:54:00Z">
            <w:rPr>
              <w:del w:id="1880" w:author="Carlos Erazo" w:date="2020-08-15T05:54:00Z"/>
            </w:rPr>
          </w:rPrChange>
        </w:rPr>
      </w:pPr>
      <w:r w:rsidRPr="00B90347">
        <w:fldChar w:fldCharType="end"/>
      </w:r>
    </w:p>
    <w:p w14:paraId="492D925B" w14:textId="38C5A8DE" w:rsidR="00803F64" w:rsidRPr="00D57E3F" w:rsidDel="00D57E3F" w:rsidRDefault="00803F64" w:rsidP="009C0FC9">
      <w:pPr>
        <w:ind w:firstLine="0"/>
        <w:rPr>
          <w:del w:id="1881" w:author="Carlos Erazo" w:date="2020-08-15T05:54:00Z"/>
          <w:b/>
          <w:bCs/>
          <w:sz w:val="28"/>
          <w:szCs w:val="24"/>
          <w:rPrChange w:id="1882" w:author="Carlos Erazo" w:date="2020-08-15T05:54:00Z">
            <w:rPr>
              <w:del w:id="1883" w:author="Carlos Erazo" w:date="2020-08-15T05:54:00Z"/>
              <w:b/>
              <w:bCs/>
            </w:rPr>
          </w:rPrChange>
        </w:rPr>
      </w:pPr>
      <w:del w:id="1884" w:author="Carlos Erazo" w:date="2020-08-15T05:54:00Z">
        <w:r w:rsidRPr="00D57E3F" w:rsidDel="00D57E3F">
          <w:rPr>
            <w:b/>
            <w:bCs/>
            <w:sz w:val="28"/>
            <w:szCs w:val="24"/>
            <w:rPrChange w:id="1885" w:author="Carlos Erazo" w:date="2020-08-15T05:54:00Z">
              <w:rPr>
                <w:b/>
                <w:bCs/>
              </w:rPr>
            </w:rPrChange>
          </w:rPr>
          <w:br w:type="page"/>
        </w:r>
      </w:del>
    </w:p>
    <w:p w14:paraId="3A0A2D27" w14:textId="0CCA3E3B" w:rsidR="009C0FC9" w:rsidRPr="00D57E3F" w:rsidRDefault="009C0FC9" w:rsidP="009C0FC9">
      <w:pPr>
        <w:ind w:firstLine="0"/>
        <w:rPr>
          <w:b/>
          <w:bCs/>
          <w:sz w:val="28"/>
          <w:szCs w:val="24"/>
          <w:rPrChange w:id="1886" w:author="Carlos Erazo" w:date="2020-08-15T05:54:00Z">
            <w:rPr>
              <w:b/>
              <w:bCs/>
            </w:rPr>
          </w:rPrChange>
        </w:rPr>
      </w:pPr>
      <w:r w:rsidRPr="00D57E3F">
        <w:rPr>
          <w:b/>
          <w:bCs/>
          <w:sz w:val="28"/>
          <w:szCs w:val="24"/>
          <w:rPrChange w:id="1887" w:author="Carlos Erazo" w:date="2020-08-15T05:54:00Z">
            <w:rPr>
              <w:b/>
              <w:bCs/>
            </w:rPr>
          </w:rPrChange>
        </w:rPr>
        <w:t xml:space="preserve">List of </w:t>
      </w:r>
      <w:r w:rsidR="00803F64" w:rsidRPr="00D57E3F">
        <w:rPr>
          <w:b/>
          <w:bCs/>
          <w:sz w:val="28"/>
          <w:szCs w:val="24"/>
          <w:rPrChange w:id="1888" w:author="Carlos Erazo" w:date="2020-08-15T05:54:00Z">
            <w:rPr>
              <w:b/>
              <w:bCs/>
            </w:rPr>
          </w:rPrChange>
        </w:rPr>
        <w:t>E</w:t>
      </w:r>
      <w:r w:rsidRPr="00D57E3F">
        <w:rPr>
          <w:b/>
          <w:bCs/>
          <w:sz w:val="28"/>
          <w:szCs w:val="24"/>
          <w:rPrChange w:id="1889" w:author="Carlos Erazo" w:date="2020-08-15T05:54:00Z">
            <w:rPr>
              <w:b/>
              <w:bCs/>
            </w:rPr>
          </w:rPrChange>
        </w:rPr>
        <w:t>quations</w:t>
      </w:r>
    </w:p>
    <w:p w14:paraId="06C79A6C" w14:textId="48AB2117" w:rsidR="00D57E3F" w:rsidRDefault="009C0FC9" w:rsidP="00D57E3F">
      <w:pPr>
        <w:pStyle w:val="TableofFigures"/>
        <w:tabs>
          <w:tab w:val="right" w:leader="dot" w:pos="9016"/>
        </w:tabs>
        <w:ind w:firstLine="0"/>
        <w:rPr>
          <w:ins w:id="1890" w:author="Carlos Erazo" w:date="2020-08-15T05:54:00Z"/>
          <w:rFonts w:asciiTheme="minorHAnsi" w:eastAsiaTheme="minorEastAsia" w:hAnsiTheme="minorHAnsi"/>
          <w:noProof/>
          <w:color w:val="auto"/>
          <w:sz w:val="22"/>
        </w:rPr>
        <w:pPrChange w:id="1891" w:author="Carlos Erazo" w:date="2020-08-15T05:54:00Z">
          <w:pPr>
            <w:pStyle w:val="TableofFigures"/>
            <w:tabs>
              <w:tab w:val="right" w:leader="dot" w:pos="9016"/>
            </w:tabs>
          </w:pPr>
        </w:pPrChange>
      </w:pPr>
      <w:r w:rsidRPr="00B90347">
        <w:fldChar w:fldCharType="begin"/>
      </w:r>
      <w:r w:rsidRPr="00B90347">
        <w:instrText xml:space="preserve"> TOC \h \z \c "Equation" </w:instrText>
      </w:r>
      <w:r w:rsidRPr="00B90347">
        <w:fldChar w:fldCharType="separate"/>
      </w:r>
      <w:ins w:id="1892" w:author="Carlos Erazo" w:date="2020-08-15T05:54:00Z">
        <w:r w:rsidR="00D57E3F" w:rsidRPr="00D11297">
          <w:rPr>
            <w:rStyle w:val="Hyperlink"/>
            <w:noProof/>
          </w:rPr>
          <w:fldChar w:fldCharType="begin"/>
        </w:r>
        <w:r w:rsidR="00D57E3F" w:rsidRPr="00D11297">
          <w:rPr>
            <w:rStyle w:val="Hyperlink"/>
            <w:noProof/>
          </w:rPr>
          <w:instrText xml:space="preserve"> </w:instrText>
        </w:r>
        <w:r w:rsidR="00D57E3F">
          <w:rPr>
            <w:noProof/>
          </w:rPr>
          <w:instrText>HYPERLINK \l "_Toc48363289"</w:instrText>
        </w:r>
        <w:r w:rsidR="00D57E3F" w:rsidRPr="00D11297">
          <w:rPr>
            <w:rStyle w:val="Hyperlink"/>
            <w:noProof/>
          </w:rPr>
          <w:instrText xml:space="preserve"> </w:instrText>
        </w:r>
        <w:r w:rsidR="00D57E3F" w:rsidRPr="00D11297">
          <w:rPr>
            <w:rStyle w:val="Hyperlink"/>
            <w:noProof/>
          </w:rPr>
        </w:r>
        <w:r w:rsidR="00D57E3F" w:rsidRPr="00D11297">
          <w:rPr>
            <w:rStyle w:val="Hyperlink"/>
            <w:noProof/>
          </w:rPr>
          <w:fldChar w:fldCharType="separate"/>
        </w:r>
        <w:r w:rsidR="00D57E3F" w:rsidRPr="00D11297">
          <w:rPr>
            <w:rStyle w:val="Hyperlink"/>
            <w:noProof/>
          </w:rPr>
          <w:t>Equation 1. Average precipitation using arithmetic mean.</w:t>
        </w:r>
        <w:r w:rsidR="00D57E3F">
          <w:rPr>
            <w:noProof/>
            <w:webHidden/>
          </w:rPr>
          <w:tab/>
        </w:r>
        <w:r w:rsidR="00D57E3F">
          <w:rPr>
            <w:noProof/>
            <w:webHidden/>
          </w:rPr>
          <w:fldChar w:fldCharType="begin"/>
        </w:r>
        <w:r w:rsidR="00D57E3F">
          <w:rPr>
            <w:noProof/>
            <w:webHidden/>
          </w:rPr>
          <w:instrText xml:space="preserve"> PAGEREF _Toc48363289 \h </w:instrText>
        </w:r>
        <w:r w:rsidR="00D57E3F">
          <w:rPr>
            <w:noProof/>
            <w:webHidden/>
          </w:rPr>
        </w:r>
      </w:ins>
      <w:r w:rsidR="00D57E3F">
        <w:rPr>
          <w:noProof/>
          <w:webHidden/>
        </w:rPr>
        <w:fldChar w:fldCharType="separate"/>
      </w:r>
      <w:ins w:id="1893" w:author="Carlos Erazo" w:date="2020-08-15T05:54:00Z">
        <w:r w:rsidR="00D57E3F">
          <w:rPr>
            <w:noProof/>
            <w:webHidden/>
          </w:rPr>
          <w:t>8</w:t>
        </w:r>
        <w:r w:rsidR="00D57E3F">
          <w:rPr>
            <w:noProof/>
            <w:webHidden/>
          </w:rPr>
          <w:fldChar w:fldCharType="end"/>
        </w:r>
        <w:r w:rsidR="00D57E3F" w:rsidRPr="00D11297">
          <w:rPr>
            <w:rStyle w:val="Hyperlink"/>
            <w:noProof/>
          </w:rPr>
          <w:fldChar w:fldCharType="end"/>
        </w:r>
      </w:ins>
    </w:p>
    <w:p w14:paraId="327BD8E8" w14:textId="5BF5DEA3" w:rsidR="00D57E3F" w:rsidRDefault="00D57E3F" w:rsidP="00D57E3F">
      <w:pPr>
        <w:pStyle w:val="TableofFigures"/>
        <w:tabs>
          <w:tab w:val="right" w:leader="dot" w:pos="9016"/>
        </w:tabs>
        <w:ind w:firstLine="0"/>
        <w:rPr>
          <w:ins w:id="1894" w:author="Carlos Erazo" w:date="2020-08-15T05:54:00Z"/>
          <w:rFonts w:asciiTheme="minorHAnsi" w:eastAsiaTheme="minorEastAsia" w:hAnsiTheme="minorHAnsi"/>
          <w:noProof/>
          <w:color w:val="auto"/>
          <w:sz w:val="22"/>
        </w:rPr>
        <w:pPrChange w:id="1895" w:author="Carlos Erazo" w:date="2020-08-15T05:54:00Z">
          <w:pPr>
            <w:pStyle w:val="TableofFigures"/>
            <w:tabs>
              <w:tab w:val="right" w:leader="dot" w:pos="9016"/>
            </w:tabs>
          </w:pPr>
        </w:pPrChange>
      </w:pPr>
      <w:ins w:id="1896"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"_Toc48363290"</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2. Average precipitation using Thiessen method.</w:t>
        </w:r>
        <w:r>
          <w:rPr>
            <w:noProof/>
            <w:webHidden/>
          </w:rPr>
          <w:tab/>
        </w:r>
        <w:r>
          <w:rPr>
            <w:noProof/>
            <w:webHidden/>
          </w:rPr>
          <w:fldChar w:fldCharType="begin"/>
        </w:r>
        <w:r>
          <w:rPr>
            <w:noProof/>
            <w:webHidden/>
          </w:rPr>
          <w:instrText xml:space="preserve"> PAGEREF _Toc48363290 \h </w:instrText>
        </w:r>
        <w:r>
          <w:rPr>
            <w:noProof/>
            <w:webHidden/>
          </w:rPr>
        </w:r>
      </w:ins>
      <w:r>
        <w:rPr>
          <w:noProof/>
          <w:webHidden/>
        </w:rPr>
        <w:fldChar w:fldCharType="separate"/>
      </w:r>
      <w:ins w:id="1897" w:author="Carlos Erazo" w:date="2020-08-15T05:54:00Z">
        <w:r>
          <w:rPr>
            <w:noProof/>
            <w:webHidden/>
          </w:rPr>
          <w:t>8</w:t>
        </w:r>
        <w:r>
          <w:rPr>
            <w:noProof/>
            <w:webHidden/>
          </w:rPr>
          <w:fldChar w:fldCharType="end"/>
        </w:r>
        <w:r w:rsidRPr="00D11297">
          <w:rPr>
            <w:rStyle w:val="Hyperlink"/>
            <w:noProof/>
          </w:rPr>
          <w:fldChar w:fldCharType="end"/>
        </w:r>
      </w:ins>
    </w:p>
    <w:p w14:paraId="543D148C" w14:textId="73210ED3" w:rsidR="00D57E3F" w:rsidRDefault="00D57E3F" w:rsidP="00D57E3F">
      <w:pPr>
        <w:pStyle w:val="TableofFigures"/>
        <w:tabs>
          <w:tab w:val="right" w:leader="dot" w:pos="9016"/>
        </w:tabs>
        <w:ind w:firstLine="0"/>
        <w:rPr>
          <w:ins w:id="1898" w:author="Carlos Erazo" w:date="2020-08-15T05:54:00Z"/>
          <w:rFonts w:asciiTheme="minorHAnsi" w:eastAsiaTheme="minorEastAsia" w:hAnsiTheme="minorHAnsi"/>
          <w:noProof/>
          <w:color w:val="auto"/>
          <w:sz w:val="22"/>
        </w:rPr>
        <w:pPrChange w:id="1899" w:author="Carlos Erazo" w:date="2020-08-15T05:54:00Z">
          <w:pPr>
            <w:pStyle w:val="TableofFigures"/>
            <w:tabs>
              <w:tab w:val="right" w:leader="dot" w:pos="9016"/>
            </w:tabs>
          </w:pPr>
        </w:pPrChange>
      </w:pPr>
      <w:ins w:id="1900"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"_Toc48363291"</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3. Water balance equation.</w:t>
        </w:r>
        <w:r>
          <w:rPr>
            <w:noProof/>
            <w:webHidden/>
          </w:rPr>
          <w:tab/>
        </w:r>
        <w:r>
          <w:rPr>
            <w:noProof/>
            <w:webHidden/>
          </w:rPr>
          <w:fldChar w:fldCharType="begin"/>
        </w:r>
        <w:r>
          <w:rPr>
            <w:noProof/>
            <w:webHidden/>
          </w:rPr>
          <w:instrText xml:space="preserve"> PAGEREF _Toc48363291 \h </w:instrText>
        </w:r>
        <w:r>
          <w:rPr>
            <w:noProof/>
            <w:webHidden/>
          </w:rPr>
        </w:r>
      </w:ins>
      <w:r>
        <w:rPr>
          <w:noProof/>
          <w:webHidden/>
        </w:rPr>
        <w:fldChar w:fldCharType="separate"/>
      </w:r>
      <w:ins w:id="1901" w:author="Carlos Erazo" w:date="2020-08-15T05:54:00Z">
        <w:r>
          <w:rPr>
            <w:noProof/>
            <w:webHidden/>
          </w:rPr>
          <w:t>9</w:t>
        </w:r>
        <w:r>
          <w:rPr>
            <w:noProof/>
            <w:webHidden/>
          </w:rPr>
          <w:fldChar w:fldCharType="end"/>
        </w:r>
        <w:r w:rsidRPr="00D11297">
          <w:rPr>
            <w:rStyle w:val="Hyperlink"/>
            <w:noProof/>
          </w:rPr>
          <w:fldChar w:fldCharType="end"/>
        </w:r>
      </w:ins>
    </w:p>
    <w:p w14:paraId="464A17A6" w14:textId="630424CF" w:rsidR="00D57E3F" w:rsidRDefault="00D57E3F" w:rsidP="00D57E3F">
      <w:pPr>
        <w:pStyle w:val="TableofFigures"/>
        <w:tabs>
          <w:tab w:val="right" w:leader="dot" w:pos="9016"/>
        </w:tabs>
        <w:ind w:firstLine="0"/>
        <w:rPr>
          <w:ins w:id="1902" w:author="Carlos Erazo" w:date="2020-08-15T05:54:00Z"/>
          <w:rFonts w:asciiTheme="minorHAnsi" w:eastAsiaTheme="minorEastAsia" w:hAnsiTheme="minorHAnsi"/>
          <w:noProof/>
          <w:color w:val="auto"/>
          <w:sz w:val="22"/>
        </w:rPr>
        <w:pPrChange w:id="1903" w:author="Carlos Erazo" w:date="2020-08-15T05:54:00Z">
          <w:pPr>
            <w:pStyle w:val="TableofFigures"/>
            <w:tabs>
              <w:tab w:val="right" w:leader="dot" w:pos="9016"/>
            </w:tabs>
          </w:pPr>
        </w:pPrChange>
      </w:pPr>
      <w:ins w:id="1904"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"_Toc48363292"</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4. SCS intial abstraction</w:t>
        </w:r>
        <w:r>
          <w:rPr>
            <w:noProof/>
            <w:webHidden/>
          </w:rPr>
          <w:tab/>
        </w:r>
        <w:r>
          <w:rPr>
            <w:noProof/>
            <w:webHidden/>
          </w:rPr>
          <w:fldChar w:fldCharType="begin"/>
        </w:r>
        <w:r>
          <w:rPr>
            <w:noProof/>
            <w:webHidden/>
          </w:rPr>
          <w:instrText xml:space="preserve"> PAGEREF _Toc48363292 \h </w:instrText>
        </w:r>
        <w:r>
          <w:rPr>
            <w:noProof/>
            <w:webHidden/>
          </w:rPr>
        </w:r>
      </w:ins>
      <w:r>
        <w:rPr>
          <w:noProof/>
          <w:webHidden/>
        </w:rPr>
        <w:fldChar w:fldCharType="separate"/>
      </w:r>
      <w:ins w:id="1905" w:author="Carlos Erazo" w:date="2020-08-15T05:54:00Z">
        <w:r>
          <w:rPr>
            <w:noProof/>
            <w:webHidden/>
          </w:rPr>
          <w:t>10</w:t>
        </w:r>
        <w:r>
          <w:rPr>
            <w:noProof/>
            <w:webHidden/>
          </w:rPr>
          <w:fldChar w:fldCharType="end"/>
        </w:r>
        <w:r w:rsidRPr="00D11297">
          <w:rPr>
            <w:rStyle w:val="Hyperlink"/>
            <w:noProof/>
          </w:rPr>
          <w:fldChar w:fldCharType="end"/>
        </w:r>
      </w:ins>
    </w:p>
    <w:p w14:paraId="237A1E83" w14:textId="2C826BD9" w:rsidR="00D57E3F" w:rsidRDefault="00D57E3F" w:rsidP="00D57E3F">
      <w:pPr>
        <w:pStyle w:val="TableofFigures"/>
        <w:tabs>
          <w:tab w:val="right" w:leader="dot" w:pos="9016"/>
        </w:tabs>
        <w:ind w:firstLine="0"/>
        <w:rPr>
          <w:ins w:id="1906" w:author="Carlos Erazo" w:date="2020-08-15T05:54:00Z"/>
          <w:rFonts w:asciiTheme="minorHAnsi" w:eastAsiaTheme="minorEastAsia" w:hAnsiTheme="minorHAnsi"/>
          <w:noProof/>
          <w:color w:val="auto"/>
          <w:sz w:val="22"/>
        </w:rPr>
        <w:pPrChange w:id="1907" w:author="Carlos Erazo" w:date="2020-08-15T05:54:00Z">
          <w:pPr>
            <w:pStyle w:val="TableofFigures"/>
            <w:tabs>
              <w:tab w:val="right" w:leader="dot" w:pos="9016"/>
            </w:tabs>
          </w:pPr>
        </w:pPrChange>
      </w:pPr>
      <w:ins w:id="1908"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"_Toc48363293"</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5. SCS maximum storage retention.</w:t>
        </w:r>
        <w:r>
          <w:rPr>
            <w:noProof/>
            <w:webHidden/>
          </w:rPr>
          <w:tab/>
        </w:r>
        <w:r>
          <w:rPr>
            <w:noProof/>
            <w:webHidden/>
          </w:rPr>
          <w:fldChar w:fldCharType="begin"/>
        </w:r>
        <w:r>
          <w:rPr>
            <w:noProof/>
            <w:webHidden/>
          </w:rPr>
          <w:instrText xml:space="preserve"> PAGEREF _Toc48363293 \h </w:instrText>
        </w:r>
        <w:r>
          <w:rPr>
            <w:noProof/>
            <w:webHidden/>
          </w:rPr>
        </w:r>
      </w:ins>
      <w:r>
        <w:rPr>
          <w:noProof/>
          <w:webHidden/>
        </w:rPr>
        <w:fldChar w:fldCharType="separate"/>
      </w:r>
      <w:ins w:id="1909" w:author="Carlos Erazo" w:date="2020-08-15T05:54:00Z">
        <w:r>
          <w:rPr>
            <w:noProof/>
            <w:webHidden/>
          </w:rPr>
          <w:t>10</w:t>
        </w:r>
        <w:r>
          <w:rPr>
            <w:noProof/>
            <w:webHidden/>
          </w:rPr>
          <w:fldChar w:fldCharType="end"/>
        </w:r>
        <w:r w:rsidRPr="00D11297">
          <w:rPr>
            <w:rStyle w:val="Hyperlink"/>
            <w:noProof/>
          </w:rPr>
          <w:fldChar w:fldCharType="end"/>
        </w:r>
      </w:ins>
    </w:p>
    <w:p w14:paraId="1EF14DF3" w14:textId="1141504D" w:rsidR="00D57E3F" w:rsidRDefault="00D57E3F" w:rsidP="00D57E3F">
      <w:pPr>
        <w:pStyle w:val="TableofFigures"/>
        <w:tabs>
          <w:tab w:val="right" w:leader="dot" w:pos="9016"/>
        </w:tabs>
        <w:ind w:firstLine="0"/>
        <w:rPr>
          <w:ins w:id="1910" w:author="Carlos Erazo" w:date="2020-08-15T05:54:00Z"/>
          <w:rFonts w:asciiTheme="minorHAnsi" w:eastAsiaTheme="minorEastAsia" w:hAnsiTheme="minorHAnsi"/>
          <w:noProof/>
          <w:color w:val="auto"/>
          <w:sz w:val="22"/>
        </w:rPr>
        <w:pPrChange w:id="1911" w:author="Carlos Erazo" w:date="2020-08-15T05:54:00Z">
          <w:pPr>
            <w:pStyle w:val="TableofFigures"/>
            <w:tabs>
              <w:tab w:val="right" w:leader="dot" w:pos="9016"/>
            </w:tabs>
          </w:pPr>
        </w:pPrChange>
      </w:pPr>
      <w:ins w:id="1912"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"_Toc48363294"</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6. SCS runoff.</w:t>
        </w:r>
        <w:r>
          <w:rPr>
            <w:noProof/>
            <w:webHidden/>
          </w:rPr>
          <w:tab/>
        </w:r>
        <w:r>
          <w:rPr>
            <w:noProof/>
            <w:webHidden/>
          </w:rPr>
          <w:fldChar w:fldCharType="begin"/>
        </w:r>
        <w:r>
          <w:rPr>
            <w:noProof/>
            <w:webHidden/>
          </w:rPr>
          <w:instrText xml:space="preserve"> PAGEREF _Toc48363294 \h </w:instrText>
        </w:r>
        <w:r>
          <w:rPr>
            <w:noProof/>
            <w:webHidden/>
          </w:rPr>
        </w:r>
      </w:ins>
      <w:r>
        <w:rPr>
          <w:noProof/>
          <w:webHidden/>
        </w:rPr>
        <w:fldChar w:fldCharType="separate"/>
      </w:r>
      <w:ins w:id="1913" w:author="Carlos Erazo" w:date="2020-08-15T05:54:00Z">
        <w:r>
          <w:rPr>
            <w:noProof/>
            <w:webHidden/>
          </w:rPr>
          <w:t>11</w:t>
        </w:r>
        <w:r>
          <w:rPr>
            <w:noProof/>
            <w:webHidden/>
          </w:rPr>
          <w:fldChar w:fldCharType="end"/>
        </w:r>
        <w:r w:rsidRPr="00D11297">
          <w:rPr>
            <w:rStyle w:val="Hyperlink"/>
            <w:noProof/>
          </w:rPr>
          <w:fldChar w:fldCharType="end"/>
        </w:r>
      </w:ins>
    </w:p>
    <w:p w14:paraId="2A482C42" w14:textId="4F0AFB7B" w:rsidR="00D57E3F" w:rsidRDefault="00D57E3F" w:rsidP="00D57E3F">
      <w:pPr>
        <w:pStyle w:val="TableofFigures"/>
        <w:tabs>
          <w:tab w:val="right" w:leader="dot" w:pos="9016"/>
        </w:tabs>
        <w:ind w:firstLine="0"/>
        <w:rPr>
          <w:ins w:id="1914" w:author="Carlos Erazo" w:date="2020-08-15T05:54:00Z"/>
          <w:rFonts w:asciiTheme="minorHAnsi" w:eastAsiaTheme="minorEastAsia" w:hAnsiTheme="minorHAnsi"/>
          <w:noProof/>
          <w:color w:val="auto"/>
          <w:sz w:val="22"/>
        </w:rPr>
        <w:pPrChange w:id="1915" w:author="Carlos Erazo" w:date="2020-08-15T05:54:00Z">
          <w:pPr>
            <w:pStyle w:val="TableofFigures"/>
            <w:tabs>
              <w:tab w:val="right" w:leader="dot" w:pos="9016"/>
            </w:tabs>
          </w:pPr>
        </w:pPrChange>
      </w:pPr>
      <w:ins w:id="1916"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"_Toc48363295"</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7. SCS Time of concentration.</w:t>
        </w:r>
        <w:r>
          <w:rPr>
            <w:noProof/>
            <w:webHidden/>
          </w:rPr>
          <w:tab/>
        </w:r>
        <w:r>
          <w:rPr>
            <w:noProof/>
            <w:webHidden/>
          </w:rPr>
          <w:fldChar w:fldCharType="begin"/>
        </w:r>
        <w:r>
          <w:rPr>
            <w:noProof/>
            <w:webHidden/>
          </w:rPr>
          <w:instrText xml:space="preserve"> PAGEREF _Toc48363295 \h </w:instrText>
        </w:r>
        <w:r>
          <w:rPr>
            <w:noProof/>
            <w:webHidden/>
          </w:rPr>
        </w:r>
      </w:ins>
      <w:r>
        <w:rPr>
          <w:noProof/>
          <w:webHidden/>
        </w:rPr>
        <w:fldChar w:fldCharType="separate"/>
      </w:r>
      <w:ins w:id="1917" w:author="Carlos Erazo" w:date="2020-08-15T05:54:00Z">
        <w:r>
          <w:rPr>
            <w:noProof/>
            <w:webHidden/>
          </w:rPr>
          <w:t>12</w:t>
        </w:r>
        <w:r>
          <w:rPr>
            <w:noProof/>
            <w:webHidden/>
          </w:rPr>
          <w:fldChar w:fldCharType="end"/>
        </w:r>
        <w:r w:rsidRPr="00D11297">
          <w:rPr>
            <w:rStyle w:val="Hyperlink"/>
            <w:noProof/>
          </w:rPr>
          <w:fldChar w:fldCharType="end"/>
        </w:r>
      </w:ins>
    </w:p>
    <w:p w14:paraId="2DD6B6AC" w14:textId="3EF1701E" w:rsidR="00D57E3F" w:rsidRDefault="00D57E3F" w:rsidP="00D57E3F">
      <w:pPr>
        <w:pStyle w:val="TableofFigures"/>
        <w:tabs>
          <w:tab w:val="right" w:leader="dot" w:pos="9016"/>
        </w:tabs>
        <w:ind w:firstLine="0"/>
        <w:rPr>
          <w:ins w:id="1918" w:author="Carlos Erazo" w:date="2020-08-15T05:54:00Z"/>
          <w:rFonts w:asciiTheme="minorHAnsi" w:eastAsiaTheme="minorEastAsia" w:hAnsiTheme="minorHAnsi"/>
          <w:noProof/>
          <w:color w:val="auto"/>
          <w:sz w:val="22"/>
        </w:rPr>
        <w:pPrChange w:id="1919" w:author="Carlos Erazo" w:date="2020-08-15T05:54:00Z">
          <w:pPr>
            <w:pStyle w:val="TableofFigures"/>
            <w:tabs>
              <w:tab w:val="right" w:leader="dot" w:pos="9016"/>
            </w:tabs>
          </w:pPr>
        </w:pPrChange>
      </w:pPr>
      <w:ins w:id="1920"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"_Toc48363296"</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8. Kerby-Kirpich method for time of concentration.</w:t>
        </w:r>
        <w:r>
          <w:rPr>
            <w:noProof/>
            <w:webHidden/>
          </w:rPr>
          <w:tab/>
        </w:r>
        <w:r>
          <w:rPr>
            <w:noProof/>
            <w:webHidden/>
          </w:rPr>
          <w:fldChar w:fldCharType="begin"/>
        </w:r>
        <w:r>
          <w:rPr>
            <w:noProof/>
            <w:webHidden/>
          </w:rPr>
          <w:instrText xml:space="preserve"> PAGEREF _Toc48363296 \h </w:instrText>
        </w:r>
        <w:r>
          <w:rPr>
            <w:noProof/>
            <w:webHidden/>
          </w:rPr>
        </w:r>
      </w:ins>
      <w:r>
        <w:rPr>
          <w:noProof/>
          <w:webHidden/>
        </w:rPr>
        <w:fldChar w:fldCharType="separate"/>
      </w:r>
      <w:ins w:id="1921" w:author="Carlos Erazo" w:date="2020-08-15T05:54:00Z">
        <w:r>
          <w:rPr>
            <w:noProof/>
            <w:webHidden/>
          </w:rPr>
          <w:t>12</w:t>
        </w:r>
        <w:r>
          <w:rPr>
            <w:noProof/>
            <w:webHidden/>
          </w:rPr>
          <w:fldChar w:fldCharType="end"/>
        </w:r>
        <w:r w:rsidRPr="00D11297">
          <w:rPr>
            <w:rStyle w:val="Hyperlink"/>
            <w:noProof/>
          </w:rPr>
          <w:fldChar w:fldCharType="end"/>
        </w:r>
      </w:ins>
    </w:p>
    <w:p w14:paraId="212A9E08" w14:textId="4119F963" w:rsidR="00D57E3F" w:rsidRDefault="00D57E3F" w:rsidP="00D57E3F">
      <w:pPr>
        <w:pStyle w:val="TableofFigures"/>
        <w:tabs>
          <w:tab w:val="right" w:leader="dot" w:pos="9016"/>
        </w:tabs>
        <w:ind w:firstLine="0"/>
        <w:rPr>
          <w:ins w:id="1922" w:author="Carlos Erazo" w:date="2020-08-15T05:54:00Z"/>
          <w:rFonts w:asciiTheme="minorHAnsi" w:eastAsiaTheme="minorEastAsia" w:hAnsiTheme="minorHAnsi"/>
          <w:noProof/>
          <w:color w:val="auto"/>
          <w:sz w:val="22"/>
        </w:rPr>
        <w:pPrChange w:id="1923" w:author="Carlos Erazo" w:date="2020-08-15T05:54:00Z">
          <w:pPr>
            <w:pStyle w:val="TableofFigures"/>
            <w:tabs>
              <w:tab w:val="right" w:leader="dot" w:pos="9016"/>
            </w:tabs>
          </w:pPr>
        </w:pPrChange>
      </w:pPr>
      <w:ins w:id="1924"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"_Toc48363297"</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9. Kerby time of concentration.</w:t>
        </w:r>
        <w:r>
          <w:rPr>
            <w:noProof/>
            <w:webHidden/>
          </w:rPr>
          <w:tab/>
        </w:r>
        <w:r>
          <w:rPr>
            <w:noProof/>
            <w:webHidden/>
          </w:rPr>
          <w:fldChar w:fldCharType="begin"/>
        </w:r>
        <w:r>
          <w:rPr>
            <w:noProof/>
            <w:webHidden/>
          </w:rPr>
          <w:instrText xml:space="preserve"> PAGEREF _Toc48363297 \h </w:instrText>
        </w:r>
        <w:r>
          <w:rPr>
            <w:noProof/>
            <w:webHidden/>
          </w:rPr>
        </w:r>
      </w:ins>
      <w:r>
        <w:rPr>
          <w:noProof/>
          <w:webHidden/>
        </w:rPr>
        <w:fldChar w:fldCharType="separate"/>
      </w:r>
      <w:ins w:id="1925" w:author="Carlos Erazo" w:date="2020-08-15T05:54:00Z">
        <w:r>
          <w:rPr>
            <w:noProof/>
            <w:webHidden/>
          </w:rPr>
          <w:t>12</w:t>
        </w:r>
        <w:r>
          <w:rPr>
            <w:noProof/>
            <w:webHidden/>
          </w:rPr>
          <w:fldChar w:fldCharType="end"/>
        </w:r>
        <w:r w:rsidRPr="00D11297">
          <w:rPr>
            <w:rStyle w:val="Hyperlink"/>
            <w:noProof/>
          </w:rPr>
          <w:fldChar w:fldCharType="end"/>
        </w:r>
      </w:ins>
    </w:p>
    <w:p w14:paraId="7AFD5F8F" w14:textId="686A9A99" w:rsidR="00D57E3F" w:rsidRDefault="00D57E3F" w:rsidP="00D57E3F">
      <w:pPr>
        <w:pStyle w:val="TableofFigures"/>
        <w:tabs>
          <w:tab w:val="right" w:leader="dot" w:pos="9016"/>
        </w:tabs>
        <w:ind w:firstLine="0"/>
        <w:rPr>
          <w:ins w:id="1926" w:author="Carlos Erazo" w:date="2020-08-15T05:54:00Z"/>
          <w:rFonts w:asciiTheme="minorHAnsi" w:eastAsiaTheme="minorEastAsia" w:hAnsiTheme="minorHAnsi"/>
          <w:noProof/>
          <w:color w:val="auto"/>
          <w:sz w:val="22"/>
        </w:rPr>
        <w:pPrChange w:id="1927" w:author="Carlos Erazo" w:date="2020-08-15T05:54:00Z">
          <w:pPr>
            <w:pStyle w:val="TableofFigures"/>
            <w:tabs>
              <w:tab w:val="right" w:leader="dot" w:pos="9016"/>
            </w:tabs>
          </w:pPr>
        </w:pPrChange>
      </w:pPr>
      <w:ins w:id="1928"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"_Toc48363298"</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10. Time lag and time to peak.</w:t>
        </w:r>
        <w:r>
          <w:rPr>
            <w:noProof/>
            <w:webHidden/>
          </w:rPr>
          <w:tab/>
        </w:r>
        <w:r>
          <w:rPr>
            <w:noProof/>
            <w:webHidden/>
          </w:rPr>
          <w:fldChar w:fldCharType="begin"/>
        </w:r>
        <w:r>
          <w:rPr>
            <w:noProof/>
            <w:webHidden/>
          </w:rPr>
          <w:instrText xml:space="preserve"> PAGEREF _Toc48363298 \h </w:instrText>
        </w:r>
        <w:r>
          <w:rPr>
            <w:noProof/>
            <w:webHidden/>
          </w:rPr>
        </w:r>
      </w:ins>
      <w:r>
        <w:rPr>
          <w:noProof/>
          <w:webHidden/>
        </w:rPr>
        <w:fldChar w:fldCharType="separate"/>
      </w:r>
      <w:ins w:id="1929" w:author="Carlos Erazo" w:date="2020-08-15T05:54:00Z">
        <w:r>
          <w:rPr>
            <w:noProof/>
            <w:webHidden/>
          </w:rPr>
          <w:t>12</w:t>
        </w:r>
        <w:r>
          <w:rPr>
            <w:noProof/>
            <w:webHidden/>
          </w:rPr>
          <w:fldChar w:fldCharType="end"/>
        </w:r>
        <w:r w:rsidRPr="00D11297">
          <w:rPr>
            <w:rStyle w:val="Hyperlink"/>
            <w:noProof/>
          </w:rPr>
          <w:fldChar w:fldCharType="end"/>
        </w:r>
      </w:ins>
    </w:p>
    <w:p w14:paraId="6547FC2A" w14:textId="36E8211D" w:rsidR="00D57E3F" w:rsidRDefault="00D57E3F" w:rsidP="00D57E3F">
      <w:pPr>
        <w:pStyle w:val="TableofFigures"/>
        <w:tabs>
          <w:tab w:val="right" w:leader="dot" w:pos="9016"/>
        </w:tabs>
        <w:ind w:firstLine="0"/>
        <w:rPr>
          <w:ins w:id="1930" w:author="Carlos Erazo" w:date="2020-08-15T05:54:00Z"/>
          <w:rFonts w:asciiTheme="minorHAnsi" w:eastAsiaTheme="minorEastAsia" w:hAnsiTheme="minorHAnsi"/>
          <w:noProof/>
          <w:color w:val="auto"/>
          <w:sz w:val="22"/>
        </w:rPr>
        <w:pPrChange w:id="1931" w:author="Carlos Erazo" w:date="2020-08-15T05:54:00Z">
          <w:pPr>
            <w:pStyle w:val="TableofFigures"/>
            <w:tabs>
              <w:tab w:val="right" w:leader="dot" w:pos="9016"/>
            </w:tabs>
          </w:pPr>
        </w:pPrChange>
      </w:pPr>
      <w:ins w:id="1932"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"_Toc48363299"</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11. Dimensionless hydrograph equation.</w:t>
        </w:r>
        <w:r>
          <w:rPr>
            <w:noProof/>
            <w:webHidden/>
          </w:rPr>
          <w:tab/>
        </w:r>
        <w:r>
          <w:rPr>
            <w:noProof/>
            <w:webHidden/>
          </w:rPr>
          <w:fldChar w:fldCharType="begin"/>
        </w:r>
        <w:r>
          <w:rPr>
            <w:noProof/>
            <w:webHidden/>
          </w:rPr>
          <w:instrText xml:space="preserve"> PAGEREF _Toc48363299 \h </w:instrText>
        </w:r>
        <w:r>
          <w:rPr>
            <w:noProof/>
            <w:webHidden/>
          </w:rPr>
        </w:r>
      </w:ins>
      <w:r>
        <w:rPr>
          <w:noProof/>
          <w:webHidden/>
        </w:rPr>
        <w:fldChar w:fldCharType="separate"/>
      </w:r>
      <w:ins w:id="1933" w:author="Carlos Erazo" w:date="2020-08-15T05:54:00Z">
        <w:r>
          <w:rPr>
            <w:noProof/>
            <w:webHidden/>
          </w:rPr>
          <w:t>13</w:t>
        </w:r>
        <w:r>
          <w:rPr>
            <w:noProof/>
            <w:webHidden/>
          </w:rPr>
          <w:fldChar w:fldCharType="end"/>
        </w:r>
        <w:r w:rsidRPr="00D11297">
          <w:rPr>
            <w:rStyle w:val="Hyperlink"/>
            <w:noProof/>
          </w:rPr>
          <w:fldChar w:fldCharType="end"/>
        </w:r>
      </w:ins>
    </w:p>
    <w:p w14:paraId="15A1C3FB" w14:textId="226214DE" w:rsidR="00D57E3F" w:rsidRDefault="00D57E3F" w:rsidP="00D57E3F">
      <w:pPr>
        <w:pStyle w:val="TableofFigures"/>
        <w:tabs>
          <w:tab w:val="right" w:leader="dot" w:pos="9016"/>
        </w:tabs>
        <w:ind w:firstLine="0"/>
        <w:rPr>
          <w:ins w:id="1934" w:author="Carlos Erazo" w:date="2020-08-15T05:54:00Z"/>
          <w:rFonts w:asciiTheme="minorHAnsi" w:eastAsiaTheme="minorEastAsia" w:hAnsiTheme="minorHAnsi"/>
          <w:noProof/>
          <w:color w:val="auto"/>
          <w:sz w:val="22"/>
        </w:rPr>
        <w:pPrChange w:id="1935" w:author="Carlos Erazo" w:date="2020-08-15T05:54:00Z">
          <w:pPr>
            <w:pStyle w:val="TableofFigures"/>
            <w:tabs>
              <w:tab w:val="right" w:leader="dot" w:pos="9016"/>
            </w:tabs>
          </w:pPr>
        </w:pPrChange>
      </w:pPr>
      <w:ins w:id="1936"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"_Toc48363300"</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12. SCS Peak Discharge based on peak rate factor.</w:t>
        </w:r>
        <w:r>
          <w:rPr>
            <w:noProof/>
            <w:webHidden/>
          </w:rPr>
          <w:tab/>
        </w:r>
        <w:r>
          <w:rPr>
            <w:noProof/>
            <w:webHidden/>
          </w:rPr>
          <w:fldChar w:fldCharType="begin"/>
        </w:r>
        <w:r>
          <w:rPr>
            <w:noProof/>
            <w:webHidden/>
          </w:rPr>
          <w:instrText xml:space="preserve"> PAGEREF _Toc48363300 \h </w:instrText>
        </w:r>
        <w:r>
          <w:rPr>
            <w:noProof/>
            <w:webHidden/>
          </w:rPr>
        </w:r>
      </w:ins>
      <w:r>
        <w:rPr>
          <w:noProof/>
          <w:webHidden/>
        </w:rPr>
        <w:fldChar w:fldCharType="separate"/>
      </w:r>
      <w:ins w:id="1937" w:author="Carlos Erazo" w:date="2020-08-15T05:54:00Z">
        <w:r>
          <w:rPr>
            <w:noProof/>
            <w:webHidden/>
          </w:rPr>
          <w:t>14</w:t>
        </w:r>
        <w:r>
          <w:rPr>
            <w:noProof/>
            <w:webHidden/>
          </w:rPr>
          <w:fldChar w:fldCharType="end"/>
        </w:r>
        <w:r w:rsidRPr="00D11297">
          <w:rPr>
            <w:rStyle w:val="Hyperlink"/>
            <w:noProof/>
          </w:rPr>
          <w:fldChar w:fldCharType="end"/>
        </w:r>
      </w:ins>
    </w:p>
    <w:p w14:paraId="79E83D29" w14:textId="222689DF" w:rsidR="00D57E3F" w:rsidRDefault="00D57E3F" w:rsidP="00D57E3F">
      <w:pPr>
        <w:pStyle w:val="TableofFigures"/>
        <w:tabs>
          <w:tab w:val="right" w:leader="dot" w:pos="9016"/>
        </w:tabs>
        <w:ind w:firstLine="0"/>
        <w:rPr>
          <w:ins w:id="1938" w:author="Carlos Erazo" w:date="2020-08-15T05:54:00Z"/>
          <w:rFonts w:asciiTheme="minorHAnsi" w:eastAsiaTheme="minorEastAsia" w:hAnsiTheme="minorHAnsi"/>
          <w:noProof/>
          <w:color w:val="auto"/>
          <w:sz w:val="22"/>
        </w:rPr>
        <w:pPrChange w:id="1939" w:author="Carlos Erazo" w:date="2020-08-15T05:54:00Z">
          <w:pPr>
            <w:pStyle w:val="TableofFigures"/>
            <w:tabs>
              <w:tab w:val="right" w:leader="dot" w:pos="9016"/>
            </w:tabs>
          </w:pPr>
        </w:pPrChange>
      </w:pPr>
      <w:ins w:id="1940"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"_Toc48363301"</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13. SCS time to peak and time step duration.</w:t>
        </w:r>
        <w:r>
          <w:rPr>
            <w:noProof/>
            <w:webHidden/>
          </w:rPr>
          <w:tab/>
        </w:r>
        <w:r>
          <w:rPr>
            <w:noProof/>
            <w:webHidden/>
          </w:rPr>
          <w:fldChar w:fldCharType="begin"/>
        </w:r>
        <w:r>
          <w:rPr>
            <w:noProof/>
            <w:webHidden/>
          </w:rPr>
          <w:instrText xml:space="preserve"> PAGEREF _Toc48363301 \h </w:instrText>
        </w:r>
        <w:r>
          <w:rPr>
            <w:noProof/>
            <w:webHidden/>
          </w:rPr>
        </w:r>
      </w:ins>
      <w:r>
        <w:rPr>
          <w:noProof/>
          <w:webHidden/>
        </w:rPr>
        <w:fldChar w:fldCharType="separate"/>
      </w:r>
      <w:ins w:id="1941" w:author="Carlos Erazo" w:date="2020-08-15T05:54:00Z">
        <w:r>
          <w:rPr>
            <w:noProof/>
            <w:webHidden/>
          </w:rPr>
          <w:t>14</w:t>
        </w:r>
        <w:r>
          <w:rPr>
            <w:noProof/>
            <w:webHidden/>
          </w:rPr>
          <w:fldChar w:fldCharType="end"/>
        </w:r>
        <w:r w:rsidRPr="00D11297">
          <w:rPr>
            <w:rStyle w:val="Hyperlink"/>
            <w:noProof/>
          </w:rPr>
          <w:fldChar w:fldCharType="end"/>
        </w:r>
      </w:ins>
    </w:p>
    <w:p w14:paraId="5D7F4AF3" w14:textId="149B4C93" w:rsidR="00D57E3F" w:rsidRDefault="00D57E3F" w:rsidP="00D57E3F">
      <w:pPr>
        <w:pStyle w:val="TableofFigures"/>
        <w:tabs>
          <w:tab w:val="right" w:leader="dot" w:pos="9016"/>
        </w:tabs>
        <w:ind w:firstLine="0"/>
        <w:rPr>
          <w:ins w:id="1942" w:author="Carlos Erazo" w:date="2020-08-15T05:54:00Z"/>
          <w:rFonts w:asciiTheme="minorHAnsi" w:eastAsiaTheme="minorEastAsia" w:hAnsiTheme="minorHAnsi"/>
          <w:noProof/>
          <w:color w:val="auto"/>
          <w:sz w:val="22"/>
        </w:rPr>
        <w:pPrChange w:id="1943" w:author="Carlos Erazo" w:date="2020-08-15T05:54:00Z">
          <w:pPr>
            <w:pStyle w:val="TableofFigures"/>
            <w:tabs>
              <w:tab w:val="right" w:leader="dot" w:pos="9016"/>
            </w:tabs>
          </w:pPr>
        </w:pPrChange>
      </w:pPr>
      <w:ins w:id="1944" w:author="Carlos Erazo" w:date="2020-08-15T05:54:00Z">
        <w:r w:rsidRPr="00D11297">
          <w:rPr>
            <w:rStyle w:val="Hyperlink"/>
            <w:noProof/>
          </w:rPr>
          <w:lastRenderedPageBreak/>
          <w:fldChar w:fldCharType="begin"/>
        </w:r>
        <w:r w:rsidRPr="00D11297">
          <w:rPr>
            <w:rStyle w:val="Hyperlink"/>
            <w:noProof/>
          </w:rPr>
          <w:instrText xml:space="preserve"> </w:instrText>
        </w:r>
        <w:r>
          <w:rPr>
            <w:noProof/>
          </w:rPr>
          <w:instrText>HYPERLINK \l "_Toc48363302"</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14. Total volume of the DRH .</w:t>
        </w:r>
        <w:r>
          <w:rPr>
            <w:noProof/>
            <w:webHidden/>
          </w:rPr>
          <w:tab/>
        </w:r>
        <w:r>
          <w:rPr>
            <w:noProof/>
            <w:webHidden/>
          </w:rPr>
          <w:fldChar w:fldCharType="begin"/>
        </w:r>
        <w:r>
          <w:rPr>
            <w:noProof/>
            <w:webHidden/>
          </w:rPr>
          <w:instrText xml:space="preserve"> PAGEREF _Toc48363302 \h </w:instrText>
        </w:r>
        <w:r>
          <w:rPr>
            <w:noProof/>
            <w:webHidden/>
          </w:rPr>
        </w:r>
      </w:ins>
      <w:r>
        <w:rPr>
          <w:noProof/>
          <w:webHidden/>
        </w:rPr>
        <w:fldChar w:fldCharType="separate"/>
      </w:r>
      <w:ins w:id="1945" w:author="Carlos Erazo" w:date="2020-08-15T05:54:00Z">
        <w:r>
          <w:rPr>
            <w:noProof/>
            <w:webHidden/>
          </w:rPr>
          <w:t>15</w:t>
        </w:r>
        <w:r>
          <w:rPr>
            <w:noProof/>
            <w:webHidden/>
          </w:rPr>
          <w:fldChar w:fldCharType="end"/>
        </w:r>
        <w:r w:rsidRPr="00D11297">
          <w:rPr>
            <w:rStyle w:val="Hyperlink"/>
            <w:noProof/>
          </w:rPr>
          <w:fldChar w:fldCharType="end"/>
        </w:r>
      </w:ins>
    </w:p>
    <w:p w14:paraId="776B2C42" w14:textId="265F7B57" w:rsidR="00D57E3F" w:rsidRDefault="00D57E3F" w:rsidP="00D57E3F">
      <w:pPr>
        <w:pStyle w:val="TableofFigures"/>
        <w:tabs>
          <w:tab w:val="right" w:leader="dot" w:pos="9016"/>
        </w:tabs>
        <w:ind w:firstLine="0"/>
        <w:rPr>
          <w:ins w:id="1946" w:author="Carlos Erazo" w:date="2020-08-15T05:54:00Z"/>
          <w:rFonts w:asciiTheme="minorHAnsi" w:eastAsiaTheme="minorEastAsia" w:hAnsiTheme="minorHAnsi"/>
          <w:noProof/>
          <w:color w:val="auto"/>
          <w:sz w:val="22"/>
        </w:rPr>
        <w:pPrChange w:id="1947" w:author="Carlos Erazo" w:date="2020-08-15T05:54:00Z">
          <w:pPr>
            <w:pStyle w:val="TableofFigures"/>
            <w:tabs>
              <w:tab w:val="right" w:leader="dot" w:pos="9016"/>
            </w:tabs>
          </w:pPr>
        </w:pPrChange>
      </w:pPr>
      <w:ins w:id="1948"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"_Toc48363303"</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15. Total olume of the DRH in terms of units of depth.</w:t>
        </w:r>
        <w:r>
          <w:rPr>
            <w:noProof/>
            <w:webHidden/>
          </w:rPr>
          <w:tab/>
        </w:r>
        <w:r>
          <w:rPr>
            <w:noProof/>
            <w:webHidden/>
          </w:rPr>
          <w:fldChar w:fldCharType="begin"/>
        </w:r>
        <w:r>
          <w:rPr>
            <w:noProof/>
            <w:webHidden/>
          </w:rPr>
          <w:instrText xml:space="preserve"> PAGEREF _Toc48363303 \h </w:instrText>
        </w:r>
        <w:r>
          <w:rPr>
            <w:noProof/>
            <w:webHidden/>
          </w:rPr>
        </w:r>
      </w:ins>
      <w:r>
        <w:rPr>
          <w:noProof/>
          <w:webHidden/>
        </w:rPr>
        <w:fldChar w:fldCharType="separate"/>
      </w:r>
      <w:ins w:id="1949" w:author="Carlos Erazo" w:date="2020-08-15T05:54:00Z">
        <w:r>
          <w:rPr>
            <w:noProof/>
            <w:webHidden/>
          </w:rPr>
          <w:t>15</w:t>
        </w:r>
        <w:r>
          <w:rPr>
            <w:noProof/>
            <w:webHidden/>
          </w:rPr>
          <w:fldChar w:fldCharType="end"/>
        </w:r>
        <w:r w:rsidRPr="00D11297">
          <w:rPr>
            <w:rStyle w:val="Hyperlink"/>
            <w:noProof/>
          </w:rPr>
          <w:fldChar w:fldCharType="end"/>
        </w:r>
      </w:ins>
    </w:p>
    <w:p w14:paraId="658DD3F7" w14:textId="7517DFEA" w:rsidR="00D57E3F" w:rsidRDefault="00D57E3F" w:rsidP="00D57E3F">
      <w:pPr>
        <w:pStyle w:val="TableofFigures"/>
        <w:tabs>
          <w:tab w:val="right" w:leader="dot" w:pos="9016"/>
        </w:tabs>
        <w:ind w:firstLine="0"/>
        <w:rPr>
          <w:ins w:id="1950" w:author="Carlos Erazo" w:date="2020-08-15T05:54:00Z"/>
          <w:rFonts w:asciiTheme="minorHAnsi" w:eastAsiaTheme="minorEastAsia" w:hAnsiTheme="minorHAnsi"/>
          <w:noProof/>
          <w:color w:val="auto"/>
          <w:sz w:val="22"/>
        </w:rPr>
        <w:pPrChange w:id="1951" w:author="Carlos Erazo" w:date="2020-08-15T05:54:00Z">
          <w:pPr>
            <w:pStyle w:val="TableofFigures"/>
            <w:tabs>
              <w:tab w:val="right" w:leader="dot" w:pos="9016"/>
            </w:tabs>
          </w:pPr>
        </w:pPrChange>
      </w:pPr>
      <w:ins w:id="1952"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"_Toc48363304"</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16. Discrete convolution equation.</w:t>
        </w:r>
        <w:r>
          <w:rPr>
            <w:noProof/>
            <w:webHidden/>
          </w:rPr>
          <w:tab/>
        </w:r>
        <w:r>
          <w:rPr>
            <w:noProof/>
            <w:webHidden/>
          </w:rPr>
          <w:fldChar w:fldCharType="begin"/>
        </w:r>
        <w:r>
          <w:rPr>
            <w:noProof/>
            <w:webHidden/>
          </w:rPr>
          <w:instrText xml:space="preserve"> PAGEREF _Toc48363304 \h </w:instrText>
        </w:r>
        <w:r>
          <w:rPr>
            <w:noProof/>
            <w:webHidden/>
          </w:rPr>
        </w:r>
      </w:ins>
      <w:r>
        <w:rPr>
          <w:noProof/>
          <w:webHidden/>
        </w:rPr>
        <w:fldChar w:fldCharType="separate"/>
      </w:r>
      <w:ins w:id="1953" w:author="Carlos Erazo" w:date="2020-08-15T05:54:00Z">
        <w:r>
          <w:rPr>
            <w:noProof/>
            <w:webHidden/>
          </w:rPr>
          <w:t>15</w:t>
        </w:r>
        <w:r>
          <w:rPr>
            <w:noProof/>
            <w:webHidden/>
          </w:rPr>
          <w:fldChar w:fldCharType="end"/>
        </w:r>
        <w:r w:rsidRPr="00D11297">
          <w:rPr>
            <w:rStyle w:val="Hyperlink"/>
            <w:noProof/>
          </w:rPr>
          <w:fldChar w:fldCharType="end"/>
        </w:r>
      </w:ins>
    </w:p>
    <w:p w14:paraId="0D098B77" w14:textId="52FCE366" w:rsidR="00D57E3F" w:rsidRDefault="00D57E3F" w:rsidP="00D57E3F">
      <w:pPr>
        <w:pStyle w:val="TableofFigures"/>
        <w:tabs>
          <w:tab w:val="right" w:leader="dot" w:pos="9016"/>
        </w:tabs>
        <w:ind w:firstLine="0"/>
        <w:rPr>
          <w:ins w:id="1954" w:author="Carlos Erazo" w:date="2020-08-15T05:54:00Z"/>
          <w:rFonts w:asciiTheme="minorHAnsi" w:eastAsiaTheme="minorEastAsia" w:hAnsiTheme="minorHAnsi"/>
          <w:noProof/>
          <w:color w:val="auto"/>
          <w:sz w:val="22"/>
        </w:rPr>
        <w:pPrChange w:id="1955" w:author="Carlos Erazo" w:date="2020-08-15T05:54:00Z">
          <w:pPr>
            <w:pStyle w:val="TableofFigures"/>
            <w:tabs>
              <w:tab w:val="right" w:leader="dot" w:pos="9016"/>
            </w:tabs>
          </w:pPr>
        </w:pPrChange>
      </w:pPr>
      <w:ins w:id="1956"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"_Toc48363305"</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17. Bucket model initial flow.</w:t>
        </w:r>
        <w:r>
          <w:rPr>
            <w:noProof/>
            <w:webHidden/>
          </w:rPr>
          <w:tab/>
        </w:r>
        <w:r>
          <w:rPr>
            <w:noProof/>
            <w:webHidden/>
          </w:rPr>
          <w:fldChar w:fldCharType="begin"/>
        </w:r>
        <w:r>
          <w:rPr>
            <w:noProof/>
            <w:webHidden/>
          </w:rPr>
          <w:instrText xml:space="preserve"> PAGEREF _Toc48363305 \h </w:instrText>
        </w:r>
        <w:r>
          <w:rPr>
            <w:noProof/>
            <w:webHidden/>
          </w:rPr>
        </w:r>
      </w:ins>
      <w:r>
        <w:rPr>
          <w:noProof/>
          <w:webHidden/>
        </w:rPr>
        <w:fldChar w:fldCharType="separate"/>
      </w:r>
      <w:ins w:id="1957" w:author="Carlos Erazo" w:date="2020-08-15T05:54:00Z">
        <w:r>
          <w:rPr>
            <w:noProof/>
            <w:webHidden/>
          </w:rPr>
          <w:t>16</w:t>
        </w:r>
        <w:r>
          <w:rPr>
            <w:noProof/>
            <w:webHidden/>
          </w:rPr>
          <w:fldChar w:fldCharType="end"/>
        </w:r>
        <w:r w:rsidRPr="00D11297">
          <w:rPr>
            <w:rStyle w:val="Hyperlink"/>
            <w:noProof/>
          </w:rPr>
          <w:fldChar w:fldCharType="end"/>
        </w:r>
      </w:ins>
    </w:p>
    <w:p w14:paraId="42381AD0" w14:textId="186A7C98" w:rsidR="00D57E3F" w:rsidRDefault="00D57E3F" w:rsidP="00D57E3F">
      <w:pPr>
        <w:pStyle w:val="TableofFigures"/>
        <w:tabs>
          <w:tab w:val="right" w:leader="dot" w:pos="9016"/>
        </w:tabs>
        <w:ind w:firstLine="0"/>
        <w:rPr>
          <w:ins w:id="1958" w:author="Carlos Erazo" w:date="2020-08-15T05:54:00Z"/>
          <w:rFonts w:asciiTheme="minorHAnsi" w:eastAsiaTheme="minorEastAsia" w:hAnsiTheme="minorHAnsi"/>
          <w:noProof/>
          <w:color w:val="auto"/>
          <w:sz w:val="22"/>
        </w:rPr>
        <w:pPrChange w:id="1959" w:author="Carlos Erazo" w:date="2020-08-15T05:54:00Z">
          <w:pPr>
            <w:pStyle w:val="TableofFigures"/>
            <w:tabs>
              <w:tab w:val="right" w:leader="dot" w:pos="9016"/>
            </w:tabs>
          </w:pPr>
        </w:pPrChange>
      </w:pPr>
      <w:ins w:id="1960"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"_Toc48363306"</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18. Bucket model infiltration.</w:t>
        </w:r>
        <w:r>
          <w:rPr>
            <w:noProof/>
            <w:webHidden/>
          </w:rPr>
          <w:tab/>
        </w:r>
        <w:r>
          <w:rPr>
            <w:noProof/>
            <w:webHidden/>
          </w:rPr>
          <w:fldChar w:fldCharType="begin"/>
        </w:r>
        <w:r>
          <w:rPr>
            <w:noProof/>
            <w:webHidden/>
          </w:rPr>
          <w:instrText xml:space="preserve"> PAGEREF _Toc48363306 \h </w:instrText>
        </w:r>
        <w:r>
          <w:rPr>
            <w:noProof/>
            <w:webHidden/>
          </w:rPr>
        </w:r>
      </w:ins>
      <w:r>
        <w:rPr>
          <w:noProof/>
          <w:webHidden/>
        </w:rPr>
        <w:fldChar w:fldCharType="separate"/>
      </w:r>
      <w:ins w:id="1961" w:author="Carlos Erazo" w:date="2020-08-15T05:54:00Z">
        <w:r>
          <w:rPr>
            <w:noProof/>
            <w:webHidden/>
          </w:rPr>
          <w:t>16</w:t>
        </w:r>
        <w:r>
          <w:rPr>
            <w:noProof/>
            <w:webHidden/>
          </w:rPr>
          <w:fldChar w:fldCharType="end"/>
        </w:r>
        <w:r w:rsidRPr="00D11297">
          <w:rPr>
            <w:rStyle w:val="Hyperlink"/>
            <w:noProof/>
          </w:rPr>
          <w:fldChar w:fldCharType="end"/>
        </w:r>
      </w:ins>
    </w:p>
    <w:p w14:paraId="7D697B72" w14:textId="54B73508" w:rsidR="00D57E3F" w:rsidRDefault="00D57E3F" w:rsidP="00D57E3F">
      <w:pPr>
        <w:pStyle w:val="TableofFigures"/>
        <w:tabs>
          <w:tab w:val="right" w:leader="dot" w:pos="9016"/>
        </w:tabs>
        <w:ind w:firstLine="0"/>
        <w:rPr>
          <w:ins w:id="1962" w:author="Carlos Erazo" w:date="2020-08-15T05:54:00Z"/>
          <w:rFonts w:asciiTheme="minorHAnsi" w:eastAsiaTheme="minorEastAsia" w:hAnsiTheme="minorHAnsi"/>
          <w:noProof/>
          <w:color w:val="auto"/>
          <w:sz w:val="22"/>
        </w:rPr>
        <w:pPrChange w:id="1963" w:author="Carlos Erazo" w:date="2020-08-15T05:54:00Z">
          <w:pPr>
            <w:pStyle w:val="TableofFigures"/>
            <w:tabs>
              <w:tab w:val="right" w:leader="dot" w:pos="9016"/>
            </w:tabs>
          </w:pPr>
        </w:pPrChange>
      </w:pPr>
      <w:ins w:id="1964"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"_Toc48363307"</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19. Bucklet model subsequent flows.</w:t>
        </w:r>
        <w:r>
          <w:rPr>
            <w:noProof/>
            <w:webHidden/>
          </w:rPr>
          <w:tab/>
        </w:r>
        <w:r>
          <w:rPr>
            <w:noProof/>
            <w:webHidden/>
          </w:rPr>
          <w:fldChar w:fldCharType="begin"/>
        </w:r>
        <w:r>
          <w:rPr>
            <w:noProof/>
            <w:webHidden/>
          </w:rPr>
          <w:instrText xml:space="preserve"> PAGEREF _Toc48363307 \h </w:instrText>
        </w:r>
        <w:r>
          <w:rPr>
            <w:noProof/>
            <w:webHidden/>
          </w:rPr>
        </w:r>
      </w:ins>
      <w:r>
        <w:rPr>
          <w:noProof/>
          <w:webHidden/>
        </w:rPr>
        <w:fldChar w:fldCharType="separate"/>
      </w:r>
      <w:ins w:id="1965" w:author="Carlos Erazo" w:date="2020-08-15T05:54:00Z">
        <w:r>
          <w:rPr>
            <w:noProof/>
            <w:webHidden/>
          </w:rPr>
          <w:t>16</w:t>
        </w:r>
        <w:r>
          <w:rPr>
            <w:noProof/>
            <w:webHidden/>
          </w:rPr>
          <w:fldChar w:fldCharType="end"/>
        </w:r>
        <w:r w:rsidRPr="00D11297">
          <w:rPr>
            <w:rStyle w:val="Hyperlink"/>
            <w:noProof/>
          </w:rPr>
          <w:fldChar w:fldCharType="end"/>
        </w:r>
      </w:ins>
    </w:p>
    <w:p w14:paraId="52B1B51B" w14:textId="16448D6E" w:rsidR="00D57E3F" w:rsidRDefault="00D57E3F" w:rsidP="00D57E3F">
      <w:pPr>
        <w:pStyle w:val="TableofFigures"/>
        <w:tabs>
          <w:tab w:val="right" w:leader="dot" w:pos="9016"/>
        </w:tabs>
        <w:ind w:firstLine="0"/>
        <w:rPr>
          <w:ins w:id="1966" w:author="Carlos Erazo" w:date="2020-08-15T05:54:00Z"/>
          <w:rFonts w:asciiTheme="minorHAnsi" w:eastAsiaTheme="minorEastAsia" w:hAnsiTheme="minorHAnsi"/>
          <w:noProof/>
          <w:color w:val="auto"/>
          <w:sz w:val="22"/>
        </w:rPr>
        <w:pPrChange w:id="1967" w:author="Carlos Erazo" w:date="2020-08-15T05:54:00Z">
          <w:pPr>
            <w:pStyle w:val="TableofFigures"/>
            <w:tabs>
              <w:tab w:val="right" w:leader="dot" w:pos="9016"/>
            </w:tabs>
          </w:pPr>
        </w:pPrChange>
      </w:pPr>
      <w:ins w:id="1968"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"_Toc48363308"</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20. Bucket model final discharge.</w:t>
        </w:r>
        <w:r>
          <w:rPr>
            <w:noProof/>
            <w:webHidden/>
          </w:rPr>
          <w:tab/>
        </w:r>
        <w:r>
          <w:rPr>
            <w:noProof/>
            <w:webHidden/>
          </w:rPr>
          <w:fldChar w:fldCharType="begin"/>
        </w:r>
        <w:r>
          <w:rPr>
            <w:noProof/>
            <w:webHidden/>
          </w:rPr>
          <w:instrText xml:space="preserve"> PAGEREF _Toc48363308 \h </w:instrText>
        </w:r>
        <w:r>
          <w:rPr>
            <w:noProof/>
            <w:webHidden/>
          </w:rPr>
        </w:r>
      </w:ins>
      <w:r>
        <w:rPr>
          <w:noProof/>
          <w:webHidden/>
        </w:rPr>
        <w:fldChar w:fldCharType="separate"/>
      </w:r>
      <w:ins w:id="1969" w:author="Carlos Erazo" w:date="2020-08-15T05:54:00Z">
        <w:r>
          <w:rPr>
            <w:noProof/>
            <w:webHidden/>
          </w:rPr>
          <w:t>16</w:t>
        </w:r>
        <w:r>
          <w:rPr>
            <w:noProof/>
            <w:webHidden/>
          </w:rPr>
          <w:fldChar w:fldCharType="end"/>
        </w:r>
        <w:r w:rsidRPr="00D11297">
          <w:rPr>
            <w:rStyle w:val="Hyperlink"/>
            <w:noProof/>
          </w:rPr>
          <w:fldChar w:fldCharType="end"/>
        </w:r>
      </w:ins>
    </w:p>
    <w:p w14:paraId="067DADD8" w14:textId="4AEC6153" w:rsidR="00D57E3F" w:rsidRDefault="00D57E3F" w:rsidP="00D57E3F">
      <w:pPr>
        <w:pStyle w:val="TableofFigures"/>
        <w:tabs>
          <w:tab w:val="right" w:leader="dot" w:pos="9016"/>
        </w:tabs>
        <w:ind w:firstLine="0"/>
        <w:rPr>
          <w:ins w:id="1970" w:author="Carlos Erazo" w:date="2020-08-15T05:54:00Z"/>
          <w:rFonts w:asciiTheme="minorHAnsi" w:eastAsiaTheme="minorEastAsia" w:hAnsiTheme="minorHAnsi"/>
          <w:noProof/>
          <w:color w:val="auto"/>
          <w:sz w:val="22"/>
        </w:rPr>
        <w:pPrChange w:id="1971" w:author="Carlos Erazo" w:date="2020-08-15T05:54:00Z">
          <w:pPr>
            <w:pStyle w:val="TableofFigures"/>
            <w:tabs>
              <w:tab w:val="right" w:leader="dot" w:pos="9016"/>
            </w:tabs>
          </w:pPr>
        </w:pPrChange>
      </w:pPr>
      <w:ins w:id="1972" w:author="Carlos Erazo" w:date="2020-08-15T05:54:00Z">
        <w:r w:rsidRPr="00D11297">
          <w:rPr>
            <w:rStyle w:val="Hyperlink"/>
            <w:noProof/>
          </w:rPr>
          <w:fldChar w:fldCharType="begin"/>
        </w:r>
        <w:r w:rsidRPr="00D11297">
          <w:rPr>
            <w:rStyle w:val="Hyperlink"/>
            <w:noProof/>
          </w:rPr>
          <w:instrText xml:space="preserve"> </w:instrText>
        </w:r>
        <w:r>
          <w:rPr>
            <w:noProof/>
          </w:rPr>
          <w:instrText>HYPERLINK \l "_Toc48363309"</w:instrText>
        </w:r>
        <w:r w:rsidRPr="00D11297">
          <w:rPr>
            <w:rStyle w:val="Hyperlink"/>
            <w:noProof/>
          </w:rPr>
          <w:instrText xml:space="preserve"> </w:instrText>
        </w:r>
        <w:r w:rsidRPr="00D11297">
          <w:rPr>
            <w:rStyle w:val="Hyperlink"/>
            <w:noProof/>
          </w:rPr>
        </w:r>
        <w:r w:rsidRPr="00D11297">
          <w:rPr>
            <w:rStyle w:val="Hyperlink"/>
            <w:noProof/>
          </w:rPr>
          <w:fldChar w:fldCharType="separate"/>
        </w:r>
        <w:r w:rsidRPr="00D11297">
          <w:rPr>
            <w:rStyle w:val="Hyperlink"/>
            <w:noProof/>
          </w:rPr>
          <w:t>Equation 21. Overview of fast fourier transform.</w:t>
        </w:r>
        <w:r>
          <w:rPr>
            <w:noProof/>
            <w:webHidden/>
          </w:rPr>
          <w:tab/>
        </w:r>
        <w:r>
          <w:rPr>
            <w:noProof/>
            <w:webHidden/>
          </w:rPr>
          <w:fldChar w:fldCharType="begin"/>
        </w:r>
        <w:r>
          <w:rPr>
            <w:noProof/>
            <w:webHidden/>
          </w:rPr>
          <w:instrText xml:space="preserve"> PAGEREF _Toc48363309 \h </w:instrText>
        </w:r>
        <w:r>
          <w:rPr>
            <w:noProof/>
            <w:webHidden/>
          </w:rPr>
        </w:r>
      </w:ins>
      <w:r>
        <w:rPr>
          <w:noProof/>
          <w:webHidden/>
        </w:rPr>
        <w:fldChar w:fldCharType="separate"/>
      </w:r>
      <w:ins w:id="1973" w:author="Carlos Erazo" w:date="2020-08-15T05:54:00Z">
        <w:r>
          <w:rPr>
            <w:noProof/>
            <w:webHidden/>
          </w:rPr>
          <w:t>18</w:t>
        </w:r>
        <w:r>
          <w:rPr>
            <w:noProof/>
            <w:webHidden/>
          </w:rPr>
          <w:fldChar w:fldCharType="end"/>
        </w:r>
        <w:r w:rsidRPr="00D11297">
          <w:rPr>
            <w:rStyle w:val="Hyperlink"/>
            <w:noProof/>
          </w:rPr>
          <w:fldChar w:fldCharType="end"/>
        </w:r>
      </w:ins>
    </w:p>
    <w:p w14:paraId="43A1CFDD" w14:textId="68C14336" w:rsidR="0004697E" w:rsidRPr="00B90347" w:rsidDel="00D57E3F" w:rsidRDefault="00344313" w:rsidP="00D57E3F">
      <w:pPr>
        <w:pStyle w:val="TableofFigures"/>
        <w:tabs>
          <w:tab w:val="right" w:leader="dot" w:pos="9016"/>
        </w:tabs>
        <w:ind w:firstLine="0"/>
        <w:rPr>
          <w:del w:id="1974" w:author="Carlos Erazo" w:date="2020-08-15T05:54:00Z"/>
          <w:rFonts w:asciiTheme="minorHAnsi" w:eastAsiaTheme="minorEastAsia" w:hAnsiTheme="minorHAnsi"/>
          <w:noProof/>
          <w:color w:val="auto"/>
          <w:sz w:val="22"/>
        </w:rPr>
        <w:pPrChange w:id="1975" w:author="Carlos Erazo" w:date="2020-08-15T05:54:00Z">
          <w:pPr>
            <w:pStyle w:val="TableofFigures"/>
            <w:tabs>
              <w:tab w:val="right" w:leader="dot" w:pos="9016"/>
            </w:tabs>
            <w:ind w:firstLine="0"/>
          </w:pPr>
        </w:pPrChange>
      </w:pPr>
      <w:del w:id="1976" w:author="Carlos Erazo" w:date="2020-08-15T05:54:00Z">
        <w:r w:rsidRPr="00B90347" w:rsidDel="00D57E3F">
          <w:rPr>
            <w:noProof/>
          </w:rPr>
          <w:fldChar w:fldCharType="begin"/>
        </w:r>
        <w:r w:rsidRPr="00B90347" w:rsidDel="00D57E3F">
          <w:rPr>
            <w:noProof/>
          </w:rPr>
          <w:delInstrText xml:space="preserve"> HYPERLINK \l "_Toc48268121" </w:delInstrText>
        </w:r>
        <w:r w:rsidRPr="00B90347" w:rsidDel="00D57E3F">
          <w:rPr>
            <w:noProof/>
          </w:rPr>
          <w:fldChar w:fldCharType="separate"/>
        </w:r>
      </w:del>
      <w:ins w:id="1977" w:author="Carlos Erazo" w:date="2020-08-15T05:54:00Z">
        <w:r w:rsidR="00D57E3F">
          <w:rPr>
            <w:b/>
            <w:bCs/>
            <w:noProof/>
          </w:rPr>
          <w:t>Error! Hyperlink reference not valid.</w:t>
        </w:r>
      </w:ins>
      <w:del w:id="1978" w:author="Carlos Erazo" w:date="2020-08-15T05:54:00Z">
        <w:r w:rsidR="0004697E" w:rsidRPr="00B90347" w:rsidDel="00D57E3F">
          <w:rPr>
            <w:rStyle w:val="Hyperlink"/>
            <w:noProof/>
          </w:rPr>
          <w:delText>Equation 1. Average precipitation using arithmetic mean.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_Toc48268121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18</w:delText>
        </w:r>
        <w:r w:rsidR="0004697E" w:rsidRPr="00B90347" w:rsidDel="00D57E3F">
          <w:rPr>
            <w:noProof/>
            <w:webHidden/>
          </w:rPr>
          <w:fldChar w:fldCharType="end"/>
        </w:r>
        <w:r w:rsidRPr="00B90347" w:rsidDel="00D57E3F">
          <w:rPr>
            <w:noProof/>
          </w:rPr>
          <w:fldChar w:fldCharType="end"/>
        </w:r>
      </w:del>
    </w:p>
    <w:p w14:paraId="31B02701" w14:textId="7E6BA058" w:rsidR="0004697E" w:rsidRPr="00B90347" w:rsidDel="00D57E3F" w:rsidRDefault="00344313" w:rsidP="00D57E3F">
      <w:pPr>
        <w:pStyle w:val="TableofFigures"/>
        <w:tabs>
          <w:tab w:val="right" w:leader="dot" w:pos="9016"/>
        </w:tabs>
        <w:ind w:firstLine="0"/>
        <w:rPr>
          <w:del w:id="1979" w:author="Carlos Erazo" w:date="2020-08-15T05:54:00Z"/>
          <w:rFonts w:asciiTheme="minorHAnsi" w:eastAsiaTheme="minorEastAsia" w:hAnsiTheme="minorHAnsi"/>
          <w:noProof/>
          <w:color w:val="auto"/>
          <w:sz w:val="22"/>
        </w:rPr>
        <w:pPrChange w:id="1980" w:author="Carlos Erazo" w:date="2020-08-15T05:54:00Z">
          <w:pPr>
            <w:pStyle w:val="TableofFigures"/>
            <w:tabs>
              <w:tab w:val="right" w:leader="dot" w:pos="9016"/>
            </w:tabs>
            <w:ind w:firstLine="0"/>
          </w:pPr>
        </w:pPrChange>
      </w:pPr>
      <w:del w:id="1981" w:author="Carlos Erazo" w:date="2020-08-15T05:54:00Z">
        <w:r w:rsidRPr="00B90347" w:rsidDel="00D57E3F">
          <w:rPr>
            <w:noProof/>
          </w:rPr>
          <w:fldChar w:fldCharType="begin"/>
        </w:r>
        <w:r w:rsidRPr="00B90347" w:rsidDel="00D57E3F">
          <w:rPr>
            <w:noProof/>
          </w:rPr>
          <w:delInstrText xml:space="preserve"> HYPERLINK \l "_Toc48268122" </w:delInstrText>
        </w:r>
        <w:r w:rsidRPr="00B90347" w:rsidDel="00D57E3F">
          <w:rPr>
            <w:noProof/>
          </w:rPr>
          <w:fldChar w:fldCharType="separate"/>
        </w:r>
      </w:del>
      <w:ins w:id="1982" w:author="Carlos Erazo" w:date="2020-08-15T05:54:00Z">
        <w:r w:rsidR="00D57E3F">
          <w:rPr>
            <w:b/>
            <w:bCs/>
            <w:noProof/>
          </w:rPr>
          <w:t>Error! Hyperlink reference not valid.</w:t>
        </w:r>
      </w:ins>
      <w:del w:id="1983" w:author="Carlos Erazo" w:date="2020-08-15T05:54:00Z">
        <w:r w:rsidR="0004697E" w:rsidRPr="00B90347" w:rsidDel="00D57E3F">
          <w:rPr>
            <w:rStyle w:val="Hyperlink"/>
            <w:noProof/>
          </w:rPr>
          <w:delText>Equation 2. Average precipitation using Thiessen method.</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_Toc48268122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18</w:delText>
        </w:r>
        <w:r w:rsidR="0004697E" w:rsidRPr="00B90347" w:rsidDel="00D57E3F">
          <w:rPr>
            <w:noProof/>
            <w:webHidden/>
          </w:rPr>
          <w:fldChar w:fldCharType="end"/>
        </w:r>
        <w:r w:rsidRPr="00B90347" w:rsidDel="00D57E3F">
          <w:rPr>
            <w:noProof/>
          </w:rPr>
          <w:fldChar w:fldCharType="end"/>
        </w:r>
      </w:del>
    </w:p>
    <w:p w14:paraId="4DD52369" w14:textId="7020853E" w:rsidR="0004697E" w:rsidRPr="00B90347" w:rsidDel="00D57E3F" w:rsidRDefault="00344313" w:rsidP="00D57E3F">
      <w:pPr>
        <w:pStyle w:val="TableofFigures"/>
        <w:tabs>
          <w:tab w:val="right" w:leader="dot" w:pos="9016"/>
        </w:tabs>
        <w:ind w:firstLine="0"/>
        <w:rPr>
          <w:del w:id="1984" w:author="Carlos Erazo" w:date="2020-08-15T05:54:00Z"/>
          <w:rFonts w:asciiTheme="minorHAnsi" w:eastAsiaTheme="minorEastAsia" w:hAnsiTheme="minorHAnsi"/>
          <w:noProof/>
          <w:color w:val="auto"/>
          <w:sz w:val="22"/>
        </w:rPr>
        <w:pPrChange w:id="1985" w:author="Carlos Erazo" w:date="2020-08-15T05:54:00Z">
          <w:pPr>
            <w:pStyle w:val="TableofFigures"/>
            <w:tabs>
              <w:tab w:val="right" w:leader="dot" w:pos="9016"/>
            </w:tabs>
            <w:ind w:firstLine="0"/>
          </w:pPr>
        </w:pPrChange>
      </w:pPr>
      <w:del w:id="1986" w:author="Carlos Erazo" w:date="2020-08-15T05:54:00Z">
        <w:r w:rsidRPr="00B90347" w:rsidDel="00D57E3F">
          <w:rPr>
            <w:noProof/>
          </w:rPr>
          <w:fldChar w:fldCharType="begin"/>
        </w:r>
        <w:r w:rsidRPr="00B90347" w:rsidDel="00D57E3F">
          <w:rPr>
            <w:noProof/>
          </w:rPr>
          <w:delInstrText xml:space="preserve"> HYPERLINK \l "_Toc48268123" </w:delInstrText>
        </w:r>
        <w:r w:rsidRPr="00B90347" w:rsidDel="00D57E3F">
          <w:rPr>
            <w:noProof/>
          </w:rPr>
          <w:fldChar w:fldCharType="separate"/>
        </w:r>
      </w:del>
      <w:ins w:id="1987" w:author="Carlos Erazo" w:date="2020-08-15T05:54:00Z">
        <w:r w:rsidR="00D57E3F">
          <w:rPr>
            <w:b/>
            <w:bCs/>
            <w:noProof/>
          </w:rPr>
          <w:t>Error! Hyperlink reference not valid.</w:t>
        </w:r>
      </w:ins>
      <w:del w:id="1988" w:author="Carlos Erazo" w:date="2020-08-15T05:54:00Z">
        <w:r w:rsidR="0004697E" w:rsidRPr="00B90347" w:rsidDel="00D57E3F">
          <w:rPr>
            <w:rStyle w:val="Hyperlink"/>
            <w:noProof/>
          </w:rPr>
          <w:delText>Equation 3. Water balance equation.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_Toc48268123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19</w:delText>
        </w:r>
        <w:r w:rsidR="0004697E" w:rsidRPr="00B90347" w:rsidDel="00D57E3F">
          <w:rPr>
            <w:noProof/>
            <w:webHidden/>
          </w:rPr>
          <w:fldChar w:fldCharType="end"/>
        </w:r>
        <w:r w:rsidRPr="00B90347" w:rsidDel="00D57E3F">
          <w:rPr>
            <w:noProof/>
          </w:rPr>
          <w:fldChar w:fldCharType="end"/>
        </w:r>
      </w:del>
    </w:p>
    <w:p w14:paraId="04BC4904" w14:textId="03C6E790" w:rsidR="0004697E" w:rsidRPr="00B90347" w:rsidDel="00D57E3F" w:rsidRDefault="00344313" w:rsidP="00D57E3F">
      <w:pPr>
        <w:pStyle w:val="TableofFigures"/>
        <w:tabs>
          <w:tab w:val="right" w:leader="dot" w:pos="9016"/>
        </w:tabs>
        <w:ind w:firstLine="0"/>
        <w:rPr>
          <w:del w:id="1989" w:author="Carlos Erazo" w:date="2020-08-15T05:54:00Z"/>
          <w:rFonts w:asciiTheme="minorHAnsi" w:eastAsiaTheme="minorEastAsia" w:hAnsiTheme="minorHAnsi"/>
          <w:noProof/>
          <w:color w:val="auto"/>
          <w:sz w:val="22"/>
        </w:rPr>
        <w:pPrChange w:id="1990" w:author="Carlos Erazo" w:date="2020-08-15T05:54:00Z">
          <w:pPr>
            <w:pStyle w:val="TableofFigures"/>
            <w:tabs>
              <w:tab w:val="right" w:leader="dot" w:pos="9016"/>
            </w:tabs>
            <w:ind w:firstLine="0"/>
          </w:pPr>
        </w:pPrChange>
      </w:pPr>
      <w:del w:id="1991" w:author="Carlos Erazo" w:date="2020-08-15T05:54:00Z">
        <w:r w:rsidRPr="00B90347" w:rsidDel="00D57E3F">
          <w:rPr>
            <w:noProof/>
          </w:rPr>
          <w:fldChar w:fldCharType="begin"/>
        </w:r>
        <w:r w:rsidRPr="00B90347" w:rsidDel="00D57E3F">
          <w:rPr>
            <w:noProof/>
          </w:rPr>
          <w:delInstrText xml:space="preserve"> HYPERLINK \l "_Toc48268124" </w:delInstrText>
        </w:r>
        <w:r w:rsidRPr="00B90347" w:rsidDel="00D57E3F">
          <w:rPr>
            <w:noProof/>
          </w:rPr>
          <w:fldChar w:fldCharType="separate"/>
        </w:r>
      </w:del>
      <w:ins w:id="1992" w:author="Carlos Erazo" w:date="2020-08-15T05:54:00Z">
        <w:r w:rsidR="00D57E3F">
          <w:rPr>
            <w:b/>
            <w:bCs/>
            <w:noProof/>
          </w:rPr>
          <w:t>Error! Hyperlink reference not valid.</w:t>
        </w:r>
      </w:ins>
      <w:del w:id="1993" w:author="Carlos Erazo" w:date="2020-08-15T05:54:00Z">
        <w:r w:rsidR="0004697E" w:rsidRPr="00B90347" w:rsidDel="00D57E3F">
          <w:rPr>
            <w:rStyle w:val="Hyperlink"/>
            <w:noProof/>
          </w:rPr>
          <w:delText>Equation 4. SCS intial abstraction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_Toc48268124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20</w:delText>
        </w:r>
        <w:r w:rsidR="0004697E" w:rsidRPr="00B90347" w:rsidDel="00D57E3F">
          <w:rPr>
            <w:noProof/>
            <w:webHidden/>
          </w:rPr>
          <w:fldChar w:fldCharType="end"/>
        </w:r>
        <w:r w:rsidRPr="00B90347" w:rsidDel="00D57E3F">
          <w:rPr>
            <w:noProof/>
          </w:rPr>
          <w:fldChar w:fldCharType="end"/>
        </w:r>
      </w:del>
    </w:p>
    <w:p w14:paraId="4649D813" w14:textId="35E220ED" w:rsidR="0004697E" w:rsidRPr="00B90347" w:rsidDel="00D57E3F" w:rsidRDefault="00344313" w:rsidP="00D57E3F">
      <w:pPr>
        <w:pStyle w:val="TableofFigures"/>
        <w:tabs>
          <w:tab w:val="right" w:leader="dot" w:pos="9016"/>
        </w:tabs>
        <w:ind w:firstLine="0"/>
        <w:rPr>
          <w:del w:id="1994" w:author="Carlos Erazo" w:date="2020-08-15T05:54:00Z"/>
          <w:rFonts w:asciiTheme="minorHAnsi" w:eastAsiaTheme="minorEastAsia" w:hAnsiTheme="minorHAnsi"/>
          <w:noProof/>
          <w:color w:val="auto"/>
          <w:sz w:val="22"/>
        </w:rPr>
        <w:pPrChange w:id="1995" w:author="Carlos Erazo" w:date="2020-08-15T05:54:00Z">
          <w:pPr>
            <w:pStyle w:val="TableofFigures"/>
            <w:tabs>
              <w:tab w:val="right" w:leader="dot" w:pos="9016"/>
            </w:tabs>
            <w:ind w:firstLine="0"/>
          </w:pPr>
        </w:pPrChange>
      </w:pPr>
      <w:del w:id="1996" w:author="Carlos Erazo" w:date="2020-08-15T05:54:00Z">
        <w:r w:rsidRPr="00B90347" w:rsidDel="00D57E3F">
          <w:rPr>
            <w:noProof/>
          </w:rPr>
          <w:fldChar w:fldCharType="begin"/>
        </w:r>
        <w:r w:rsidRPr="00B90347" w:rsidDel="00D57E3F">
          <w:rPr>
            <w:noProof/>
          </w:rPr>
          <w:delInstrText xml:space="preserve"> HYPERLINK \l "_Toc48268125" </w:delInstrText>
        </w:r>
        <w:r w:rsidRPr="00B90347" w:rsidDel="00D57E3F">
          <w:rPr>
            <w:noProof/>
          </w:rPr>
          <w:fldChar w:fldCharType="separate"/>
        </w:r>
      </w:del>
      <w:ins w:id="1997" w:author="Carlos Erazo" w:date="2020-08-15T05:54:00Z">
        <w:r w:rsidR="00D57E3F">
          <w:rPr>
            <w:b/>
            <w:bCs/>
            <w:noProof/>
          </w:rPr>
          <w:t>Error! Hyperlink reference not valid.</w:t>
        </w:r>
      </w:ins>
      <w:del w:id="1998" w:author="Carlos Erazo" w:date="2020-08-15T05:54:00Z">
        <w:r w:rsidR="0004697E" w:rsidRPr="00B90347" w:rsidDel="00D57E3F">
          <w:rPr>
            <w:rStyle w:val="Hyperlink"/>
            <w:noProof/>
          </w:rPr>
          <w:delText>Equation 5. SCS maximum storage retention.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_Toc48268125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20</w:delText>
        </w:r>
        <w:r w:rsidR="0004697E" w:rsidRPr="00B90347" w:rsidDel="00D57E3F">
          <w:rPr>
            <w:noProof/>
            <w:webHidden/>
          </w:rPr>
          <w:fldChar w:fldCharType="end"/>
        </w:r>
        <w:r w:rsidRPr="00B90347" w:rsidDel="00D57E3F">
          <w:rPr>
            <w:noProof/>
          </w:rPr>
          <w:fldChar w:fldCharType="end"/>
        </w:r>
      </w:del>
    </w:p>
    <w:p w14:paraId="19F31E88" w14:textId="490C6536" w:rsidR="0004697E" w:rsidRPr="00B90347" w:rsidDel="00D57E3F" w:rsidRDefault="00344313" w:rsidP="00D57E3F">
      <w:pPr>
        <w:pStyle w:val="TableofFigures"/>
        <w:tabs>
          <w:tab w:val="right" w:leader="dot" w:pos="9016"/>
        </w:tabs>
        <w:ind w:firstLine="0"/>
        <w:rPr>
          <w:del w:id="1999" w:author="Carlos Erazo" w:date="2020-08-15T05:54:00Z"/>
          <w:rFonts w:asciiTheme="minorHAnsi" w:eastAsiaTheme="minorEastAsia" w:hAnsiTheme="minorHAnsi"/>
          <w:noProof/>
          <w:color w:val="auto"/>
          <w:sz w:val="22"/>
        </w:rPr>
        <w:pPrChange w:id="2000" w:author="Carlos Erazo" w:date="2020-08-15T05:54:00Z">
          <w:pPr>
            <w:pStyle w:val="TableofFigures"/>
            <w:tabs>
              <w:tab w:val="right" w:leader="dot" w:pos="9016"/>
            </w:tabs>
            <w:ind w:firstLine="0"/>
          </w:pPr>
        </w:pPrChange>
      </w:pPr>
      <w:del w:id="2001" w:author="Carlos Erazo" w:date="2020-08-15T05:54:00Z">
        <w:r w:rsidRPr="00B90347" w:rsidDel="00D57E3F">
          <w:rPr>
            <w:noProof/>
          </w:rPr>
          <w:fldChar w:fldCharType="begin"/>
        </w:r>
        <w:r w:rsidRPr="00B90347" w:rsidDel="00D57E3F">
          <w:rPr>
            <w:noProof/>
          </w:rPr>
          <w:delInstrText xml:space="preserve"> HYPERLINK \l "_Toc48268126" </w:delInstrText>
        </w:r>
        <w:r w:rsidRPr="00B90347" w:rsidDel="00D57E3F">
          <w:rPr>
            <w:noProof/>
          </w:rPr>
          <w:fldChar w:fldCharType="separate"/>
        </w:r>
      </w:del>
      <w:ins w:id="2002" w:author="Carlos Erazo" w:date="2020-08-15T05:54:00Z">
        <w:r w:rsidR="00D57E3F">
          <w:rPr>
            <w:b/>
            <w:bCs/>
            <w:noProof/>
          </w:rPr>
          <w:t>Error! Hyperlink reference not valid.</w:t>
        </w:r>
      </w:ins>
      <w:del w:id="2003" w:author="Carlos Erazo" w:date="2020-08-15T05:54:00Z">
        <w:r w:rsidR="0004697E" w:rsidRPr="00B90347" w:rsidDel="00D57E3F">
          <w:rPr>
            <w:rStyle w:val="Hyperlink"/>
            <w:noProof/>
          </w:rPr>
          <w:delText>Equation 6. SCS runoff.</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_Toc48268126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21</w:delText>
        </w:r>
        <w:r w:rsidR="0004697E" w:rsidRPr="00B90347" w:rsidDel="00D57E3F">
          <w:rPr>
            <w:noProof/>
            <w:webHidden/>
          </w:rPr>
          <w:fldChar w:fldCharType="end"/>
        </w:r>
        <w:r w:rsidRPr="00B90347" w:rsidDel="00D57E3F">
          <w:rPr>
            <w:noProof/>
          </w:rPr>
          <w:fldChar w:fldCharType="end"/>
        </w:r>
      </w:del>
    </w:p>
    <w:p w14:paraId="1EE701C7" w14:textId="6BB4DE30" w:rsidR="0004697E" w:rsidRPr="00B90347" w:rsidDel="00D57E3F" w:rsidRDefault="00344313" w:rsidP="00D57E3F">
      <w:pPr>
        <w:pStyle w:val="TableofFigures"/>
        <w:tabs>
          <w:tab w:val="right" w:leader="dot" w:pos="9016"/>
        </w:tabs>
        <w:ind w:firstLine="0"/>
        <w:rPr>
          <w:del w:id="2004" w:author="Carlos Erazo" w:date="2020-08-15T05:54:00Z"/>
          <w:rFonts w:asciiTheme="minorHAnsi" w:eastAsiaTheme="minorEastAsia" w:hAnsiTheme="minorHAnsi"/>
          <w:noProof/>
          <w:color w:val="auto"/>
          <w:sz w:val="22"/>
        </w:rPr>
        <w:pPrChange w:id="2005" w:author="Carlos Erazo" w:date="2020-08-15T05:54:00Z">
          <w:pPr>
            <w:pStyle w:val="TableofFigures"/>
            <w:tabs>
              <w:tab w:val="right" w:leader="dot" w:pos="9016"/>
            </w:tabs>
            <w:ind w:firstLine="0"/>
          </w:pPr>
        </w:pPrChange>
      </w:pPr>
      <w:del w:id="2006" w:author="Carlos Erazo" w:date="2020-08-15T05:54:00Z">
        <w:r w:rsidRPr="00B90347" w:rsidDel="00D57E3F">
          <w:rPr>
            <w:noProof/>
          </w:rPr>
          <w:fldChar w:fldCharType="begin"/>
        </w:r>
        <w:r w:rsidRPr="00B90347" w:rsidDel="00D57E3F">
          <w:rPr>
            <w:noProof/>
          </w:rPr>
          <w:delInstrText xml:space="preserve"> HYPERLINK \l "_Toc48268127" </w:delInstrText>
        </w:r>
        <w:r w:rsidRPr="00B90347" w:rsidDel="00D57E3F">
          <w:rPr>
            <w:noProof/>
          </w:rPr>
          <w:fldChar w:fldCharType="separate"/>
        </w:r>
      </w:del>
      <w:ins w:id="2007" w:author="Carlos Erazo" w:date="2020-08-15T05:54:00Z">
        <w:r w:rsidR="00D57E3F">
          <w:rPr>
            <w:b/>
            <w:bCs/>
            <w:noProof/>
          </w:rPr>
          <w:t>Error! Hyperlink reference not valid.</w:t>
        </w:r>
      </w:ins>
      <w:del w:id="2008" w:author="Carlos Erazo" w:date="2020-08-15T05:54:00Z">
        <w:r w:rsidR="0004697E" w:rsidRPr="00B90347" w:rsidDel="00D57E3F">
          <w:rPr>
            <w:rStyle w:val="Hyperlink"/>
            <w:noProof/>
          </w:rPr>
          <w:delText>Equation 7. SCS Time of concentration.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_Toc48268127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22</w:delText>
        </w:r>
        <w:r w:rsidR="0004697E" w:rsidRPr="00B90347" w:rsidDel="00D57E3F">
          <w:rPr>
            <w:noProof/>
            <w:webHidden/>
          </w:rPr>
          <w:fldChar w:fldCharType="end"/>
        </w:r>
        <w:r w:rsidRPr="00B90347" w:rsidDel="00D57E3F">
          <w:rPr>
            <w:noProof/>
          </w:rPr>
          <w:fldChar w:fldCharType="end"/>
        </w:r>
      </w:del>
    </w:p>
    <w:p w14:paraId="1F3BF5E1" w14:textId="2A17126F" w:rsidR="0004697E" w:rsidRPr="00B90347" w:rsidDel="00D57E3F" w:rsidRDefault="00344313" w:rsidP="00D57E3F">
      <w:pPr>
        <w:pStyle w:val="TableofFigures"/>
        <w:tabs>
          <w:tab w:val="right" w:leader="dot" w:pos="9016"/>
        </w:tabs>
        <w:ind w:firstLine="0"/>
        <w:rPr>
          <w:del w:id="2009" w:author="Carlos Erazo" w:date="2020-08-15T05:54:00Z"/>
          <w:rFonts w:asciiTheme="minorHAnsi" w:eastAsiaTheme="minorEastAsia" w:hAnsiTheme="minorHAnsi"/>
          <w:noProof/>
          <w:color w:val="auto"/>
          <w:sz w:val="22"/>
        </w:rPr>
        <w:pPrChange w:id="2010" w:author="Carlos Erazo" w:date="2020-08-15T05:54:00Z">
          <w:pPr>
            <w:pStyle w:val="TableofFigures"/>
            <w:tabs>
              <w:tab w:val="right" w:leader="dot" w:pos="9016"/>
            </w:tabs>
            <w:ind w:firstLine="0"/>
          </w:pPr>
        </w:pPrChange>
      </w:pPr>
      <w:del w:id="2011" w:author="Carlos Erazo" w:date="2020-08-15T05:54:00Z">
        <w:r w:rsidRPr="00B90347" w:rsidDel="00D57E3F">
          <w:rPr>
            <w:noProof/>
          </w:rPr>
          <w:fldChar w:fldCharType="begin"/>
        </w:r>
        <w:r w:rsidRPr="00B90347" w:rsidDel="00D57E3F">
          <w:rPr>
            <w:noProof/>
          </w:rPr>
          <w:delInstrText xml:space="preserve"> HYPERLINK \l "_Toc48268128" </w:delInstrText>
        </w:r>
        <w:r w:rsidRPr="00B90347" w:rsidDel="00D57E3F">
          <w:rPr>
            <w:noProof/>
          </w:rPr>
          <w:fldChar w:fldCharType="separate"/>
        </w:r>
      </w:del>
      <w:ins w:id="2012" w:author="Carlos Erazo" w:date="2020-08-15T05:54:00Z">
        <w:r w:rsidR="00D57E3F">
          <w:rPr>
            <w:b/>
            <w:bCs/>
            <w:noProof/>
          </w:rPr>
          <w:t>Error! Hyperlink reference not valid.</w:t>
        </w:r>
      </w:ins>
      <w:del w:id="2013" w:author="Carlos Erazo" w:date="2020-08-15T05:54:00Z">
        <w:r w:rsidR="0004697E" w:rsidRPr="00B90347" w:rsidDel="00D57E3F">
          <w:rPr>
            <w:rStyle w:val="Hyperlink"/>
            <w:noProof/>
          </w:rPr>
          <w:delText>Equation 8. Kerby-Kirpich method for time of concentration.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_Toc48268128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22</w:delText>
        </w:r>
        <w:r w:rsidR="0004697E" w:rsidRPr="00B90347" w:rsidDel="00D57E3F">
          <w:rPr>
            <w:noProof/>
            <w:webHidden/>
          </w:rPr>
          <w:fldChar w:fldCharType="end"/>
        </w:r>
        <w:r w:rsidRPr="00B90347" w:rsidDel="00D57E3F">
          <w:rPr>
            <w:noProof/>
          </w:rPr>
          <w:fldChar w:fldCharType="end"/>
        </w:r>
      </w:del>
    </w:p>
    <w:p w14:paraId="5A547042" w14:textId="530C1F4E" w:rsidR="0004697E" w:rsidRPr="00B90347" w:rsidDel="00D57E3F" w:rsidRDefault="00344313" w:rsidP="00D57E3F">
      <w:pPr>
        <w:pStyle w:val="TableofFigures"/>
        <w:tabs>
          <w:tab w:val="right" w:leader="dot" w:pos="9016"/>
        </w:tabs>
        <w:ind w:firstLine="0"/>
        <w:rPr>
          <w:del w:id="2014" w:author="Carlos Erazo" w:date="2020-08-15T05:54:00Z"/>
          <w:rFonts w:asciiTheme="minorHAnsi" w:eastAsiaTheme="minorEastAsia" w:hAnsiTheme="minorHAnsi"/>
          <w:noProof/>
          <w:color w:val="auto"/>
          <w:sz w:val="22"/>
        </w:rPr>
        <w:pPrChange w:id="2015" w:author="Carlos Erazo" w:date="2020-08-15T05:54:00Z">
          <w:pPr>
            <w:pStyle w:val="TableofFigures"/>
            <w:tabs>
              <w:tab w:val="right" w:leader="dot" w:pos="9016"/>
            </w:tabs>
            <w:ind w:firstLine="0"/>
          </w:pPr>
        </w:pPrChange>
      </w:pPr>
      <w:del w:id="2016" w:author="Carlos Erazo" w:date="2020-08-15T05:54:00Z">
        <w:r w:rsidRPr="00B90347" w:rsidDel="00D57E3F">
          <w:rPr>
            <w:noProof/>
          </w:rPr>
          <w:fldChar w:fldCharType="begin"/>
        </w:r>
        <w:r w:rsidRPr="00B90347" w:rsidDel="00D57E3F">
          <w:rPr>
            <w:noProof/>
          </w:rPr>
          <w:delInstrText xml:space="preserve"> HYPERLINK \l "_Toc48268129" </w:delInstrText>
        </w:r>
        <w:r w:rsidRPr="00B90347" w:rsidDel="00D57E3F">
          <w:rPr>
            <w:noProof/>
          </w:rPr>
          <w:fldChar w:fldCharType="separate"/>
        </w:r>
      </w:del>
      <w:ins w:id="2017" w:author="Carlos Erazo" w:date="2020-08-15T05:54:00Z">
        <w:r w:rsidR="00D57E3F">
          <w:rPr>
            <w:b/>
            <w:bCs/>
            <w:noProof/>
          </w:rPr>
          <w:t>Error! Hyperlink reference not valid.</w:t>
        </w:r>
      </w:ins>
      <w:del w:id="2018" w:author="Carlos Erazo" w:date="2020-08-15T05:54:00Z">
        <w:r w:rsidR="0004697E" w:rsidRPr="00B90347" w:rsidDel="00D57E3F">
          <w:rPr>
            <w:rStyle w:val="Hyperlink"/>
            <w:noProof/>
          </w:rPr>
          <w:delText>Equation 9. Kerby time of concentration.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_Toc48268129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22</w:delText>
        </w:r>
        <w:r w:rsidR="0004697E" w:rsidRPr="00B90347" w:rsidDel="00D57E3F">
          <w:rPr>
            <w:noProof/>
            <w:webHidden/>
          </w:rPr>
          <w:fldChar w:fldCharType="end"/>
        </w:r>
        <w:r w:rsidRPr="00B90347" w:rsidDel="00D57E3F">
          <w:rPr>
            <w:noProof/>
          </w:rPr>
          <w:fldChar w:fldCharType="end"/>
        </w:r>
      </w:del>
    </w:p>
    <w:p w14:paraId="746384AA" w14:textId="62B8484C" w:rsidR="0004697E" w:rsidRPr="00B90347" w:rsidDel="00D57E3F" w:rsidRDefault="00344313" w:rsidP="00D57E3F">
      <w:pPr>
        <w:pStyle w:val="TableofFigures"/>
        <w:tabs>
          <w:tab w:val="right" w:leader="dot" w:pos="9016"/>
        </w:tabs>
        <w:ind w:firstLine="0"/>
        <w:rPr>
          <w:del w:id="2019" w:author="Carlos Erazo" w:date="2020-08-15T05:54:00Z"/>
          <w:rFonts w:asciiTheme="minorHAnsi" w:eastAsiaTheme="minorEastAsia" w:hAnsiTheme="minorHAnsi"/>
          <w:noProof/>
          <w:color w:val="auto"/>
          <w:sz w:val="22"/>
        </w:rPr>
        <w:pPrChange w:id="2020" w:author="Carlos Erazo" w:date="2020-08-15T05:54:00Z">
          <w:pPr>
            <w:pStyle w:val="TableofFigures"/>
            <w:tabs>
              <w:tab w:val="right" w:leader="dot" w:pos="9016"/>
            </w:tabs>
            <w:ind w:firstLine="0"/>
          </w:pPr>
        </w:pPrChange>
      </w:pPr>
      <w:del w:id="2021" w:author="Carlos Erazo" w:date="2020-08-15T05:54:00Z">
        <w:r w:rsidRPr="00B90347" w:rsidDel="00D57E3F">
          <w:rPr>
            <w:noProof/>
          </w:rPr>
          <w:fldChar w:fldCharType="begin"/>
        </w:r>
        <w:r w:rsidRPr="00B90347" w:rsidDel="00D57E3F">
          <w:rPr>
            <w:noProof/>
          </w:rPr>
          <w:delInstrText xml:space="preserve"> HYPERLINK \l "_Toc48268130" </w:delInstrText>
        </w:r>
        <w:r w:rsidRPr="00B90347" w:rsidDel="00D57E3F">
          <w:rPr>
            <w:noProof/>
          </w:rPr>
          <w:fldChar w:fldCharType="separate"/>
        </w:r>
      </w:del>
      <w:ins w:id="2022" w:author="Carlos Erazo" w:date="2020-08-15T05:54:00Z">
        <w:r w:rsidR="00D57E3F">
          <w:rPr>
            <w:b/>
            <w:bCs/>
            <w:noProof/>
          </w:rPr>
          <w:t>Error! Hyperlink reference not valid.</w:t>
        </w:r>
      </w:ins>
      <w:del w:id="2023" w:author="Carlos Erazo" w:date="2020-08-15T05:54:00Z">
        <w:r w:rsidR="0004697E" w:rsidRPr="00B90347" w:rsidDel="00D57E3F">
          <w:rPr>
            <w:rStyle w:val="Hyperlink"/>
            <w:noProof/>
          </w:rPr>
          <w:delText>Equation 10. Time lag and time to peak.</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_Toc48268130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22</w:delText>
        </w:r>
        <w:r w:rsidR="0004697E" w:rsidRPr="00B90347" w:rsidDel="00D57E3F">
          <w:rPr>
            <w:noProof/>
            <w:webHidden/>
          </w:rPr>
          <w:fldChar w:fldCharType="end"/>
        </w:r>
        <w:r w:rsidRPr="00B90347" w:rsidDel="00D57E3F">
          <w:rPr>
            <w:noProof/>
          </w:rPr>
          <w:fldChar w:fldCharType="end"/>
        </w:r>
      </w:del>
    </w:p>
    <w:p w14:paraId="28E57528" w14:textId="587BA8C7" w:rsidR="0004697E" w:rsidRPr="00B90347" w:rsidDel="00D57E3F" w:rsidRDefault="00344313" w:rsidP="00D57E3F">
      <w:pPr>
        <w:pStyle w:val="TableofFigures"/>
        <w:tabs>
          <w:tab w:val="right" w:leader="dot" w:pos="9016"/>
        </w:tabs>
        <w:ind w:firstLine="0"/>
        <w:rPr>
          <w:del w:id="2024" w:author="Carlos Erazo" w:date="2020-08-15T05:54:00Z"/>
          <w:rFonts w:asciiTheme="minorHAnsi" w:eastAsiaTheme="minorEastAsia" w:hAnsiTheme="minorHAnsi"/>
          <w:noProof/>
          <w:color w:val="auto"/>
          <w:sz w:val="22"/>
        </w:rPr>
        <w:pPrChange w:id="2025" w:author="Carlos Erazo" w:date="2020-08-15T05:54:00Z">
          <w:pPr>
            <w:pStyle w:val="TableofFigures"/>
            <w:tabs>
              <w:tab w:val="right" w:leader="dot" w:pos="9016"/>
            </w:tabs>
            <w:ind w:firstLine="0"/>
          </w:pPr>
        </w:pPrChange>
      </w:pPr>
      <w:del w:id="2026" w:author="Carlos Erazo" w:date="2020-08-15T05:54:00Z">
        <w:r w:rsidRPr="00B90347" w:rsidDel="00D57E3F">
          <w:rPr>
            <w:noProof/>
          </w:rPr>
          <w:fldChar w:fldCharType="begin"/>
        </w:r>
        <w:r w:rsidRPr="00B90347" w:rsidDel="00D57E3F">
          <w:rPr>
            <w:noProof/>
          </w:rPr>
          <w:delInstrText xml:space="preserve"> HYPERLINK \l "_Toc48268131" </w:delInstrText>
        </w:r>
        <w:r w:rsidRPr="00B90347" w:rsidDel="00D57E3F">
          <w:rPr>
            <w:noProof/>
          </w:rPr>
          <w:fldChar w:fldCharType="separate"/>
        </w:r>
      </w:del>
      <w:ins w:id="2027" w:author="Carlos Erazo" w:date="2020-08-15T05:54:00Z">
        <w:r w:rsidR="00D57E3F">
          <w:rPr>
            <w:b/>
            <w:bCs/>
            <w:noProof/>
          </w:rPr>
          <w:t>Error! Hyperlink reference not valid.</w:t>
        </w:r>
      </w:ins>
      <w:del w:id="2028" w:author="Carlos Erazo" w:date="2020-08-15T05:54:00Z">
        <w:r w:rsidR="0004697E" w:rsidRPr="00B90347" w:rsidDel="00D57E3F">
          <w:rPr>
            <w:rStyle w:val="Hyperlink"/>
            <w:noProof/>
          </w:rPr>
          <w:delText>Equation 11. Dimensionless hydrograph equation.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_Toc48268131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23</w:delText>
        </w:r>
        <w:r w:rsidR="0004697E" w:rsidRPr="00B90347" w:rsidDel="00D57E3F">
          <w:rPr>
            <w:noProof/>
            <w:webHidden/>
          </w:rPr>
          <w:fldChar w:fldCharType="end"/>
        </w:r>
        <w:r w:rsidRPr="00B90347" w:rsidDel="00D57E3F">
          <w:rPr>
            <w:noProof/>
          </w:rPr>
          <w:fldChar w:fldCharType="end"/>
        </w:r>
      </w:del>
    </w:p>
    <w:p w14:paraId="05CC3BB4" w14:textId="6D9212FE" w:rsidR="0004697E" w:rsidRPr="00B90347" w:rsidDel="00D57E3F" w:rsidRDefault="00344313" w:rsidP="00D57E3F">
      <w:pPr>
        <w:pStyle w:val="TableofFigures"/>
        <w:tabs>
          <w:tab w:val="right" w:leader="dot" w:pos="9016"/>
        </w:tabs>
        <w:ind w:firstLine="0"/>
        <w:rPr>
          <w:del w:id="2029" w:author="Carlos Erazo" w:date="2020-08-15T05:54:00Z"/>
          <w:rFonts w:asciiTheme="minorHAnsi" w:eastAsiaTheme="minorEastAsia" w:hAnsiTheme="minorHAnsi"/>
          <w:noProof/>
          <w:color w:val="auto"/>
          <w:sz w:val="22"/>
        </w:rPr>
        <w:pPrChange w:id="2030" w:author="Carlos Erazo" w:date="2020-08-15T05:54:00Z">
          <w:pPr>
            <w:pStyle w:val="TableofFigures"/>
            <w:tabs>
              <w:tab w:val="right" w:leader="dot" w:pos="9016"/>
            </w:tabs>
            <w:ind w:firstLine="0"/>
          </w:pPr>
        </w:pPrChange>
      </w:pPr>
      <w:del w:id="2031" w:author="Carlos Erazo" w:date="2020-08-15T05:54:00Z">
        <w:r w:rsidRPr="00B90347" w:rsidDel="00D57E3F">
          <w:rPr>
            <w:noProof/>
          </w:rPr>
          <w:fldChar w:fldCharType="begin"/>
        </w:r>
        <w:r w:rsidRPr="00B90347" w:rsidDel="00D57E3F">
          <w:rPr>
            <w:noProof/>
          </w:rPr>
          <w:delInstrText xml:space="preserve"> HYPERLINK \l "_Toc48268132" </w:delInstrText>
        </w:r>
        <w:r w:rsidRPr="00B90347" w:rsidDel="00D57E3F">
          <w:rPr>
            <w:noProof/>
          </w:rPr>
          <w:fldChar w:fldCharType="separate"/>
        </w:r>
      </w:del>
      <w:ins w:id="2032" w:author="Carlos Erazo" w:date="2020-08-15T05:54:00Z">
        <w:r w:rsidR="00D57E3F">
          <w:rPr>
            <w:b/>
            <w:bCs/>
            <w:noProof/>
          </w:rPr>
          <w:t>Error! Hyperlink reference not valid.</w:t>
        </w:r>
      </w:ins>
      <w:del w:id="2033" w:author="Carlos Erazo" w:date="2020-08-15T05:54:00Z">
        <w:r w:rsidR="0004697E" w:rsidRPr="00B90347" w:rsidDel="00D57E3F">
          <w:rPr>
            <w:rStyle w:val="Hyperlink"/>
            <w:noProof/>
          </w:rPr>
          <w:delText>Equation 12. SCS Peak Discharge based on peak rate factor.</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_Toc48268132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24</w:delText>
        </w:r>
        <w:r w:rsidR="0004697E" w:rsidRPr="00B90347" w:rsidDel="00D57E3F">
          <w:rPr>
            <w:noProof/>
            <w:webHidden/>
          </w:rPr>
          <w:fldChar w:fldCharType="end"/>
        </w:r>
        <w:r w:rsidRPr="00B90347" w:rsidDel="00D57E3F">
          <w:rPr>
            <w:noProof/>
          </w:rPr>
          <w:fldChar w:fldCharType="end"/>
        </w:r>
      </w:del>
    </w:p>
    <w:p w14:paraId="071B1667" w14:textId="5B5CCACA" w:rsidR="0004697E" w:rsidRPr="00B90347" w:rsidDel="00D57E3F" w:rsidRDefault="00344313" w:rsidP="00D57E3F">
      <w:pPr>
        <w:pStyle w:val="TableofFigures"/>
        <w:tabs>
          <w:tab w:val="right" w:leader="dot" w:pos="9016"/>
        </w:tabs>
        <w:ind w:firstLine="0"/>
        <w:rPr>
          <w:del w:id="2034" w:author="Carlos Erazo" w:date="2020-08-15T05:54:00Z"/>
          <w:rFonts w:asciiTheme="minorHAnsi" w:eastAsiaTheme="minorEastAsia" w:hAnsiTheme="minorHAnsi"/>
          <w:noProof/>
          <w:color w:val="auto"/>
          <w:sz w:val="22"/>
        </w:rPr>
        <w:pPrChange w:id="2035" w:author="Carlos Erazo" w:date="2020-08-15T05:54:00Z">
          <w:pPr>
            <w:pStyle w:val="TableofFigures"/>
            <w:tabs>
              <w:tab w:val="right" w:leader="dot" w:pos="9016"/>
            </w:tabs>
            <w:ind w:firstLine="0"/>
          </w:pPr>
        </w:pPrChange>
      </w:pPr>
      <w:del w:id="2036" w:author="Carlos Erazo" w:date="2020-08-15T05:54:00Z">
        <w:r w:rsidRPr="00B90347" w:rsidDel="00D57E3F">
          <w:rPr>
            <w:noProof/>
          </w:rPr>
          <w:fldChar w:fldCharType="begin"/>
        </w:r>
        <w:r w:rsidRPr="00B90347" w:rsidDel="00D57E3F">
          <w:rPr>
            <w:noProof/>
          </w:rPr>
          <w:delInstrText xml:space="preserve"> HYPERLINK \l "_Toc48268133" </w:delInstrText>
        </w:r>
        <w:r w:rsidRPr="00B90347" w:rsidDel="00D57E3F">
          <w:rPr>
            <w:noProof/>
          </w:rPr>
          <w:fldChar w:fldCharType="separate"/>
        </w:r>
      </w:del>
      <w:ins w:id="2037" w:author="Carlos Erazo" w:date="2020-08-15T05:54:00Z">
        <w:r w:rsidR="00D57E3F">
          <w:rPr>
            <w:b/>
            <w:bCs/>
            <w:noProof/>
          </w:rPr>
          <w:t>Error! Hyperlink reference not valid.</w:t>
        </w:r>
      </w:ins>
      <w:del w:id="2038" w:author="Carlos Erazo" w:date="2020-08-15T05:54:00Z">
        <w:r w:rsidR="0004697E" w:rsidRPr="00B90347" w:rsidDel="00D57E3F">
          <w:rPr>
            <w:rStyle w:val="Hyperlink"/>
            <w:noProof/>
          </w:rPr>
          <w:delText>Equation 13. SCS time to peak and time step duration.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_Toc48268133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24</w:delText>
        </w:r>
        <w:r w:rsidR="0004697E" w:rsidRPr="00B90347" w:rsidDel="00D57E3F">
          <w:rPr>
            <w:noProof/>
            <w:webHidden/>
          </w:rPr>
          <w:fldChar w:fldCharType="end"/>
        </w:r>
        <w:r w:rsidRPr="00B90347" w:rsidDel="00D57E3F">
          <w:rPr>
            <w:noProof/>
          </w:rPr>
          <w:fldChar w:fldCharType="end"/>
        </w:r>
      </w:del>
    </w:p>
    <w:p w14:paraId="35370EC3" w14:textId="57FF23B5" w:rsidR="0004697E" w:rsidRPr="00B90347" w:rsidDel="00D57E3F" w:rsidRDefault="00344313" w:rsidP="00D57E3F">
      <w:pPr>
        <w:pStyle w:val="TableofFigures"/>
        <w:tabs>
          <w:tab w:val="right" w:leader="dot" w:pos="9016"/>
        </w:tabs>
        <w:ind w:firstLine="0"/>
        <w:rPr>
          <w:del w:id="2039" w:author="Carlos Erazo" w:date="2020-08-15T05:54:00Z"/>
          <w:rFonts w:asciiTheme="minorHAnsi" w:eastAsiaTheme="minorEastAsia" w:hAnsiTheme="minorHAnsi"/>
          <w:noProof/>
          <w:color w:val="auto"/>
          <w:sz w:val="22"/>
        </w:rPr>
        <w:pPrChange w:id="2040" w:author="Carlos Erazo" w:date="2020-08-15T05:54:00Z">
          <w:pPr>
            <w:pStyle w:val="TableofFigures"/>
            <w:tabs>
              <w:tab w:val="right" w:leader="dot" w:pos="9016"/>
            </w:tabs>
            <w:ind w:firstLine="0"/>
          </w:pPr>
        </w:pPrChange>
      </w:pPr>
      <w:del w:id="2041" w:author="Carlos Erazo" w:date="2020-08-15T05:54:00Z">
        <w:r w:rsidRPr="00B90347" w:rsidDel="00D57E3F">
          <w:rPr>
            <w:noProof/>
          </w:rPr>
          <w:fldChar w:fldCharType="begin"/>
        </w:r>
        <w:r w:rsidRPr="00B90347" w:rsidDel="00D57E3F">
          <w:rPr>
            <w:noProof/>
          </w:rPr>
          <w:delInstrText xml:space="preserve"> HYPERLINK \l "_Toc48268134" </w:delInstrText>
        </w:r>
        <w:r w:rsidRPr="00B90347" w:rsidDel="00D57E3F">
          <w:rPr>
            <w:noProof/>
          </w:rPr>
          <w:fldChar w:fldCharType="separate"/>
        </w:r>
      </w:del>
      <w:ins w:id="2042" w:author="Carlos Erazo" w:date="2020-08-15T05:54:00Z">
        <w:r w:rsidR="00D57E3F">
          <w:rPr>
            <w:b/>
            <w:bCs/>
            <w:noProof/>
          </w:rPr>
          <w:t>Error! Hyperlink reference not valid.</w:t>
        </w:r>
      </w:ins>
      <w:del w:id="2043" w:author="Carlos Erazo" w:date="2020-08-15T05:54:00Z">
        <w:r w:rsidR="0004697E" w:rsidRPr="00B90347" w:rsidDel="00D57E3F">
          <w:rPr>
            <w:rStyle w:val="Hyperlink"/>
            <w:noProof/>
          </w:rPr>
          <w:delText>Equation 14. Total volume of the DRH .</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_Toc48268134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25</w:delText>
        </w:r>
        <w:r w:rsidR="0004697E" w:rsidRPr="00B90347" w:rsidDel="00D57E3F">
          <w:rPr>
            <w:noProof/>
            <w:webHidden/>
          </w:rPr>
          <w:fldChar w:fldCharType="end"/>
        </w:r>
        <w:r w:rsidRPr="00B90347" w:rsidDel="00D57E3F">
          <w:rPr>
            <w:noProof/>
          </w:rPr>
          <w:fldChar w:fldCharType="end"/>
        </w:r>
      </w:del>
    </w:p>
    <w:p w14:paraId="1C3E222A" w14:textId="7B214DDC" w:rsidR="0004697E" w:rsidRPr="00B90347" w:rsidDel="00D57E3F" w:rsidRDefault="00344313" w:rsidP="00D57E3F">
      <w:pPr>
        <w:pStyle w:val="TableofFigures"/>
        <w:tabs>
          <w:tab w:val="right" w:leader="dot" w:pos="9016"/>
        </w:tabs>
        <w:ind w:firstLine="0"/>
        <w:rPr>
          <w:del w:id="2044" w:author="Carlos Erazo" w:date="2020-08-15T05:54:00Z"/>
          <w:rFonts w:asciiTheme="minorHAnsi" w:eastAsiaTheme="minorEastAsia" w:hAnsiTheme="minorHAnsi"/>
          <w:noProof/>
          <w:color w:val="auto"/>
          <w:sz w:val="22"/>
        </w:rPr>
        <w:pPrChange w:id="2045" w:author="Carlos Erazo" w:date="2020-08-15T05:54:00Z">
          <w:pPr>
            <w:pStyle w:val="TableofFigures"/>
            <w:tabs>
              <w:tab w:val="right" w:leader="dot" w:pos="9016"/>
            </w:tabs>
            <w:ind w:firstLine="0"/>
          </w:pPr>
        </w:pPrChange>
      </w:pPr>
      <w:del w:id="2046" w:author="Carlos Erazo" w:date="2020-08-15T05:54:00Z">
        <w:r w:rsidRPr="00B90347" w:rsidDel="00D57E3F">
          <w:rPr>
            <w:noProof/>
          </w:rPr>
          <w:fldChar w:fldCharType="begin"/>
        </w:r>
        <w:r w:rsidRPr="00B90347" w:rsidDel="00D57E3F">
          <w:rPr>
            <w:noProof/>
          </w:rPr>
          <w:delInstrText xml:space="preserve"> HYPERLINK \l "_Toc48268135" </w:delInstrText>
        </w:r>
        <w:r w:rsidRPr="00B90347" w:rsidDel="00D57E3F">
          <w:rPr>
            <w:noProof/>
          </w:rPr>
          <w:fldChar w:fldCharType="separate"/>
        </w:r>
      </w:del>
      <w:ins w:id="2047" w:author="Carlos Erazo" w:date="2020-08-15T05:54:00Z">
        <w:r w:rsidR="00D57E3F">
          <w:rPr>
            <w:b/>
            <w:bCs/>
            <w:noProof/>
          </w:rPr>
          <w:t>Error! Hyperlink reference not valid.</w:t>
        </w:r>
      </w:ins>
      <w:del w:id="2048" w:author="Carlos Erazo" w:date="2020-08-15T05:54:00Z">
        <w:r w:rsidR="0004697E" w:rsidRPr="00B90347" w:rsidDel="00D57E3F">
          <w:rPr>
            <w:rStyle w:val="Hyperlink"/>
            <w:noProof/>
          </w:rPr>
          <w:delText>Equation 15. Total olume of the DRH in terms of units of depth.</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_Toc48268135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25</w:delText>
        </w:r>
        <w:r w:rsidR="0004697E" w:rsidRPr="00B90347" w:rsidDel="00D57E3F">
          <w:rPr>
            <w:noProof/>
            <w:webHidden/>
          </w:rPr>
          <w:fldChar w:fldCharType="end"/>
        </w:r>
        <w:r w:rsidRPr="00B90347" w:rsidDel="00D57E3F">
          <w:rPr>
            <w:noProof/>
          </w:rPr>
          <w:fldChar w:fldCharType="end"/>
        </w:r>
      </w:del>
    </w:p>
    <w:p w14:paraId="16B15823" w14:textId="00ECC8E6" w:rsidR="0004697E" w:rsidRPr="00B90347" w:rsidDel="00D57E3F" w:rsidRDefault="00344313" w:rsidP="00D57E3F">
      <w:pPr>
        <w:pStyle w:val="TableofFigures"/>
        <w:tabs>
          <w:tab w:val="right" w:leader="dot" w:pos="9016"/>
        </w:tabs>
        <w:ind w:firstLine="0"/>
        <w:rPr>
          <w:del w:id="2049" w:author="Carlos Erazo" w:date="2020-08-15T05:54:00Z"/>
          <w:rFonts w:asciiTheme="minorHAnsi" w:eastAsiaTheme="minorEastAsia" w:hAnsiTheme="minorHAnsi"/>
          <w:noProof/>
          <w:color w:val="auto"/>
          <w:sz w:val="22"/>
        </w:rPr>
        <w:pPrChange w:id="2050" w:author="Carlos Erazo" w:date="2020-08-15T05:54:00Z">
          <w:pPr>
            <w:pStyle w:val="TableofFigures"/>
            <w:tabs>
              <w:tab w:val="right" w:leader="dot" w:pos="9016"/>
            </w:tabs>
            <w:ind w:firstLine="0"/>
          </w:pPr>
        </w:pPrChange>
      </w:pPr>
      <w:del w:id="2051" w:author="Carlos Erazo" w:date="2020-08-15T05:54:00Z">
        <w:r w:rsidRPr="00B90347" w:rsidDel="00D57E3F">
          <w:rPr>
            <w:noProof/>
          </w:rPr>
          <w:fldChar w:fldCharType="begin"/>
        </w:r>
        <w:r w:rsidRPr="00B90347" w:rsidDel="00D57E3F">
          <w:rPr>
            <w:noProof/>
          </w:rPr>
          <w:delInstrText xml:space="preserve"> HYPERLINK \l "_Toc48268136" </w:delInstrText>
        </w:r>
        <w:r w:rsidRPr="00B90347" w:rsidDel="00D57E3F">
          <w:rPr>
            <w:noProof/>
          </w:rPr>
          <w:fldChar w:fldCharType="separate"/>
        </w:r>
      </w:del>
      <w:ins w:id="2052" w:author="Carlos Erazo" w:date="2020-08-15T05:54:00Z">
        <w:r w:rsidR="00D57E3F">
          <w:rPr>
            <w:b/>
            <w:bCs/>
            <w:noProof/>
          </w:rPr>
          <w:t>Error! Hyperlink reference not valid.</w:t>
        </w:r>
      </w:ins>
      <w:del w:id="2053" w:author="Carlos Erazo" w:date="2020-08-15T05:54:00Z">
        <w:r w:rsidR="0004697E" w:rsidRPr="00B90347" w:rsidDel="00D57E3F">
          <w:rPr>
            <w:rStyle w:val="Hyperlink"/>
            <w:noProof/>
          </w:rPr>
          <w:delText>Equation 16. Discrete convolution equation.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_Toc48268136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25</w:delText>
        </w:r>
        <w:r w:rsidR="0004697E" w:rsidRPr="00B90347" w:rsidDel="00D57E3F">
          <w:rPr>
            <w:noProof/>
            <w:webHidden/>
          </w:rPr>
          <w:fldChar w:fldCharType="end"/>
        </w:r>
        <w:r w:rsidRPr="00B90347" w:rsidDel="00D57E3F">
          <w:rPr>
            <w:noProof/>
          </w:rPr>
          <w:fldChar w:fldCharType="end"/>
        </w:r>
      </w:del>
    </w:p>
    <w:p w14:paraId="2C8EF701" w14:textId="3A636B44" w:rsidR="0004697E" w:rsidRPr="00B90347" w:rsidDel="00D57E3F" w:rsidRDefault="00344313" w:rsidP="00D57E3F">
      <w:pPr>
        <w:pStyle w:val="TableofFigures"/>
        <w:tabs>
          <w:tab w:val="right" w:leader="dot" w:pos="9016"/>
        </w:tabs>
        <w:ind w:firstLine="0"/>
        <w:rPr>
          <w:del w:id="2054" w:author="Carlos Erazo" w:date="2020-08-15T05:54:00Z"/>
          <w:rFonts w:asciiTheme="minorHAnsi" w:eastAsiaTheme="minorEastAsia" w:hAnsiTheme="minorHAnsi"/>
          <w:noProof/>
          <w:color w:val="auto"/>
          <w:sz w:val="22"/>
        </w:rPr>
        <w:pPrChange w:id="2055" w:author="Carlos Erazo" w:date="2020-08-15T05:54:00Z">
          <w:pPr>
            <w:pStyle w:val="TableofFigures"/>
            <w:tabs>
              <w:tab w:val="right" w:leader="dot" w:pos="9016"/>
            </w:tabs>
            <w:ind w:firstLine="0"/>
          </w:pPr>
        </w:pPrChange>
      </w:pPr>
      <w:del w:id="2056" w:author="Carlos Erazo" w:date="2020-08-15T05:54:00Z">
        <w:r w:rsidRPr="00B90347" w:rsidDel="00D57E3F">
          <w:rPr>
            <w:noProof/>
          </w:rPr>
          <w:fldChar w:fldCharType="begin"/>
        </w:r>
        <w:r w:rsidRPr="00B90347" w:rsidDel="00D57E3F">
          <w:rPr>
            <w:noProof/>
          </w:rPr>
          <w:delInstrText xml:space="preserve"> HYPERLINK \l "_Toc48268137" </w:delInstrText>
        </w:r>
        <w:r w:rsidRPr="00B90347" w:rsidDel="00D57E3F">
          <w:rPr>
            <w:noProof/>
          </w:rPr>
          <w:fldChar w:fldCharType="separate"/>
        </w:r>
      </w:del>
      <w:ins w:id="2057" w:author="Carlos Erazo" w:date="2020-08-15T05:54:00Z">
        <w:r w:rsidR="00D57E3F">
          <w:rPr>
            <w:b/>
            <w:bCs/>
            <w:noProof/>
          </w:rPr>
          <w:t>Error! Hyperlink reference not valid.</w:t>
        </w:r>
      </w:ins>
      <w:del w:id="2058" w:author="Carlos Erazo" w:date="2020-08-15T05:54:00Z">
        <w:r w:rsidR="0004697E" w:rsidRPr="00B90347" w:rsidDel="00D57E3F">
          <w:rPr>
            <w:rStyle w:val="Hyperlink"/>
            <w:noProof/>
          </w:rPr>
          <w:delText>Equation 17. Bucket model initial flow.</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_Toc48268137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26</w:delText>
        </w:r>
        <w:r w:rsidR="0004697E" w:rsidRPr="00B90347" w:rsidDel="00D57E3F">
          <w:rPr>
            <w:noProof/>
            <w:webHidden/>
          </w:rPr>
          <w:fldChar w:fldCharType="end"/>
        </w:r>
        <w:r w:rsidRPr="00B90347" w:rsidDel="00D57E3F">
          <w:rPr>
            <w:noProof/>
          </w:rPr>
          <w:fldChar w:fldCharType="end"/>
        </w:r>
      </w:del>
    </w:p>
    <w:p w14:paraId="03A6B55D" w14:textId="6EC71530" w:rsidR="0004697E" w:rsidRPr="00B90347" w:rsidDel="00D57E3F" w:rsidRDefault="00344313" w:rsidP="00D57E3F">
      <w:pPr>
        <w:pStyle w:val="TableofFigures"/>
        <w:tabs>
          <w:tab w:val="right" w:leader="dot" w:pos="9016"/>
        </w:tabs>
        <w:ind w:firstLine="0"/>
        <w:rPr>
          <w:del w:id="2059" w:author="Carlos Erazo" w:date="2020-08-15T05:54:00Z"/>
          <w:rFonts w:asciiTheme="minorHAnsi" w:eastAsiaTheme="minorEastAsia" w:hAnsiTheme="minorHAnsi"/>
          <w:noProof/>
          <w:color w:val="auto"/>
          <w:sz w:val="22"/>
        </w:rPr>
        <w:pPrChange w:id="2060" w:author="Carlos Erazo" w:date="2020-08-15T05:54:00Z">
          <w:pPr>
            <w:pStyle w:val="TableofFigures"/>
            <w:tabs>
              <w:tab w:val="right" w:leader="dot" w:pos="9016"/>
            </w:tabs>
            <w:ind w:firstLine="0"/>
          </w:pPr>
        </w:pPrChange>
      </w:pPr>
      <w:del w:id="2061" w:author="Carlos Erazo" w:date="2020-08-15T05:54:00Z">
        <w:r w:rsidRPr="00B90347" w:rsidDel="00D57E3F">
          <w:rPr>
            <w:noProof/>
          </w:rPr>
          <w:fldChar w:fldCharType="begin"/>
        </w:r>
        <w:r w:rsidRPr="00B90347" w:rsidDel="00D57E3F">
          <w:rPr>
            <w:noProof/>
          </w:rPr>
          <w:delInstrText xml:space="preserve"> HYPERLINK \l "_Toc48268138" </w:delInstrText>
        </w:r>
        <w:r w:rsidRPr="00B90347" w:rsidDel="00D57E3F">
          <w:rPr>
            <w:noProof/>
          </w:rPr>
          <w:fldChar w:fldCharType="separate"/>
        </w:r>
      </w:del>
      <w:ins w:id="2062" w:author="Carlos Erazo" w:date="2020-08-15T05:54:00Z">
        <w:r w:rsidR="00D57E3F">
          <w:rPr>
            <w:b/>
            <w:bCs/>
            <w:noProof/>
          </w:rPr>
          <w:t>Error! Hyperlink reference not valid.</w:t>
        </w:r>
      </w:ins>
      <w:del w:id="2063" w:author="Carlos Erazo" w:date="2020-08-15T05:54:00Z">
        <w:r w:rsidR="0004697E" w:rsidRPr="00B90347" w:rsidDel="00D57E3F">
          <w:rPr>
            <w:rStyle w:val="Hyperlink"/>
            <w:noProof/>
          </w:rPr>
          <w:delText>Equation 18. Bucket model infiltration.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_Toc48268138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26</w:delText>
        </w:r>
        <w:r w:rsidR="0004697E" w:rsidRPr="00B90347" w:rsidDel="00D57E3F">
          <w:rPr>
            <w:noProof/>
            <w:webHidden/>
          </w:rPr>
          <w:fldChar w:fldCharType="end"/>
        </w:r>
        <w:r w:rsidRPr="00B90347" w:rsidDel="00D57E3F">
          <w:rPr>
            <w:noProof/>
          </w:rPr>
          <w:fldChar w:fldCharType="end"/>
        </w:r>
      </w:del>
    </w:p>
    <w:p w14:paraId="2D8855A7" w14:textId="0DF10D97" w:rsidR="0004697E" w:rsidRPr="00B90347" w:rsidDel="00D57E3F" w:rsidRDefault="00344313" w:rsidP="00D57E3F">
      <w:pPr>
        <w:pStyle w:val="TableofFigures"/>
        <w:tabs>
          <w:tab w:val="right" w:leader="dot" w:pos="9016"/>
        </w:tabs>
        <w:ind w:firstLine="0"/>
        <w:rPr>
          <w:del w:id="2064" w:author="Carlos Erazo" w:date="2020-08-15T05:54:00Z"/>
          <w:rFonts w:asciiTheme="minorHAnsi" w:eastAsiaTheme="minorEastAsia" w:hAnsiTheme="minorHAnsi"/>
          <w:noProof/>
          <w:color w:val="auto"/>
          <w:sz w:val="22"/>
        </w:rPr>
        <w:pPrChange w:id="2065" w:author="Carlos Erazo" w:date="2020-08-15T05:54:00Z">
          <w:pPr>
            <w:pStyle w:val="TableofFigures"/>
            <w:tabs>
              <w:tab w:val="right" w:leader="dot" w:pos="9016"/>
            </w:tabs>
            <w:ind w:firstLine="0"/>
          </w:pPr>
        </w:pPrChange>
      </w:pPr>
      <w:del w:id="2066" w:author="Carlos Erazo" w:date="2020-08-15T05:54:00Z">
        <w:r w:rsidRPr="00B90347" w:rsidDel="00D57E3F">
          <w:rPr>
            <w:noProof/>
          </w:rPr>
          <w:fldChar w:fldCharType="begin"/>
        </w:r>
        <w:r w:rsidRPr="00B90347" w:rsidDel="00D57E3F">
          <w:rPr>
            <w:noProof/>
          </w:rPr>
          <w:delInstrText xml:space="preserve"> HYPERLINK \l "_Toc48268139" </w:delInstrText>
        </w:r>
        <w:r w:rsidRPr="00B90347" w:rsidDel="00D57E3F">
          <w:rPr>
            <w:noProof/>
          </w:rPr>
          <w:fldChar w:fldCharType="separate"/>
        </w:r>
      </w:del>
      <w:ins w:id="2067" w:author="Carlos Erazo" w:date="2020-08-15T05:54:00Z">
        <w:r w:rsidR="00D57E3F">
          <w:rPr>
            <w:b/>
            <w:bCs/>
            <w:noProof/>
          </w:rPr>
          <w:t>Error! Hyperlink reference not valid.</w:t>
        </w:r>
      </w:ins>
      <w:del w:id="2068" w:author="Carlos Erazo" w:date="2020-08-15T05:54:00Z">
        <w:r w:rsidR="0004697E" w:rsidRPr="00B90347" w:rsidDel="00D57E3F">
          <w:rPr>
            <w:rStyle w:val="Hyperlink"/>
            <w:noProof/>
          </w:rPr>
          <w:delText>Equation 19. Bucklet model subsequent flows.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_Toc48268139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26</w:delText>
        </w:r>
        <w:r w:rsidR="0004697E" w:rsidRPr="00B90347" w:rsidDel="00D57E3F">
          <w:rPr>
            <w:noProof/>
            <w:webHidden/>
          </w:rPr>
          <w:fldChar w:fldCharType="end"/>
        </w:r>
        <w:r w:rsidRPr="00B90347" w:rsidDel="00D57E3F">
          <w:rPr>
            <w:noProof/>
          </w:rPr>
          <w:fldChar w:fldCharType="end"/>
        </w:r>
      </w:del>
    </w:p>
    <w:p w14:paraId="624AA93A" w14:textId="5306933F" w:rsidR="0004697E" w:rsidRPr="00B90347" w:rsidDel="00D57E3F" w:rsidRDefault="00344313" w:rsidP="00D57E3F">
      <w:pPr>
        <w:pStyle w:val="TableofFigures"/>
        <w:tabs>
          <w:tab w:val="right" w:leader="dot" w:pos="9016"/>
        </w:tabs>
        <w:ind w:firstLine="0"/>
        <w:rPr>
          <w:del w:id="2069" w:author="Carlos Erazo" w:date="2020-08-15T05:54:00Z"/>
          <w:rFonts w:asciiTheme="minorHAnsi" w:eastAsiaTheme="minorEastAsia" w:hAnsiTheme="minorHAnsi"/>
          <w:noProof/>
          <w:color w:val="auto"/>
          <w:sz w:val="22"/>
        </w:rPr>
        <w:pPrChange w:id="2070" w:author="Carlos Erazo" w:date="2020-08-15T05:54:00Z">
          <w:pPr>
            <w:pStyle w:val="TableofFigures"/>
            <w:tabs>
              <w:tab w:val="right" w:leader="dot" w:pos="9016"/>
            </w:tabs>
            <w:ind w:firstLine="0"/>
          </w:pPr>
        </w:pPrChange>
      </w:pPr>
      <w:del w:id="2071" w:author="Carlos Erazo" w:date="2020-08-15T05:54:00Z">
        <w:r w:rsidRPr="00B90347" w:rsidDel="00D57E3F">
          <w:rPr>
            <w:noProof/>
          </w:rPr>
          <w:fldChar w:fldCharType="begin"/>
        </w:r>
        <w:r w:rsidRPr="00B90347" w:rsidDel="00D57E3F">
          <w:rPr>
            <w:noProof/>
          </w:rPr>
          <w:delInstrText xml:space="preserve"> HYPERLINK \l "_Toc48268140" </w:delInstrText>
        </w:r>
        <w:r w:rsidRPr="00B90347" w:rsidDel="00D57E3F">
          <w:rPr>
            <w:noProof/>
          </w:rPr>
          <w:fldChar w:fldCharType="separate"/>
        </w:r>
      </w:del>
      <w:ins w:id="2072" w:author="Carlos Erazo" w:date="2020-08-15T05:54:00Z">
        <w:r w:rsidR="00D57E3F">
          <w:rPr>
            <w:b/>
            <w:bCs/>
            <w:noProof/>
          </w:rPr>
          <w:t>Error! Hyperlink reference not valid.</w:t>
        </w:r>
      </w:ins>
      <w:del w:id="2073" w:author="Carlos Erazo" w:date="2020-08-15T05:54:00Z">
        <w:r w:rsidR="0004697E" w:rsidRPr="00B90347" w:rsidDel="00D57E3F">
          <w:rPr>
            <w:rStyle w:val="Hyperlink"/>
            <w:noProof/>
          </w:rPr>
          <w:delText>Equation 20. Bucket model final discharge.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_Toc48268140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26</w:delText>
        </w:r>
        <w:r w:rsidR="0004697E" w:rsidRPr="00B90347" w:rsidDel="00D57E3F">
          <w:rPr>
            <w:noProof/>
            <w:webHidden/>
          </w:rPr>
          <w:fldChar w:fldCharType="end"/>
        </w:r>
        <w:r w:rsidRPr="00B90347" w:rsidDel="00D57E3F">
          <w:rPr>
            <w:noProof/>
          </w:rPr>
          <w:fldChar w:fldCharType="end"/>
        </w:r>
      </w:del>
    </w:p>
    <w:p w14:paraId="654B13CC" w14:textId="79A5F5F6" w:rsidR="0004697E" w:rsidRPr="00B90347" w:rsidDel="00D57E3F" w:rsidRDefault="00344313" w:rsidP="00D57E3F">
      <w:pPr>
        <w:pStyle w:val="TableofFigures"/>
        <w:tabs>
          <w:tab w:val="right" w:leader="dot" w:pos="9016"/>
        </w:tabs>
        <w:ind w:firstLine="0"/>
        <w:rPr>
          <w:del w:id="2074" w:author="Carlos Erazo" w:date="2020-08-15T05:54:00Z"/>
          <w:rFonts w:asciiTheme="minorHAnsi" w:eastAsiaTheme="minorEastAsia" w:hAnsiTheme="minorHAnsi"/>
          <w:noProof/>
          <w:color w:val="auto"/>
          <w:sz w:val="22"/>
        </w:rPr>
        <w:pPrChange w:id="2075" w:author="Carlos Erazo" w:date="2020-08-15T05:54:00Z">
          <w:pPr>
            <w:pStyle w:val="TableofFigures"/>
            <w:tabs>
              <w:tab w:val="right" w:leader="dot" w:pos="9016"/>
            </w:tabs>
            <w:ind w:firstLine="0"/>
          </w:pPr>
        </w:pPrChange>
      </w:pPr>
      <w:del w:id="2076" w:author="Carlos Erazo" w:date="2020-08-15T05:54:00Z">
        <w:r w:rsidRPr="00B90347" w:rsidDel="00D57E3F">
          <w:rPr>
            <w:noProof/>
          </w:rPr>
          <w:fldChar w:fldCharType="begin"/>
        </w:r>
        <w:r w:rsidRPr="00B90347" w:rsidDel="00D57E3F">
          <w:rPr>
            <w:noProof/>
          </w:rPr>
          <w:delInstrText xml:space="preserve"> HYPERLINK \l "_Toc48268141" </w:delInstrText>
        </w:r>
        <w:r w:rsidRPr="00B90347" w:rsidDel="00D57E3F">
          <w:rPr>
            <w:noProof/>
          </w:rPr>
          <w:fldChar w:fldCharType="separate"/>
        </w:r>
      </w:del>
      <w:ins w:id="2077" w:author="Carlos Erazo" w:date="2020-08-15T05:54:00Z">
        <w:r w:rsidR="00D57E3F">
          <w:rPr>
            <w:b/>
            <w:bCs/>
            <w:noProof/>
          </w:rPr>
          <w:t>Error! Hyperlink reference not valid.</w:t>
        </w:r>
      </w:ins>
      <w:del w:id="2078" w:author="Carlos Erazo" w:date="2020-08-15T05:54:00Z">
        <w:r w:rsidR="0004697E" w:rsidRPr="00B90347" w:rsidDel="00D57E3F">
          <w:rPr>
            <w:rStyle w:val="Hyperlink"/>
            <w:noProof/>
          </w:rPr>
          <w:delText>Equation 21. Overview of fast fourier transform.</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_Toc48268141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28</w:delText>
        </w:r>
        <w:r w:rsidR="0004697E" w:rsidRPr="00B90347" w:rsidDel="00D57E3F">
          <w:rPr>
            <w:noProof/>
            <w:webHidden/>
          </w:rPr>
          <w:fldChar w:fldCharType="end"/>
        </w:r>
        <w:r w:rsidRPr="00B90347" w:rsidDel="00D57E3F">
          <w:rPr>
            <w:noProof/>
          </w:rPr>
          <w:fldChar w:fldCharType="end"/>
        </w:r>
      </w:del>
    </w:p>
    <w:p w14:paraId="5FBE549D" w14:textId="77777777" w:rsidR="00803F64" w:rsidRPr="00B90347" w:rsidDel="00D57E3F" w:rsidRDefault="00803F64" w:rsidP="00D57E3F">
      <w:pPr>
        <w:pStyle w:val="TableofFigures"/>
        <w:tabs>
          <w:tab w:val="right" w:leader="dot" w:pos="9016"/>
        </w:tabs>
        <w:ind w:firstLine="0"/>
        <w:rPr>
          <w:del w:id="2079" w:author="Carlos Erazo" w:date="2020-08-15T05:54:00Z"/>
          <w:noProof/>
        </w:rPr>
        <w:pPrChange w:id="2080" w:author="Carlos Erazo" w:date="2020-08-15T05:54:00Z">
          <w:pPr>
            <w:pStyle w:val="TableofFigures"/>
            <w:tabs>
              <w:tab w:val="right" w:leader="dot" w:pos="9016"/>
            </w:tabs>
            <w:ind w:firstLine="0"/>
          </w:pPr>
        </w:pPrChange>
      </w:pPr>
      <w:del w:id="2081" w:author="Carlos Erazo" w:date="2020-08-15T05:54:00Z">
        <w:r w:rsidRPr="00B90347" w:rsidDel="00D57E3F">
          <w:rPr>
            <w:noProof/>
          </w:rPr>
          <w:br w:type="page"/>
        </w:r>
      </w:del>
    </w:p>
    <w:p w14:paraId="091241CB" w14:textId="639F4423" w:rsidR="008B5A51" w:rsidRPr="00D57E3F" w:rsidRDefault="009C0FC9" w:rsidP="00D57E3F">
      <w:pPr>
        <w:ind w:firstLine="0"/>
        <w:rPr>
          <w:b/>
          <w:bCs/>
          <w:sz w:val="28"/>
          <w:szCs w:val="24"/>
          <w:rPrChange w:id="2082" w:author="Carlos Erazo" w:date="2020-08-15T05:55:00Z">
            <w:rPr>
              <w:b/>
              <w:bCs/>
            </w:rPr>
          </w:rPrChange>
        </w:rPr>
      </w:pPr>
      <w:r w:rsidRPr="00B90347">
        <w:fldChar w:fldCharType="end"/>
      </w:r>
      <w:r w:rsidR="008B5A51" w:rsidRPr="00D57E3F">
        <w:rPr>
          <w:b/>
          <w:bCs/>
          <w:sz w:val="28"/>
          <w:szCs w:val="24"/>
          <w:rPrChange w:id="2083" w:author="Carlos Erazo" w:date="2020-08-15T05:55:00Z">
            <w:rPr>
              <w:b/>
              <w:bCs/>
            </w:rPr>
          </w:rPrChange>
        </w:rPr>
        <w:t xml:space="preserve">List of </w:t>
      </w:r>
      <w:r w:rsidR="00803F64" w:rsidRPr="00D57E3F">
        <w:rPr>
          <w:b/>
          <w:bCs/>
          <w:sz w:val="28"/>
          <w:szCs w:val="24"/>
          <w:rPrChange w:id="2084" w:author="Carlos Erazo" w:date="2020-08-15T05:55:00Z">
            <w:rPr>
              <w:b/>
              <w:bCs/>
            </w:rPr>
          </w:rPrChange>
        </w:rPr>
        <w:t>C</w:t>
      </w:r>
      <w:r w:rsidR="008B5A51" w:rsidRPr="00D57E3F">
        <w:rPr>
          <w:b/>
          <w:bCs/>
          <w:sz w:val="28"/>
          <w:szCs w:val="24"/>
          <w:rPrChange w:id="2085" w:author="Carlos Erazo" w:date="2020-08-15T05:55:00Z">
            <w:rPr>
              <w:b/>
              <w:bCs/>
            </w:rPr>
          </w:rPrChange>
        </w:rPr>
        <w:t xml:space="preserve">ode </w:t>
      </w:r>
      <w:r w:rsidR="00803F64" w:rsidRPr="00D57E3F">
        <w:rPr>
          <w:b/>
          <w:bCs/>
          <w:sz w:val="28"/>
          <w:szCs w:val="24"/>
          <w:rPrChange w:id="2086" w:author="Carlos Erazo" w:date="2020-08-15T05:55:00Z">
            <w:rPr>
              <w:b/>
              <w:bCs/>
            </w:rPr>
          </w:rPrChange>
        </w:rPr>
        <w:t>Snippets</w:t>
      </w:r>
    </w:p>
    <w:p w14:paraId="3BD22D5F" w14:textId="70075DE2" w:rsidR="00D57E3F" w:rsidRDefault="008B5A51" w:rsidP="00D57E3F">
      <w:pPr>
        <w:pStyle w:val="TableofFigures"/>
        <w:tabs>
          <w:tab w:val="right" w:leader="dot" w:pos="9016"/>
        </w:tabs>
        <w:ind w:firstLine="0"/>
        <w:rPr>
          <w:ins w:id="2087" w:author="Carlos Erazo" w:date="2020-08-15T05:55:00Z"/>
          <w:rFonts w:asciiTheme="minorHAnsi" w:eastAsiaTheme="minorEastAsia" w:hAnsiTheme="minorHAnsi"/>
          <w:noProof/>
          <w:color w:val="auto"/>
          <w:sz w:val="22"/>
        </w:rPr>
        <w:pPrChange w:id="2088" w:author="Carlos Erazo" w:date="2020-08-15T05:55:00Z">
          <w:pPr>
            <w:pStyle w:val="TableofFigures"/>
            <w:tabs>
              <w:tab w:val="right" w:leader="dot" w:pos="9016"/>
            </w:tabs>
          </w:pPr>
        </w:pPrChange>
      </w:pPr>
      <w:r w:rsidRPr="00B90347">
        <w:fldChar w:fldCharType="begin"/>
      </w:r>
      <w:r w:rsidRPr="00B90347">
        <w:instrText xml:space="preserve"> TOC \h \z \c "Snippet" </w:instrText>
      </w:r>
      <w:r w:rsidRPr="00B90347">
        <w:fldChar w:fldCharType="separate"/>
      </w:r>
      <w:ins w:id="2089" w:author="Carlos Erazo" w:date="2020-08-15T05:55:00Z">
        <w:r w:rsidR="00D57E3F" w:rsidRPr="00B977D8">
          <w:rPr>
            <w:rStyle w:val="Hyperlink"/>
            <w:noProof/>
          </w:rPr>
          <w:fldChar w:fldCharType="begin"/>
        </w:r>
        <w:r w:rsidR="00D57E3F" w:rsidRPr="00B977D8">
          <w:rPr>
            <w:rStyle w:val="Hyperlink"/>
            <w:noProof/>
          </w:rPr>
          <w:instrText xml:space="preserve"> </w:instrText>
        </w:r>
        <w:r w:rsidR="00D57E3F">
          <w:rPr>
            <w:noProof/>
          </w:rPr>
          <w:instrText>HYPERLINK \l "_Toc48363337"</w:instrText>
        </w:r>
        <w:r w:rsidR="00D57E3F" w:rsidRPr="00B977D8">
          <w:rPr>
            <w:rStyle w:val="Hyperlink"/>
            <w:noProof/>
          </w:rPr>
          <w:instrText xml:space="preserve"> </w:instrText>
        </w:r>
        <w:r w:rsidR="00D57E3F" w:rsidRPr="00B977D8">
          <w:rPr>
            <w:rStyle w:val="Hyperlink"/>
            <w:noProof/>
          </w:rPr>
        </w:r>
        <w:r w:rsidR="00D57E3F" w:rsidRPr="00B977D8">
          <w:rPr>
            <w:rStyle w:val="Hyperlink"/>
            <w:noProof/>
          </w:rPr>
          <w:fldChar w:fldCharType="separate"/>
        </w:r>
        <w:r w:rsidR="00D57E3F" w:rsidRPr="00B977D8">
          <w:rPr>
            <w:rStyle w:val="Hyperlink"/>
            <w:noProof/>
          </w:rPr>
          <w:t>Snippet 1. Example code for source usage.</w:t>
        </w:r>
        <w:r w:rsidR="00D57E3F">
          <w:rPr>
            <w:noProof/>
            <w:webHidden/>
          </w:rPr>
          <w:tab/>
        </w:r>
        <w:r w:rsidR="00D57E3F">
          <w:rPr>
            <w:noProof/>
            <w:webHidden/>
          </w:rPr>
          <w:fldChar w:fldCharType="begin"/>
        </w:r>
        <w:r w:rsidR="00D57E3F">
          <w:rPr>
            <w:noProof/>
            <w:webHidden/>
          </w:rPr>
          <w:instrText xml:space="preserve"> PAGEREF _Toc48363337 \h </w:instrText>
        </w:r>
        <w:r w:rsidR="00D57E3F">
          <w:rPr>
            <w:noProof/>
            <w:webHidden/>
          </w:rPr>
        </w:r>
      </w:ins>
      <w:r w:rsidR="00D57E3F">
        <w:rPr>
          <w:noProof/>
          <w:webHidden/>
        </w:rPr>
        <w:fldChar w:fldCharType="separate"/>
      </w:r>
      <w:ins w:id="2090" w:author="Carlos Erazo" w:date="2020-08-15T05:55:00Z">
        <w:r w:rsidR="00D57E3F">
          <w:rPr>
            <w:noProof/>
            <w:webHidden/>
          </w:rPr>
          <w:t>27</w:t>
        </w:r>
        <w:r w:rsidR="00D57E3F">
          <w:rPr>
            <w:noProof/>
            <w:webHidden/>
          </w:rPr>
          <w:fldChar w:fldCharType="end"/>
        </w:r>
        <w:r w:rsidR="00D57E3F" w:rsidRPr="00B977D8">
          <w:rPr>
            <w:rStyle w:val="Hyperlink"/>
            <w:noProof/>
          </w:rPr>
          <w:fldChar w:fldCharType="end"/>
        </w:r>
      </w:ins>
    </w:p>
    <w:p w14:paraId="092363E4" w14:textId="497108D4" w:rsidR="00D57E3F" w:rsidRDefault="00D57E3F" w:rsidP="00D57E3F">
      <w:pPr>
        <w:pStyle w:val="TableofFigures"/>
        <w:tabs>
          <w:tab w:val="right" w:leader="dot" w:pos="9016"/>
        </w:tabs>
        <w:ind w:firstLine="0"/>
        <w:rPr>
          <w:ins w:id="2091" w:author="Carlos Erazo" w:date="2020-08-15T05:55:00Z"/>
          <w:rFonts w:asciiTheme="minorHAnsi" w:eastAsiaTheme="minorEastAsia" w:hAnsiTheme="minorHAnsi"/>
          <w:noProof/>
          <w:color w:val="auto"/>
          <w:sz w:val="22"/>
        </w:rPr>
        <w:pPrChange w:id="2092" w:author="Carlos Erazo" w:date="2020-08-15T05:55:00Z">
          <w:pPr>
            <w:pStyle w:val="TableofFigures"/>
            <w:tabs>
              <w:tab w:val="right" w:leader="dot" w:pos="9016"/>
            </w:tabs>
          </w:pPr>
        </w:pPrChange>
      </w:pPr>
      <w:ins w:id="2093"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"_Toc48363338"</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 Example of function call per module or component.</w:t>
        </w:r>
        <w:r>
          <w:rPr>
            <w:noProof/>
            <w:webHidden/>
          </w:rPr>
          <w:tab/>
        </w:r>
        <w:r>
          <w:rPr>
            <w:noProof/>
            <w:webHidden/>
          </w:rPr>
          <w:fldChar w:fldCharType="begin"/>
        </w:r>
        <w:r>
          <w:rPr>
            <w:noProof/>
            <w:webHidden/>
          </w:rPr>
          <w:instrText xml:space="preserve"> PAGEREF _Toc48363338 \h </w:instrText>
        </w:r>
        <w:r>
          <w:rPr>
            <w:noProof/>
            <w:webHidden/>
          </w:rPr>
        </w:r>
      </w:ins>
      <w:r>
        <w:rPr>
          <w:noProof/>
          <w:webHidden/>
        </w:rPr>
        <w:fldChar w:fldCharType="separate"/>
      </w:r>
      <w:ins w:id="2094" w:author="Carlos Erazo" w:date="2020-08-15T05:55:00Z">
        <w:r>
          <w:rPr>
            <w:noProof/>
            <w:webHidden/>
          </w:rPr>
          <w:t>35</w:t>
        </w:r>
        <w:r>
          <w:rPr>
            <w:noProof/>
            <w:webHidden/>
          </w:rPr>
          <w:fldChar w:fldCharType="end"/>
        </w:r>
        <w:r w:rsidRPr="00B977D8">
          <w:rPr>
            <w:rStyle w:val="Hyperlink"/>
            <w:noProof/>
          </w:rPr>
          <w:fldChar w:fldCharType="end"/>
        </w:r>
      </w:ins>
    </w:p>
    <w:p w14:paraId="2DBBD528" w14:textId="64AF7D40" w:rsidR="00D57E3F" w:rsidRDefault="00D57E3F" w:rsidP="00D57E3F">
      <w:pPr>
        <w:pStyle w:val="TableofFigures"/>
        <w:tabs>
          <w:tab w:val="right" w:leader="dot" w:pos="9016"/>
        </w:tabs>
        <w:ind w:firstLine="0"/>
        <w:rPr>
          <w:ins w:id="2095" w:author="Carlos Erazo" w:date="2020-08-15T05:55:00Z"/>
          <w:rFonts w:asciiTheme="minorHAnsi" w:eastAsiaTheme="minorEastAsia" w:hAnsiTheme="minorHAnsi"/>
          <w:noProof/>
          <w:color w:val="auto"/>
          <w:sz w:val="22"/>
        </w:rPr>
        <w:pPrChange w:id="2096" w:author="Carlos Erazo" w:date="2020-08-15T05:55:00Z">
          <w:pPr>
            <w:pStyle w:val="TableofFigures"/>
            <w:tabs>
              <w:tab w:val="right" w:leader="dot" w:pos="9016"/>
            </w:tabs>
          </w:pPr>
        </w:pPrChange>
      </w:pPr>
      <w:ins w:id="2097"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"_Toc48363339"</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3. Access to data module functions.</w:t>
        </w:r>
        <w:r>
          <w:rPr>
            <w:noProof/>
            <w:webHidden/>
          </w:rPr>
          <w:tab/>
        </w:r>
        <w:r>
          <w:rPr>
            <w:noProof/>
            <w:webHidden/>
          </w:rPr>
          <w:fldChar w:fldCharType="begin"/>
        </w:r>
        <w:r>
          <w:rPr>
            <w:noProof/>
            <w:webHidden/>
          </w:rPr>
          <w:instrText xml:space="preserve"> PAGEREF _Toc48363339 \h </w:instrText>
        </w:r>
        <w:r>
          <w:rPr>
            <w:noProof/>
            <w:webHidden/>
          </w:rPr>
        </w:r>
      </w:ins>
      <w:r>
        <w:rPr>
          <w:noProof/>
          <w:webHidden/>
        </w:rPr>
        <w:fldChar w:fldCharType="separate"/>
      </w:r>
      <w:ins w:id="2098" w:author="Carlos Erazo" w:date="2020-08-15T05:55:00Z">
        <w:r>
          <w:rPr>
            <w:noProof/>
            <w:webHidden/>
          </w:rPr>
          <w:t>37</w:t>
        </w:r>
        <w:r>
          <w:rPr>
            <w:noProof/>
            <w:webHidden/>
          </w:rPr>
          <w:fldChar w:fldCharType="end"/>
        </w:r>
        <w:r w:rsidRPr="00B977D8">
          <w:rPr>
            <w:rStyle w:val="Hyperlink"/>
            <w:noProof/>
          </w:rPr>
          <w:fldChar w:fldCharType="end"/>
        </w:r>
      </w:ins>
    </w:p>
    <w:p w14:paraId="19ED2345" w14:textId="21BD8588" w:rsidR="00D57E3F" w:rsidRDefault="00D57E3F" w:rsidP="00D57E3F">
      <w:pPr>
        <w:pStyle w:val="TableofFigures"/>
        <w:tabs>
          <w:tab w:val="right" w:leader="dot" w:pos="9016"/>
        </w:tabs>
        <w:ind w:firstLine="0"/>
        <w:rPr>
          <w:ins w:id="2099" w:author="Carlos Erazo" w:date="2020-08-15T05:55:00Z"/>
          <w:rFonts w:asciiTheme="minorHAnsi" w:eastAsiaTheme="minorEastAsia" w:hAnsiTheme="minorHAnsi"/>
          <w:noProof/>
          <w:color w:val="auto"/>
          <w:sz w:val="22"/>
        </w:rPr>
        <w:pPrChange w:id="2100" w:author="Carlos Erazo" w:date="2020-08-15T05:55:00Z">
          <w:pPr>
            <w:pStyle w:val="TableofFigures"/>
            <w:tabs>
              <w:tab w:val="right" w:leader="dot" w:pos="9016"/>
            </w:tabs>
          </w:pPr>
        </w:pPrChange>
      </w:pPr>
      <w:ins w:id="2101"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"_Toc48363340"</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4. Object example for retrieval function.</w:t>
        </w:r>
        <w:r>
          <w:rPr>
            <w:noProof/>
            <w:webHidden/>
          </w:rPr>
          <w:tab/>
        </w:r>
        <w:r>
          <w:rPr>
            <w:noProof/>
            <w:webHidden/>
          </w:rPr>
          <w:fldChar w:fldCharType="begin"/>
        </w:r>
        <w:r>
          <w:rPr>
            <w:noProof/>
            <w:webHidden/>
          </w:rPr>
          <w:instrText xml:space="preserve"> PAGEREF _Toc48363340 \h </w:instrText>
        </w:r>
        <w:r>
          <w:rPr>
            <w:noProof/>
            <w:webHidden/>
          </w:rPr>
        </w:r>
      </w:ins>
      <w:r>
        <w:rPr>
          <w:noProof/>
          <w:webHidden/>
        </w:rPr>
        <w:fldChar w:fldCharType="separate"/>
      </w:r>
      <w:ins w:id="2102" w:author="Carlos Erazo" w:date="2020-08-15T05:55:00Z">
        <w:r>
          <w:rPr>
            <w:noProof/>
            <w:webHidden/>
          </w:rPr>
          <w:t>38</w:t>
        </w:r>
        <w:r>
          <w:rPr>
            <w:noProof/>
            <w:webHidden/>
          </w:rPr>
          <w:fldChar w:fldCharType="end"/>
        </w:r>
        <w:r w:rsidRPr="00B977D8">
          <w:rPr>
            <w:rStyle w:val="Hyperlink"/>
            <w:noProof/>
          </w:rPr>
          <w:fldChar w:fldCharType="end"/>
        </w:r>
      </w:ins>
    </w:p>
    <w:p w14:paraId="396EC956" w14:textId="519C39CC" w:rsidR="00D57E3F" w:rsidRDefault="00D57E3F" w:rsidP="00D57E3F">
      <w:pPr>
        <w:pStyle w:val="TableofFigures"/>
        <w:tabs>
          <w:tab w:val="right" w:leader="dot" w:pos="9016"/>
        </w:tabs>
        <w:ind w:firstLine="0"/>
        <w:rPr>
          <w:ins w:id="2103" w:author="Carlos Erazo" w:date="2020-08-15T05:55:00Z"/>
          <w:rFonts w:asciiTheme="minorHAnsi" w:eastAsiaTheme="minorEastAsia" w:hAnsiTheme="minorHAnsi"/>
          <w:noProof/>
          <w:color w:val="auto"/>
          <w:sz w:val="22"/>
        </w:rPr>
        <w:pPrChange w:id="2104" w:author="Carlos Erazo" w:date="2020-08-15T05:55:00Z">
          <w:pPr>
            <w:pStyle w:val="TableofFigures"/>
            <w:tabs>
              <w:tab w:val="right" w:leader="dot" w:pos="9016"/>
            </w:tabs>
          </w:pPr>
        </w:pPrChange>
      </w:pPr>
      <w:ins w:id="2105"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"_Toc48363341"</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5. Example configuration object for transform function.</w:t>
        </w:r>
        <w:r>
          <w:rPr>
            <w:noProof/>
            <w:webHidden/>
          </w:rPr>
          <w:tab/>
        </w:r>
        <w:r>
          <w:rPr>
            <w:noProof/>
            <w:webHidden/>
          </w:rPr>
          <w:fldChar w:fldCharType="begin"/>
        </w:r>
        <w:r>
          <w:rPr>
            <w:noProof/>
            <w:webHidden/>
          </w:rPr>
          <w:instrText xml:space="preserve"> PAGEREF _Toc48363341 \h </w:instrText>
        </w:r>
        <w:r>
          <w:rPr>
            <w:noProof/>
            <w:webHidden/>
          </w:rPr>
        </w:r>
      </w:ins>
      <w:r>
        <w:rPr>
          <w:noProof/>
          <w:webHidden/>
        </w:rPr>
        <w:fldChar w:fldCharType="separate"/>
      </w:r>
      <w:ins w:id="2106" w:author="Carlos Erazo" w:date="2020-08-15T05:55:00Z">
        <w:r>
          <w:rPr>
            <w:noProof/>
            <w:webHidden/>
          </w:rPr>
          <w:t>38</w:t>
        </w:r>
        <w:r>
          <w:rPr>
            <w:noProof/>
            <w:webHidden/>
          </w:rPr>
          <w:fldChar w:fldCharType="end"/>
        </w:r>
        <w:r w:rsidRPr="00B977D8">
          <w:rPr>
            <w:rStyle w:val="Hyperlink"/>
            <w:noProof/>
          </w:rPr>
          <w:fldChar w:fldCharType="end"/>
        </w:r>
      </w:ins>
    </w:p>
    <w:p w14:paraId="6A2EB5B7" w14:textId="701884A0" w:rsidR="00D57E3F" w:rsidRDefault="00D57E3F" w:rsidP="00D57E3F">
      <w:pPr>
        <w:pStyle w:val="TableofFigures"/>
        <w:tabs>
          <w:tab w:val="right" w:leader="dot" w:pos="9016"/>
        </w:tabs>
        <w:ind w:firstLine="0"/>
        <w:rPr>
          <w:ins w:id="2107" w:author="Carlos Erazo" w:date="2020-08-15T05:55:00Z"/>
          <w:rFonts w:asciiTheme="minorHAnsi" w:eastAsiaTheme="minorEastAsia" w:hAnsiTheme="minorHAnsi"/>
          <w:noProof/>
          <w:color w:val="auto"/>
          <w:sz w:val="22"/>
        </w:rPr>
        <w:pPrChange w:id="2108" w:author="Carlos Erazo" w:date="2020-08-15T05:55:00Z">
          <w:pPr>
            <w:pStyle w:val="TableofFigures"/>
            <w:tabs>
              <w:tab w:val="right" w:leader="dot" w:pos="9016"/>
            </w:tabs>
          </w:pPr>
        </w:pPrChange>
      </w:pPr>
      <w:ins w:id="2109"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"_Toc48363342"</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6. Example usage of analyze functions.</w:t>
        </w:r>
        <w:r>
          <w:rPr>
            <w:noProof/>
            <w:webHidden/>
          </w:rPr>
          <w:tab/>
        </w:r>
        <w:r>
          <w:rPr>
            <w:noProof/>
            <w:webHidden/>
          </w:rPr>
          <w:fldChar w:fldCharType="begin"/>
        </w:r>
        <w:r>
          <w:rPr>
            <w:noProof/>
            <w:webHidden/>
          </w:rPr>
          <w:instrText xml:space="preserve"> PAGEREF _Toc48363342 \h </w:instrText>
        </w:r>
        <w:r>
          <w:rPr>
            <w:noProof/>
            <w:webHidden/>
          </w:rPr>
        </w:r>
      </w:ins>
      <w:r>
        <w:rPr>
          <w:noProof/>
          <w:webHidden/>
        </w:rPr>
        <w:fldChar w:fldCharType="separate"/>
      </w:r>
      <w:ins w:id="2110" w:author="Carlos Erazo" w:date="2020-08-15T05:55:00Z">
        <w:r>
          <w:rPr>
            <w:noProof/>
            <w:webHidden/>
          </w:rPr>
          <w:t>38</w:t>
        </w:r>
        <w:r>
          <w:rPr>
            <w:noProof/>
            <w:webHidden/>
          </w:rPr>
          <w:fldChar w:fldCharType="end"/>
        </w:r>
        <w:r w:rsidRPr="00B977D8">
          <w:rPr>
            <w:rStyle w:val="Hyperlink"/>
            <w:noProof/>
          </w:rPr>
          <w:fldChar w:fldCharType="end"/>
        </w:r>
      </w:ins>
    </w:p>
    <w:p w14:paraId="1CFE26A4" w14:textId="726457E1" w:rsidR="00D57E3F" w:rsidRDefault="00D57E3F" w:rsidP="00D57E3F">
      <w:pPr>
        <w:pStyle w:val="TableofFigures"/>
        <w:tabs>
          <w:tab w:val="right" w:leader="dot" w:pos="9016"/>
        </w:tabs>
        <w:ind w:firstLine="0"/>
        <w:rPr>
          <w:ins w:id="2111" w:author="Carlos Erazo" w:date="2020-08-15T05:55:00Z"/>
          <w:rFonts w:asciiTheme="minorHAnsi" w:eastAsiaTheme="minorEastAsia" w:hAnsiTheme="minorHAnsi"/>
          <w:noProof/>
          <w:color w:val="auto"/>
          <w:sz w:val="22"/>
        </w:rPr>
        <w:pPrChange w:id="2112" w:author="Carlos Erazo" w:date="2020-08-15T05:55:00Z">
          <w:pPr>
            <w:pStyle w:val="TableofFigures"/>
            <w:tabs>
              <w:tab w:val="right" w:leader="dot" w:pos="9016"/>
            </w:tabs>
          </w:pPr>
        </w:pPrChange>
      </w:pPr>
      <w:ins w:id="2113"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"_Toc48363343"</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7. Example of arrays for usage on array class.</w:t>
        </w:r>
        <w:r>
          <w:rPr>
            <w:noProof/>
            <w:webHidden/>
          </w:rPr>
          <w:tab/>
        </w:r>
        <w:r>
          <w:rPr>
            <w:noProof/>
            <w:webHidden/>
          </w:rPr>
          <w:fldChar w:fldCharType="begin"/>
        </w:r>
        <w:r>
          <w:rPr>
            <w:noProof/>
            <w:webHidden/>
          </w:rPr>
          <w:instrText xml:space="preserve"> PAGEREF _Toc48363343 \h </w:instrText>
        </w:r>
        <w:r>
          <w:rPr>
            <w:noProof/>
            <w:webHidden/>
          </w:rPr>
        </w:r>
      </w:ins>
      <w:r>
        <w:rPr>
          <w:noProof/>
          <w:webHidden/>
        </w:rPr>
        <w:fldChar w:fldCharType="separate"/>
      </w:r>
      <w:ins w:id="2114" w:author="Carlos Erazo" w:date="2020-08-15T05:55:00Z">
        <w:r>
          <w:rPr>
            <w:noProof/>
            <w:webHidden/>
          </w:rPr>
          <w:t>42</w:t>
        </w:r>
        <w:r>
          <w:rPr>
            <w:noProof/>
            <w:webHidden/>
          </w:rPr>
          <w:fldChar w:fldCharType="end"/>
        </w:r>
        <w:r w:rsidRPr="00B977D8">
          <w:rPr>
            <w:rStyle w:val="Hyperlink"/>
            <w:noProof/>
          </w:rPr>
          <w:fldChar w:fldCharType="end"/>
        </w:r>
      </w:ins>
    </w:p>
    <w:p w14:paraId="5D1D3067" w14:textId="7E7C8C28" w:rsidR="00D57E3F" w:rsidRDefault="00D57E3F" w:rsidP="00D57E3F">
      <w:pPr>
        <w:pStyle w:val="TableofFigures"/>
        <w:tabs>
          <w:tab w:val="right" w:leader="dot" w:pos="9016"/>
        </w:tabs>
        <w:ind w:firstLine="0"/>
        <w:rPr>
          <w:ins w:id="2115" w:author="Carlos Erazo" w:date="2020-08-15T05:55:00Z"/>
          <w:rFonts w:asciiTheme="minorHAnsi" w:eastAsiaTheme="minorEastAsia" w:hAnsiTheme="minorHAnsi"/>
          <w:noProof/>
          <w:color w:val="auto"/>
          <w:sz w:val="22"/>
        </w:rPr>
        <w:pPrChange w:id="2116" w:author="Carlos Erazo" w:date="2020-08-15T05:55:00Z">
          <w:pPr>
            <w:pStyle w:val="TableofFigures"/>
            <w:tabs>
              <w:tab w:val="right" w:leader="dot" w:pos="9016"/>
            </w:tabs>
          </w:pPr>
        </w:pPrChange>
      </w:pPr>
      <w:ins w:id="2117"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"_Toc48363344"</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8. Array example for arithmetic function.</w:t>
        </w:r>
        <w:r>
          <w:rPr>
            <w:noProof/>
            <w:webHidden/>
          </w:rPr>
          <w:tab/>
        </w:r>
        <w:r>
          <w:rPr>
            <w:noProof/>
            <w:webHidden/>
          </w:rPr>
          <w:fldChar w:fldCharType="begin"/>
        </w:r>
        <w:r>
          <w:rPr>
            <w:noProof/>
            <w:webHidden/>
          </w:rPr>
          <w:instrText xml:space="preserve"> PAGEREF _Toc48363344 \h </w:instrText>
        </w:r>
        <w:r>
          <w:rPr>
            <w:noProof/>
            <w:webHidden/>
          </w:rPr>
        </w:r>
      </w:ins>
      <w:r>
        <w:rPr>
          <w:noProof/>
          <w:webHidden/>
        </w:rPr>
        <w:fldChar w:fldCharType="separate"/>
      </w:r>
      <w:ins w:id="2118" w:author="Carlos Erazo" w:date="2020-08-15T05:55:00Z">
        <w:r>
          <w:rPr>
            <w:noProof/>
            <w:webHidden/>
          </w:rPr>
          <w:t>44</w:t>
        </w:r>
        <w:r>
          <w:rPr>
            <w:noProof/>
            <w:webHidden/>
          </w:rPr>
          <w:fldChar w:fldCharType="end"/>
        </w:r>
        <w:r w:rsidRPr="00B977D8">
          <w:rPr>
            <w:rStyle w:val="Hyperlink"/>
            <w:noProof/>
          </w:rPr>
          <w:fldChar w:fldCharType="end"/>
        </w:r>
      </w:ins>
    </w:p>
    <w:p w14:paraId="43D6BC8E" w14:textId="6803862B" w:rsidR="00D57E3F" w:rsidRDefault="00D57E3F" w:rsidP="00D57E3F">
      <w:pPr>
        <w:pStyle w:val="TableofFigures"/>
        <w:tabs>
          <w:tab w:val="right" w:leader="dot" w:pos="9016"/>
        </w:tabs>
        <w:ind w:firstLine="0"/>
        <w:rPr>
          <w:ins w:id="2119" w:author="Carlos Erazo" w:date="2020-08-15T05:55:00Z"/>
          <w:rFonts w:asciiTheme="minorHAnsi" w:eastAsiaTheme="minorEastAsia" w:hAnsiTheme="minorHAnsi"/>
          <w:noProof/>
          <w:color w:val="auto"/>
          <w:sz w:val="22"/>
        </w:rPr>
        <w:pPrChange w:id="2120" w:author="Carlos Erazo" w:date="2020-08-15T05:55:00Z">
          <w:pPr>
            <w:pStyle w:val="TableofFigures"/>
            <w:tabs>
              <w:tab w:val="right" w:leader="dot" w:pos="9016"/>
            </w:tabs>
          </w:pPr>
        </w:pPrChange>
      </w:pPr>
      <w:ins w:id="2121"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"_Toc48363345"</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9. Example object for thiessen function.</w:t>
        </w:r>
        <w:r>
          <w:rPr>
            <w:noProof/>
            <w:webHidden/>
          </w:rPr>
          <w:tab/>
        </w:r>
        <w:r>
          <w:rPr>
            <w:noProof/>
            <w:webHidden/>
          </w:rPr>
          <w:fldChar w:fldCharType="begin"/>
        </w:r>
        <w:r>
          <w:rPr>
            <w:noProof/>
            <w:webHidden/>
          </w:rPr>
          <w:instrText xml:space="preserve"> PAGEREF _Toc48363345 \h </w:instrText>
        </w:r>
        <w:r>
          <w:rPr>
            <w:noProof/>
            <w:webHidden/>
          </w:rPr>
        </w:r>
      </w:ins>
      <w:r>
        <w:rPr>
          <w:noProof/>
          <w:webHidden/>
        </w:rPr>
        <w:fldChar w:fldCharType="separate"/>
      </w:r>
      <w:ins w:id="2122" w:author="Carlos Erazo" w:date="2020-08-15T05:55:00Z">
        <w:r>
          <w:rPr>
            <w:noProof/>
            <w:webHidden/>
          </w:rPr>
          <w:t>44</w:t>
        </w:r>
        <w:r>
          <w:rPr>
            <w:noProof/>
            <w:webHidden/>
          </w:rPr>
          <w:fldChar w:fldCharType="end"/>
        </w:r>
        <w:r w:rsidRPr="00B977D8">
          <w:rPr>
            <w:rStyle w:val="Hyperlink"/>
            <w:noProof/>
          </w:rPr>
          <w:fldChar w:fldCharType="end"/>
        </w:r>
      </w:ins>
    </w:p>
    <w:p w14:paraId="200C64F6" w14:textId="7678DCB5" w:rsidR="00D57E3F" w:rsidRDefault="00D57E3F" w:rsidP="00D57E3F">
      <w:pPr>
        <w:pStyle w:val="TableofFigures"/>
        <w:tabs>
          <w:tab w:val="right" w:leader="dot" w:pos="9016"/>
        </w:tabs>
        <w:ind w:firstLine="0"/>
        <w:rPr>
          <w:ins w:id="2123" w:author="Carlos Erazo" w:date="2020-08-15T05:55:00Z"/>
          <w:rFonts w:asciiTheme="minorHAnsi" w:eastAsiaTheme="minorEastAsia" w:hAnsiTheme="minorHAnsi"/>
          <w:noProof/>
          <w:color w:val="auto"/>
          <w:sz w:val="22"/>
        </w:rPr>
        <w:pPrChange w:id="2124" w:author="Carlos Erazo" w:date="2020-08-15T05:55:00Z">
          <w:pPr>
            <w:pStyle w:val="TableofFigures"/>
            <w:tabs>
              <w:tab w:val="right" w:leader="dot" w:pos="9016"/>
            </w:tabs>
          </w:pPr>
        </w:pPrChange>
      </w:pPr>
      <w:ins w:id="2125"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"_Toc48363346"</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10. Example object for syntheticalc function.</w:t>
        </w:r>
        <w:r>
          <w:rPr>
            <w:noProof/>
            <w:webHidden/>
          </w:rPr>
          <w:tab/>
        </w:r>
        <w:r>
          <w:rPr>
            <w:noProof/>
            <w:webHidden/>
          </w:rPr>
          <w:fldChar w:fldCharType="begin"/>
        </w:r>
        <w:r>
          <w:rPr>
            <w:noProof/>
            <w:webHidden/>
          </w:rPr>
          <w:instrText xml:space="preserve"> PAGEREF _Toc48363346 \h </w:instrText>
        </w:r>
        <w:r>
          <w:rPr>
            <w:noProof/>
            <w:webHidden/>
          </w:rPr>
        </w:r>
      </w:ins>
      <w:r>
        <w:rPr>
          <w:noProof/>
          <w:webHidden/>
        </w:rPr>
        <w:fldChar w:fldCharType="separate"/>
      </w:r>
      <w:ins w:id="2126" w:author="Carlos Erazo" w:date="2020-08-15T05:55:00Z">
        <w:r>
          <w:rPr>
            <w:noProof/>
            <w:webHidden/>
          </w:rPr>
          <w:t>45</w:t>
        </w:r>
        <w:r>
          <w:rPr>
            <w:noProof/>
            <w:webHidden/>
          </w:rPr>
          <w:fldChar w:fldCharType="end"/>
        </w:r>
        <w:r w:rsidRPr="00B977D8">
          <w:rPr>
            <w:rStyle w:val="Hyperlink"/>
            <w:noProof/>
          </w:rPr>
          <w:fldChar w:fldCharType="end"/>
        </w:r>
      </w:ins>
    </w:p>
    <w:p w14:paraId="1689EEE3" w14:textId="3C8177ED" w:rsidR="00D57E3F" w:rsidRDefault="00D57E3F" w:rsidP="00D57E3F">
      <w:pPr>
        <w:pStyle w:val="TableofFigures"/>
        <w:tabs>
          <w:tab w:val="right" w:leader="dot" w:pos="9016"/>
        </w:tabs>
        <w:ind w:firstLine="0"/>
        <w:rPr>
          <w:ins w:id="2127" w:author="Carlos Erazo" w:date="2020-08-15T05:55:00Z"/>
          <w:rFonts w:asciiTheme="minorHAnsi" w:eastAsiaTheme="minorEastAsia" w:hAnsiTheme="minorHAnsi"/>
          <w:noProof/>
          <w:color w:val="auto"/>
          <w:sz w:val="22"/>
        </w:rPr>
        <w:pPrChange w:id="2128" w:author="Carlos Erazo" w:date="2020-08-15T05:55:00Z">
          <w:pPr>
            <w:pStyle w:val="TableofFigures"/>
            <w:tabs>
              <w:tab w:val="right" w:leader="dot" w:pos="9016"/>
            </w:tabs>
          </w:pPr>
        </w:pPrChange>
      </w:pPr>
      <w:ins w:id="2129"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"_Toc48363347"</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11. Example object for dimensionless hydrograph.</w:t>
        </w:r>
        <w:r>
          <w:rPr>
            <w:noProof/>
            <w:webHidden/>
          </w:rPr>
          <w:tab/>
        </w:r>
        <w:r>
          <w:rPr>
            <w:noProof/>
            <w:webHidden/>
          </w:rPr>
          <w:fldChar w:fldCharType="begin"/>
        </w:r>
        <w:r>
          <w:rPr>
            <w:noProof/>
            <w:webHidden/>
          </w:rPr>
          <w:instrText xml:space="preserve"> PAGEREF _Toc48363347 \h </w:instrText>
        </w:r>
        <w:r>
          <w:rPr>
            <w:noProof/>
            <w:webHidden/>
          </w:rPr>
        </w:r>
      </w:ins>
      <w:r>
        <w:rPr>
          <w:noProof/>
          <w:webHidden/>
        </w:rPr>
        <w:fldChar w:fldCharType="separate"/>
      </w:r>
      <w:ins w:id="2130" w:author="Carlos Erazo" w:date="2020-08-15T05:55:00Z">
        <w:r>
          <w:rPr>
            <w:noProof/>
            <w:webHidden/>
          </w:rPr>
          <w:t>45</w:t>
        </w:r>
        <w:r>
          <w:rPr>
            <w:noProof/>
            <w:webHidden/>
          </w:rPr>
          <w:fldChar w:fldCharType="end"/>
        </w:r>
        <w:r w:rsidRPr="00B977D8">
          <w:rPr>
            <w:rStyle w:val="Hyperlink"/>
            <w:noProof/>
          </w:rPr>
          <w:fldChar w:fldCharType="end"/>
        </w:r>
      </w:ins>
    </w:p>
    <w:p w14:paraId="449E32D0" w14:textId="5AD78DC4" w:rsidR="00D57E3F" w:rsidRDefault="00D57E3F" w:rsidP="00D57E3F">
      <w:pPr>
        <w:pStyle w:val="TableofFigures"/>
        <w:tabs>
          <w:tab w:val="right" w:leader="dot" w:pos="9016"/>
        </w:tabs>
        <w:ind w:firstLine="0"/>
        <w:rPr>
          <w:ins w:id="2131" w:author="Carlos Erazo" w:date="2020-08-15T05:55:00Z"/>
          <w:rFonts w:asciiTheme="minorHAnsi" w:eastAsiaTheme="minorEastAsia" w:hAnsiTheme="minorHAnsi"/>
          <w:noProof/>
          <w:color w:val="auto"/>
          <w:sz w:val="22"/>
        </w:rPr>
        <w:pPrChange w:id="2132" w:author="Carlos Erazo" w:date="2020-08-15T05:55:00Z">
          <w:pPr>
            <w:pStyle w:val="TableofFigures"/>
            <w:tabs>
              <w:tab w:val="right" w:leader="dot" w:pos="9016"/>
            </w:tabs>
          </w:pPr>
        </w:pPrChange>
      </w:pPr>
      <w:ins w:id="2133"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"_Toc48363348"</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12. Example object for hyetogen function.</w:t>
        </w:r>
        <w:r>
          <w:rPr>
            <w:noProof/>
            <w:webHidden/>
          </w:rPr>
          <w:tab/>
        </w:r>
        <w:r>
          <w:rPr>
            <w:noProof/>
            <w:webHidden/>
          </w:rPr>
          <w:fldChar w:fldCharType="begin"/>
        </w:r>
        <w:r>
          <w:rPr>
            <w:noProof/>
            <w:webHidden/>
          </w:rPr>
          <w:instrText xml:space="preserve"> PAGEREF _Toc48363348 \h </w:instrText>
        </w:r>
        <w:r>
          <w:rPr>
            <w:noProof/>
            <w:webHidden/>
          </w:rPr>
        </w:r>
      </w:ins>
      <w:r>
        <w:rPr>
          <w:noProof/>
          <w:webHidden/>
        </w:rPr>
        <w:fldChar w:fldCharType="separate"/>
      </w:r>
      <w:ins w:id="2134" w:author="Carlos Erazo" w:date="2020-08-15T05:55:00Z">
        <w:r>
          <w:rPr>
            <w:noProof/>
            <w:webHidden/>
          </w:rPr>
          <w:t>45</w:t>
        </w:r>
        <w:r>
          <w:rPr>
            <w:noProof/>
            <w:webHidden/>
          </w:rPr>
          <w:fldChar w:fldCharType="end"/>
        </w:r>
        <w:r w:rsidRPr="00B977D8">
          <w:rPr>
            <w:rStyle w:val="Hyperlink"/>
            <w:noProof/>
          </w:rPr>
          <w:fldChar w:fldCharType="end"/>
        </w:r>
      </w:ins>
    </w:p>
    <w:p w14:paraId="04101FD2" w14:textId="70F9095D" w:rsidR="00D57E3F" w:rsidRDefault="00D57E3F" w:rsidP="00D57E3F">
      <w:pPr>
        <w:pStyle w:val="TableofFigures"/>
        <w:tabs>
          <w:tab w:val="right" w:leader="dot" w:pos="9016"/>
        </w:tabs>
        <w:ind w:firstLine="0"/>
        <w:rPr>
          <w:ins w:id="2135" w:author="Carlos Erazo" w:date="2020-08-15T05:55:00Z"/>
          <w:rFonts w:asciiTheme="minorHAnsi" w:eastAsiaTheme="minorEastAsia" w:hAnsiTheme="minorHAnsi"/>
          <w:noProof/>
          <w:color w:val="auto"/>
          <w:sz w:val="22"/>
        </w:rPr>
        <w:pPrChange w:id="2136" w:author="Carlos Erazo" w:date="2020-08-15T05:55:00Z">
          <w:pPr>
            <w:pStyle w:val="TableofFigures"/>
            <w:tabs>
              <w:tab w:val="right" w:leader="dot" w:pos="9016"/>
            </w:tabs>
          </w:pPr>
        </w:pPrChange>
      </w:pPr>
      <w:ins w:id="2137"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"_Toc48363349"</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13. Example objects for unithydrocons function.</w:t>
        </w:r>
        <w:r>
          <w:rPr>
            <w:noProof/>
            <w:webHidden/>
          </w:rPr>
          <w:tab/>
        </w:r>
        <w:r>
          <w:rPr>
            <w:noProof/>
            <w:webHidden/>
          </w:rPr>
          <w:fldChar w:fldCharType="begin"/>
        </w:r>
        <w:r>
          <w:rPr>
            <w:noProof/>
            <w:webHidden/>
          </w:rPr>
          <w:instrText xml:space="preserve"> PAGEREF _Toc48363349 \h </w:instrText>
        </w:r>
        <w:r>
          <w:rPr>
            <w:noProof/>
            <w:webHidden/>
          </w:rPr>
        </w:r>
      </w:ins>
      <w:r>
        <w:rPr>
          <w:noProof/>
          <w:webHidden/>
        </w:rPr>
        <w:fldChar w:fldCharType="separate"/>
      </w:r>
      <w:ins w:id="2138" w:author="Carlos Erazo" w:date="2020-08-15T05:55:00Z">
        <w:r>
          <w:rPr>
            <w:noProof/>
            <w:webHidden/>
          </w:rPr>
          <w:t>46</w:t>
        </w:r>
        <w:r>
          <w:rPr>
            <w:noProof/>
            <w:webHidden/>
          </w:rPr>
          <w:fldChar w:fldCharType="end"/>
        </w:r>
        <w:r w:rsidRPr="00B977D8">
          <w:rPr>
            <w:rStyle w:val="Hyperlink"/>
            <w:noProof/>
          </w:rPr>
          <w:fldChar w:fldCharType="end"/>
        </w:r>
      </w:ins>
    </w:p>
    <w:p w14:paraId="79A16EFD" w14:textId="35E2E1DD" w:rsidR="00D57E3F" w:rsidRDefault="00D57E3F" w:rsidP="00D57E3F">
      <w:pPr>
        <w:pStyle w:val="TableofFigures"/>
        <w:tabs>
          <w:tab w:val="right" w:leader="dot" w:pos="9016"/>
        </w:tabs>
        <w:ind w:firstLine="0"/>
        <w:rPr>
          <w:ins w:id="2139" w:author="Carlos Erazo" w:date="2020-08-15T05:55:00Z"/>
          <w:rFonts w:asciiTheme="minorHAnsi" w:eastAsiaTheme="minorEastAsia" w:hAnsiTheme="minorHAnsi"/>
          <w:noProof/>
          <w:color w:val="auto"/>
          <w:sz w:val="22"/>
        </w:rPr>
        <w:pPrChange w:id="2140" w:author="Carlos Erazo" w:date="2020-08-15T05:55:00Z">
          <w:pPr>
            <w:pStyle w:val="TableofFigures"/>
            <w:tabs>
              <w:tab w:val="right" w:leader="dot" w:pos="9016"/>
            </w:tabs>
          </w:pPr>
        </w:pPrChange>
      </w:pPr>
      <w:ins w:id="2141"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"_Toc48363350"</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 xml:space="preserve">Snippet 14. Examples for </w:t>
        </w:r>
        <w:r w:rsidRPr="00B977D8">
          <w:rPr>
            <w:rStyle w:val="Hyperlink"/>
            <w:i/>
            <w:noProof/>
          </w:rPr>
          <w:t>floodhydro</w:t>
        </w:r>
        <w:r w:rsidRPr="00B977D8">
          <w:rPr>
            <w:rStyle w:val="Hyperlink"/>
            <w:noProof/>
          </w:rPr>
          <w:t xml:space="preserve"> usage.</w:t>
        </w:r>
        <w:r>
          <w:rPr>
            <w:noProof/>
            <w:webHidden/>
          </w:rPr>
          <w:tab/>
        </w:r>
        <w:r>
          <w:rPr>
            <w:noProof/>
            <w:webHidden/>
          </w:rPr>
          <w:fldChar w:fldCharType="begin"/>
        </w:r>
        <w:r>
          <w:rPr>
            <w:noProof/>
            <w:webHidden/>
          </w:rPr>
          <w:instrText xml:space="preserve"> PAGEREF _Toc48363350 \h </w:instrText>
        </w:r>
        <w:r>
          <w:rPr>
            <w:noProof/>
            <w:webHidden/>
          </w:rPr>
        </w:r>
      </w:ins>
      <w:r>
        <w:rPr>
          <w:noProof/>
          <w:webHidden/>
        </w:rPr>
        <w:fldChar w:fldCharType="separate"/>
      </w:r>
      <w:ins w:id="2142" w:author="Carlos Erazo" w:date="2020-08-15T05:55:00Z">
        <w:r>
          <w:rPr>
            <w:noProof/>
            <w:webHidden/>
          </w:rPr>
          <w:t>47</w:t>
        </w:r>
        <w:r>
          <w:rPr>
            <w:noProof/>
            <w:webHidden/>
          </w:rPr>
          <w:fldChar w:fldCharType="end"/>
        </w:r>
        <w:r w:rsidRPr="00B977D8">
          <w:rPr>
            <w:rStyle w:val="Hyperlink"/>
            <w:noProof/>
          </w:rPr>
          <w:fldChar w:fldCharType="end"/>
        </w:r>
      </w:ins>
    </w:p>
    <w:p w14:paraId="412BC67D" w14:textId="627A0D9B" w:rsidR="00D57E3F" w:rsidRDefault="00D57E3F" w:rsidP="00D57E3F">
      <w:pPr>
        <w:pStyle w:val="TableofFigures"/>
        <w:tabs>
          <w:tab w:val="right" w:leader="dot" w:pos="9016"/>
        </w:tabs>
        <w:ind w:firstLine="0"/>
        <w:rPr>
          <w:ins w:id="2143" w:author="Carlos Erazo" w:date="2020-08-15T05:55:00Z"/>
          <w:rFonts w:asciiTheme="minorHAnsi" w:eastAsiaTheme="minorEastAsia" w:hAnsiTheme="minorHAnsi"/>
          <w:noProof/>
          <w:color w:val="auto"/>
          <w:sz w:val="22"/>
        </w:rPr>
        <w:pPrChange w:id="2144" w:author="Carlos Erazo" w:date="2020-08-15T05:55:00Z">
          <w:pPr>
            <w:pStyle w:val="TableofFigures"/>
            <w:tabs>
              <w:tab w:val="right" w:leader="dot" w:pos="9016"/>
            </w:tabs>
          </w:pPr>
        </w:pPrChange>
      </w:pPr>
      <w:ins w:id="2145"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"_Toc48363351"</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15. Example usage for visualize function.</w:t>
        </w:r>
        <w:r>
          <w:rPr>
            <w:noProof/>
            <w:webHidden/>
          </w:rPr>
          <w:tab/>
        </w:r>
        <w:r>
          <w:rPr>
            <w:noProof/>
            <w:webHidden/>
          </w:rPr>
          <w:fldChar w:fldCharType="begin"/>
        </w:r>
        <w:r>
          <w:rPr>
            <w:noProof/>
            <w:webHidden/>
          </w:rPr>
          <w:instrText xml:space="preserve"> PAGEREF _Toc48363351 \h </w:instrText>
        </w:r>
        <w:r>
          <w:rPr>
            <w:noProof/>
            <w:webHidden/>
          </w:rPr>
        </w:r>
      </w:ins>
      <w:r>
        <w:rPr>
          <w:noProof/>
          <w:webHidden/>
        </w:rPr>
        <w:fldChar w:fldCharType="separate"/>
      </w:r>
      <w:ins w:id="2146" w:author="Carlos Erazo" w:date="2020-08-15T05:55:00Z">
        <w:r>
          <w:rPr>
            <w:noProof/>
            <w:webHidden/>
          </w:rPr>
          <w:t>48</w:t>
        </w:r>
        <w:r>
          <w:rPr>
            <w:noProof/>
            <w:webHidden/>
          </w:rPr>
          <w:fldChar w:fldCharType="end"/>
        </w:r>
        <w:r w:rsidRPr="00B977D8">
          <w:rPr>
            <w:rStyle w:val="Hyperlink"/>
            <w:noProof/>
          </w:rPr>
          <w:fldChar w:fldCharType="end"/>
        </w:r>
      </w:ins>
    </w:p>
    <w:p w14:paraId="476A7683" w14:textId="3B07D0EC" w:rsidR="00D57E3F" w:rsidRDefault="00D57E3F" w:rsidP="00D57E3F">
      <w:pPr>
        <w:pStyle w:val="TableofFigures"/>
        <w:tabs>
          <w:tab w:val="right" w:leader="dot" w:pos="9016"/>
        </w:tabs>
        <w:ind w:firstLine="0"/>
        <w:rPr>
          <w:ins w:id="2147" w:author="Carlos Erazo" w:date="2020-08-15T05:55:00Z"/>
          <w:rFonts w:asciiTheme="minorHAnsi" w:eastAsiaTheme="minorEastAsia" w:hAnsiTheme="minorHAnsi"/>
          <w:noProof/>
          <w:color w:val="auto"/>
          <w:sz w:val="22"/>
        </w:rPr>
        <w:pPrChange w:id="2148" w:author="Carlos Erazo" w:date="2020-08-15T05:55:00Z">
          <w:pPr>
            <w:pStyle w:val="TableofFigures"/>
            <w:tabs>
              <w:tab w:val="right" w:leader="dot" w:pos="9016"/>
            </w:tabs>
          </w:pPr>
        </w:pPrChange>
      </w:pPr>
      <w:ins w:id="2149"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"_Toc48363352"</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16. Example argument for chart function.</w:t>
        </w:r>
        <w:r>
          <w:rPr>
            <w:noProof/>
            <w:webHidden/>
          </w:rPr>
          <w:tab/>
        </w:r>
        <w:r>
          <w:rPr>
            <w:noProof/>
            <w:webHidden/>
          </w:rPr>
          <w:fldChar w:fldCharType="begin"/>
        </w:r>
        <w:r>
          <w:rPr>
            <w:noProof/>
            <w:webHidden/>
          </w:rPr>
          <w:instrText xml:space="preserve"> PAGEREF _Toc48363352 \h </w:instrText>
        </w:r>
        <w:r>
          <w:rPr>
            <w:noProof/>
            <w:webHidden/>
          </w:rPr>
        </w:r>
      </w:ins>
      <w:r>
        <w:rPr>
          <w:noProof/>
          <w:webHidden/>
        </w:rPr>
        <w:fldChar w:fldCharType="separate"/>
      </w:r>
      <w:ins w:id="2150" w:author="Carlos Erazo" w:date="2020-08-15T05:55:00Z">
        <w:r>
          <w:rPr>
            <w:noProof/>
            <w:webHidden/>
          </w:rPr>
          <w:t>49</w:t>
        </w:r>
        <w:r>
          <w:rPr>
            <w:noProof/>
            <w:webHidden/>
          </w:rPr>
          <w:fldChar w:fldCharType="end"/>
        </w:r>
        <w:r w:rsidRPr="00B977D8">
          <w:rPr>
            <w:rStyle w:val="Hyperlink"/>
            <w:noProof/>
          </w:rPr>
          <w:fldChar w:fldCharType="end"/>
        </w:r>
      </w:ins>
    </w:p>
    <w:p w14:paraId="5A5155E8" w14:textId="6E63B6F9" w:rsidR="00D57E3F" w:rsidRDefault="00D57E3F" w:rsidP="00D57E3F">
      <w:pPr>
        <w:pStyle w:val="TableofFigures"/>
        <w:tabs>
          <w:tab w:val="right" w:leader="dot" w:pos="9016"/>
        </w:tabs>
        <w:ind w:firstLine="0"/>
        <w:rPr>
          <w:ins w:id="2151" w:author="Carlos Erazo" w:date="2020-08-15T05:55:00Z"/>
          <w:rFonts w:asciiTheme="minorHAnsi" w:eastAsiaTheme="minorEastAsia" w:hAnsiTheme="minorHAnsi"/>
          <w:noProof/>
          <w:color w:val="auto"/>
          <w:sz w:val="22"/>
        </w:rPr>
        <w:pPrChange w:id="2152" w:author="Carlos Erazo" w:date="2020-08-15T05:55:00Z">
          <w:pPr>
            <w:pStyle w:val="TableofFigures"/>
            <w:tabs>
              <w:tab w:val="right" w:leader="dot" w:pos="9016"/>
            </w:tabs>
          </w:pPr>
        </w:pPrChange>
      </w:pPr>
      <w:ins w:id="2153"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"_Toc48363353"</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17. Object example for table function.</w:t>
        </w:r>
        <w:r>
          <w:rPr>
            <w:noProof/>
            <w:webHidden/>
          </w:rPr>
          <w:tab/>
        </w:r>
        <w:r>
          <w:rPr>
            <w:noProof/>
            <w:webHidden/>
          </w:rPr>
          <w:fldChar w:fldCharType="begin"/>
        </w:r>
        <w:r>
          <w:rPr>
            <w:noProof/>
            <w:webHidden/>
          </w:rPr>
          <w:instrText xml:space="preserve"> PAGEREF _Toc48363353 \h </w:instrText>
        </w:r>
        <w:r>
          <w:rPr>
            <w:noProof/>
            <w:webHidden/>
          </w:rPr>
        </w:r>
      </w:ins>
      <w:r>
        <w:rPr>
          <w:noProof/>
          <w:webHidden/>
        </w:rPr>
        <w:fldChar w:fldCharType="separate"/>
      </w:r>
      <w:ins w:id="2154" w:author="Carlos Erazo" w:date="2020-08-15T05:55:00Z">
        <w:r>
          <w:rPr>
            <w:noProof/>
            <w:webHidden/>
          </w:rPr>
          <w:t>49</w:t>
        </w:r>
        <w:r>
          <w:rPr>
            <w:noProof/>
            <w:webHidden/>
          </w:rPr>
          <w:fldChar w:fldCharType="end"/>
        </w:r>
        <w:r w:rsidRPr="00B977D8">
          <w:rPr>
            <w:rStyle w:val="Hyperlink"/>
            <w:noProof/>
          </w:rPr>
          <w:fldChar w:fldCharType="end"/>
        </w:r>
      </w:ins>
    </w:p>
    <w:p w14:paraId="7D5988B5" w14:textId="4C376E27" w:rsidR="00D57E3F" w:rsidRDefault="00D57E3F" w:rsidP="00D57E3F">
      <w:pPr>
        <w:pStyle w:val="TableofFigures"/>
        <w:tabs>
          <w:tab w:val="right" w:leader="dot" w:pos="9016"/>
        </w:tabs>
        <w:ind w:firstLine="0"/>
        <w:rPr>
          <w:ins w:id="2155" w:author="Carlos Erazo" w:date="2020-08-15T05:55:00Z"/>
          <w:rFonts w:asciiTheme="minorHAnsi" w:eastAsiaTheme="minorEastAsia" w:hAnsiTheme="minorHAnsi"/>
          <w:noProof/>
          <w:color w:val="auto"/>
          <w:sz w:val="22"/>
        </w:rPr>
        <w:pPrChange w:id="2156" w:author="Carlos Erazo" w:date="2020-08-15T05:55:00Z">
          <w:pPr>
            <w:pStyle w:val="TableofFigures"/>
            <w:tabs>
              <w:tab w:val="right" w:leader="dot" w:pos="9016"/>
            </w:tabs>
          </w:pPr>
        </w:pPrChange>
      </w:pPr>
      <w:ins w:id="2157"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"_Toc48363354"</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18. Object examples for styles function.</w:t>
        </w:r>
        <w:r>
          <w:rPr>
            <w:noProof/>
            <w:webHidden/>
          </w:rPr>
          <w:tab/>
        </w:r>
        <w:r>
          <w:rPr>
            <w:noProof/>
            <w:webHidden/>
          </w:rPr>
          <w:fldChar w:fldCharType="begin"/>
        </w:r>
        <w:r>
          <w:rPr>
            <w:noProof/>
            <w:webHidden/>
          </w:rPr>
          <w:instrText xml:space="preserve"> PAGEREF _Toc48363354 \h </w:instrText>
        </w:r>
        <w:r>
          <w:rPr>
            <w:noProof/>
            <w:webHidden/>
          </w:rPr>
        </w:r>
      </w:ins>
      <w:r>
        <w:rPr>
          <w:noProof/>
          <w:webHidden/>
        </w:rPr>
        <w:fldChar w:fldCharType="separate"/>
      </w:r>
      <w:ins w:id="2158" w:author="Carlos Erazo" w:date="2020-08-15T05:55:00Z">
        <w:r>
          <w:rPr>
            <w:noProof/>
            <w:webHidden/>
          </w:rPr>
          <w:t>50</w:t>
        </w:r>
        <w:r>
          <w:rPr>
            <w:noProof/>
            <w:webHidden/>
          </w:rPr>
          <w:fldChar w:fldCharType="end"/>
        </w:r>
        <w:r w:rsidRPr="00B977D8">
          <w:rPr>
            <w:rStyle w:val="Hyperlink"/>
            <w:noProof/>
          </w:rPr>
          <w:fldChar w:fldCharType="end"/>
        </w:r>
      </w:ins>
    </w:p>
    <w:p w14:paraId="6EDE8961" w14:textId="6DD85F7F" w:rsidR="00D57E3F" w:rsidRDefault="00D57E3F" w:rsidP="00D57E3F">
      <w:pPr>
        <w:pStyle w:val="TableofFigures"/>
        <w:tabs>
          <w:tab w:val="right" w:leader="dot" w:pos="9016"/>
        </w:tabs>
        <w:ind w:firstLine="0"/>
        <w:rPr>
          <w:ins w:id="2159" w:author="Carlos Erazo" w:date="2020-08-15T05:55:00Z"/>
          <w:rFonts w:asciiTheme="minorHAnsi" w:eastAsiaTheme="minorEastAsia" w:hAnsiTheme="minorHAnsi"/>
          <w:noProof/>
          <w:color w:val="auto"/>
          <w:sz w:val="22"/>
        </w:rPr>
        <w:pPrChange w:id="2160" w:author="Carlos Erazo" w:date="2020-08-15T05:55:00Z">
          <w:pPr>
            <w:pStyle w:val="TableofFigures"/>
            <w:tabs>
              <w:tab w:val="right" w:leader="dot" w:pos="9016"/>
            </w:tabs>
          </w:pPr>
        </w:pPrChange>
      </w:pPr>
      <w:ins w:id="2161" w:author="Carlos Erazo" w:date="2020-08-15T05:55:00Z">
        <w:r w:rsidRPr="00B977D8">
          <w:rPr>
            <w:rStyle w:val="Hyperlink"/>
            <w:noProof/>
          </w:rPr>
          <w:lastRenderedPageBreak/>
          <w:fldChar w:fldCharType="begin"/>
        </w:r>
        <w:r w:rsidRPr="00B977D8">
          <w:rPr>
            <w:rStyle w:val="Hyperlink"/>
            <w:noProof/>
          </w:rPr>
          <w:instrText xml:space="preserve"> </w:instrText>
        </w:r>
        <w:r>
          <w:rPr>
            <w:noProof/>
          </w:rPr>
          <w:instrText>HYPERLINK \l "_Toc48363355"</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19. Argument for loader function.</w:t>
        </w:r>
        <w:r>
          <w:rPr>
            <w:noProof/>
            <w:webHidden/>
          </w:rPr>
          <w:tab/>
        </w:r>
        <w:r>
          <w:rPr>
            <w:noProof/>
            <w:webHidden/>
          </w:rPr>
          <w:fldChar w:fldCharType="begin"/>
        </w:r>
        <w:r>
          <w:rPr>
            <w:noProof/>
            <w:webHidden/>
          </w:rPr>
          <w:instrText xml:space="preserve"> PAGEREF _Toc48363355 \h </w:instrText>
        </w:r>
        <w:r>
          <w:rPr>
            <w:noProof/>
            <w:webHidden/>
          </w:rPr>
        </w:r>
      </w:ins>
      <w:r>
        <w:rPr>
          <w:noProof/>
          <w:webHidden/>
        </w:rPr>
        <w:fldChar w:fldCharType="separate"/>
      </w:r>
      <w:ins w:id="2162" w:author="Carlos Erazo" w:date="2020-08-15T05:55:00Z">
        <w:r>
          <w:rPr>
            <w:noProof/>
            <w:webHidden/>
          </w:rPr>
          <w:t>51</w:t>
        </w:r>
        <w:r>
          <w:rPr>
            <w:noProof/>
            <w:webHidden/>
          </w:rPr>
          <w:fldChar w:fldCharType="end"/>
        </w:r>
        <w:r w:rsidRPr="00B977D8">
          <w:rPr>
            <w:rStyle w:val="Hyperlink"/>
            <w:noProof/>
          </w:rPr>
          <w:fldChar w:fldCharType="end"/>
        </w:r>
      </w:ins>
    </w:p>
    <w:p w14:paraId="6A49315E" w14:textId="748C6969" w:rsidR="00D57E3F" w:rsidRDefault="00D57E3F" w:rsidP="00D57E3F">
      <w:pPr>
        <w:pStyle w:val="TableofFigures"/>
        <w:tabs>
          <w:tab w:val="right" w:leader="dot" w:pos="9016"/>
        </w:tabs>
        <w:ind w:firstLine="0"/>
        <w:rPr>
          <w:ins w:id="2163" w:author="Carlos Erazo" w:date="2020-08-15T05:55:00Z"/>
          <w:rFonts w:asciiTheme="minorHAnsi" w:eastAsiaTheme="minorEastAsia" w:hAnsiTheme="minorHAnsi"/>
          <w:noProof/>
          <w:color w:val="auto"/>
          <w:sz w:val="22"/>
        </w:rPr>
        <w:pPrChange w:id="2164" w:author="Carlos Erazo" w:date="2020-08-15T05:55:00Z">
          <w:pPr>
            <w:pStyle w:val="TableofFigures"/>
            <w:tabs>
              <w:tab w:val="right" w:leader="dot" w:pos="9016"/>
            </w:tabs>
          </w:pPr>
        </w:pPrChange>
      </w:pPr>
      <w:ins w:id="2165"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"_Toc48363356"</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20. Configuration object for renderMap function.</w:t>
        </w:r>
        <w:r>
          <w:rPr>
            <w:noProof/>
            <w:webHidden/>
          </w:rPr>
          <w:tab/>
        </w:r>
        <w:r>
          <w:rPr>
            <w:noProof/>
            <w:webHidden/>
          </w:rPr>
          <w:fldChar w:fldCharType="begin"/>
        </w:r>
        <w:r>
          <w:rPr>
            <w:noProof/>
            <w:webHidden/>
          </w:rPr>
          <w:instrText xml:space="preserve"> PAGEREF _Toc48363356 \h </w:instrText>
        </w:r>
        <w:r>
          <w:rPr>
            <w:noProof/>
            <w:webHidden/>
          </w:rPr>
        </w:r>
      </w:ins>
      <w:r>
        <w:rPr>
          <w:noProof/>
          <w:webHidden/>
        </w:rPr>
        <w:fldChar w:fldCharType="separate"/>
      </w:r>
      <w:ins w:id="2166" w:author="Carlos Erazo" w:date="2020-08-15T05:55:00Z">
        <w:r>
          <w:rPr>
            <w:noProof/>
            <w:webHidden/>
          </w:rPr>
          <w:t>51</w:t>
        </w:r>
        <w:r>
          <w:rPr>
            <w:noProof/>
            <w:webHidden/>
          </w:rPr>
          <w:fldChar w:fldCharType="end"/>
        </w:r>
        <w:r w:rsidRPr="00B977D8">
          <w:rPr>
            <w:rStyle w:val="Hyperlink"/>
            <w:noProof/>
          </w:rPr>
          <w:fldChar w:fldCharType="end"/>
        </w:r>
      </w:ins>
    </w:p>
    <w:p w14:paraId="14F7C8FB" w14:textId="68793E30" w:rsidR="00D57E3F" w:rsidRDefault="00D57E3F" w:rsidP="00D57E3F">
      <w:pPr>
        <w:pStyle w:val="TableofFigures"/>
        <w:tabs>
          <w:tab w:val="right" w:leader="dot" w:pos="9016"/>
        </w:tabs>
        <w:ind w:firstLine="0"/>
        <w:rPr>
          <w:ins w:id="2167" w:author="Carlos Erazo" w:date="2020-08-15T05:55:00Z"/>
          <w:rFonts w:asciiTheme="minorHAnsi" w:eastAsiaTheme="minorEastAsia" w:hAnsiTheme="minorHAnsi"/>
          <w:noProof/>
          <w:color w:val="auto"/>
          <w:sz w:val="22"/>
        </w:rPr>
        <w:pPrChange w:id="2168" w:author="Carlos Erazo" w:date="2020-08-15T05:55:00Z">
          <w:pPr>
            <w:pStyle w:val="TableofFigures"/>
            <w:tabs>
              <w:tab w:val="right" w:leader="dot" w:pos="9016"/>
            </w:tabs>
          </w:pPr>
        </w:pPrChange>
      </w:pPr>
      <w:ins w:id="2169"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"_Toc48363357"</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21. Example objects for Layers function.</w:t>
        </w:r>
        <w:r>
          <w:rPr>
            <w:noProof/>
            <w:webHidden/>
          </w:rPr>
          <w:tab/>
        </w:r>
        <w:r>
          <w:rPr>
            <w:noProof/>
            <w:webHidden/>
          </w:rPr>
          <w:fldChar w:fldCharType="begin"/>
        </w:r>
        <w:r>
          <w:rPr>
            <w:noProof/>
            <w:webHidden/>
          </w:rPr>
          <w:instrText xml:space="preserve"> PAGEREF _Toc48363357 \h </w:instrText>
        </w:r>
        <w:r>
          <w:rPr>
            <w:noProof/>
            <w:webHidden/>
          </w:rPr>
        </w:r>
      </w:ins>
      <w:r>
        <w:rPr>
          <w:noProof/>
          <w:webHidden/>
        </w:rPr>
        <w:fldChar w:fldCharType="separate"/>
      </w:r>
      <w:ins w:id="2170" w:author="Carlos Erazo" w:date="2020-08-15T05:55:00Z">
        <w:r>
          <w:rPr>
            <w:noProof/>
            <w:webHidden/>
          </w:rPr>
          <w:t>52</w:t>
        </w:r>
        <w:r>
          <w:rPr>
            <w:noProof/>
            <w:webHidden/>
          </w:rPr>
          <w:fldChar w:fldCharType="end"/>
        </w:r>
        <w:r w:rsidRPr="00B977D8">
          <w:rPr>
            <w:rStyle w:val="Hyperlink"/>
            <w:noProof/>
          </w:rPr>
          <w:fldChar w:fldCharType="end"/>
        </w:r>
      </w:ins>
    </w:p>
    <w:p w14:paraId="00E5F2E5" w14:textId="4F5EE094" w:rsidR="00D57E3F" w:rsidRDefault="00D57E3F" w:rsidP="00D57E3F">
      <w:pPr>
        <w:pStyle w:val="TableofFigures"/>
        <w:tabs>
          <w:tab w:val="right" w:leader="dot" w:pos="9016"/>
        </w:tabs>
        <w:ind w:firstLine="0"/>
        <w:rPr>
          <w:ins w:id="2171" w:author="Carlos Erazo" w:date="2020-08-15T05:55:00Z"/>
          <w:rFonts w:asciiTheme="minorHAnsi" w:eastAsiaTheme="minorEastAsia" w:hAnsiTheme="minorHAnsi"/>
          <w:noProof/>
          <w:color w:val="auto"/>
          <w:sz w:val="22"/>
        </w:rPr>
        <w:pPrChange w:id="2172" w:author="Carlos Erazo" w:date="2020-08-15T05:55:00Z">
          <w:pPr>
            <w:pStyle w:val="TableofFigures"/>
            <w:tabs>
              <w:tab w:val="right" w:leader="dot" w:pos="9016"/>
            </w:tabs>
          </w:pPr>
        </w:pPrChange>
      </w:pPr>
      <w:ins w:id="2173"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"_Toc48363358"</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22. Example of HydroLang library on HTML file.</w:t>
        </w:r>
        <w:r>
          <w:rPr>
            <w:noProof/>
            <w:webHidden/>
          </w:rPr>
          <w:tab/>
        </w:r>
        <w:r>
          <w:rPr>
            <w:noProof/>
            <w:webHidden/>
          </w:rPr>
          <w:fldChar w:fldCharType="begin"/>
        </w:r>
        <w:r>
          <w:rPr>
            <w:noProof/>
            <w:webHidden/>
          </w:rPr>
          <w:instrText xml:space="preserve"> PAGEREF _Toc48363358 \h </w:instrText>
        </w:r>
        <w:r>
          <w:rPr>
            <w:noProof/>
            <w:webHidden/>
          </w:rPr>
        </w:r>
      </w:ins>
      <w:r>
        <w:rPr>
          <w:noProof/>
          <w:webHidden/>
        </w:rPr>
        <w:fldChar w:fldCharType="separate"/>
      </w:r>
      <w:ins w:id="2174" w:author="Carlos Erazo" w:date="2020-08-15T05:55:00Z">
        <w:r>
          <w:rPr>
            <w:noProof/>
            <w:webHidden/>
          </w:rPr>
          <w:t>55</w:t>
        </w:r>
        <w:r>
          <w:rPr>
            <w:noProof/>
            <w:webHidden/>
          </w:rPr>
          <w:fldChar w:fldCharType="end"/>
        </w:r>
        <w:r w:rsidRPr="00B977D8">
          <w:rPr>
            <w:rStyle w:val="Hyperlink"/>
            <w:noProof/>
          </w:rPr>
          <w:fldChar w:fldCharType="end"/>
        </w:r>
      </w:ins>
    </w:p>
    <w:p w14:paraId="10A3E707" w14:textId="59FD191A" w:rsidR="00D57E3F" w:rsidRDefault="00D57E3F" w:rsidP="00D57E3F">
      <w:pPr>
        <w:pStyle w:val="TableofFigures"/>
        <w:tabs>
          <w:tab w:val="right" w:leader="dot" w:pos="9016"/>
        </w:tabs>
        <w:ind w:firstLine="0"/>
        <w:rPr>
          <w:ins w:id="2175" w:author="Carlos Erazo" w:date="2020-08-15T05:55:00Z"/>
          <w:rFonts w:asciiTheme="minorHAnsi" w:eastAsiaTheme="minorEastAsia" w:hAnsiTheme="minorHAnsi"/>
          <w:noProof/>
          <w:color w:val="auto"/>
          <w:sz w:val="22"/>
        </w:rPr>
        <w:pPrChange w:id="2176" w:author="Carlos Erazo" w:date="2020-08-15T05:55:00Z">
          <w:pPr>
            <w:pStyle w:val="TableofFigures"/>
            <w:tabs>
              <w:tab w:val="right" w:leader="dot" w:pos="9016"/>
            </w:tabs>
          </w:pPr>
        </w:pPrChange>
      </w:pPr>
      <w:ins w:id="2177"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"_Toc48363359"</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23. Adding a map to screen.</w:t>
        </w:r>
        <w:r>
          <w:rPr>
            <w:noProof/>
            <w:webHidden/>
          </w:rPr>
          <w:tab/>
        </w:r>
        <w:r>
          <w:rPr>
            <w:noProof/>
            <w:webHidden/>
          </w:rPr>
          <w:fldChar w:fldCharType="begin"/>
        </w:r>
        <w:r>
          <w:rPr>
            <w:noProof/>
            <w:webHidden/>
          </w:rPr>
          <w:instrText xml:space="preserve"> PAGEREF _Toc48363359 \h </w:instrText>
        </w:r>
        <w:r>
          <w:rPr>
            <w:noProof/>
            <w:webHidden/>
          </w:rPr>
        </w:r>
      </w:ins>
      <w:r>
        <w:rPr>
          <w:noProof/>
          <w:webHidden/>
        </w:rPr>
        <w:fldChar w:fldCharType="separate"/>
      </w:r>
      <w:ins w:id="2178" w:author="Carlos Erazo" w:date="2020-08-15T05:55:00Z">
        <w:r>
          <w:rPr>
            <w:noProof/>
            <w:webHidden/>
          </w:rPr>
          <w:t>55</w:t>
        </w:r>
        <w:r>
          <w:rPr>
            <w:noProof/>
            <w:webHidden/>
          </w:rPr>
          <w:fldChar w:fldCharType="end"/>
        </w:r>
        <w:r w:rsidRPr="00B977D8">
          <w:rPr>
            <w:rStyle w:val="Hyperlink"/>
            <w:noProof/>
          </w:rPr>
          <w:fldChar w:fldCharType="end"/>
        </w:r>
      </w:ins>
    </w:p>
    <w:p w14:paraId="7AE2B4FB" w14:textId="2C3A63BD" w:rsidR="00D57E3F" w:rsidRDefault="00D57E3F" w:rsidP="00D57E3F">
      <w:pPr>
        <w:pStyle w:val="TableofFigures"/>
        <w:tabs>
          <w:tab w:val="right" w:leader="dot" w:pos="9016"/>
        </w:tabs>
        <w:ind w:firstLine="0"/>
        <w:rPr>
          <w:ins w:id="2179" w:author="Carlos Erazo" w:date="2020-08-15T05:55:00Z"/>
          <w:rFonts w:asciiTheme="minorHAnsi" w:eastAsiaTheme="minorEastAsia" w:hAnsiTheme="minorHAnsi"/>
          <w:noProof/>
          <w:color w:val="auto"/>
          <w:sz w:val="22"/>
        </w:rPr>
        <w:pPrChange w:id="2180" w:author="Carlos Erazo" w:date="2020-08-15T05:55:00Z">
          <w:pPr>
            <w:pStyle w:val="TableofFigures"/>
            <w:tabs>
              <w:tab w:val="right" w:leader="dot" w:pos="9016"/>
            </w:tabs>
          </w:pPr>
        </w:pPrChange>
      </w:pPr>
      <w:ins w:id="2181"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"_Toc48363360"</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24. Example commands for downloading data.</w:t>
        </w:r>
        <w:r>
          <w:rPr>
            <w:noProof/>
            <w:webHidden/>
          </w:rPr>
          <w:tab/>
        </w:r>
        <w:r>
          <w:rPr>
            <w:noProof/>
            <w:webHidden/>
          </w:rPr>
          <w:fldChar w:fldCharType="begin"/>
        </w:r>
        <w:r>
          <w:rPr>
            <w:noProof/>
            <w:webHidden/>
          </w:rPr>
          <w:instrText xml:space="preserve"> PAGEREF _Toc48363360 \h </w:instrText>
        </w:r>
        <w:r>
          <w:rPr>
            <w:noProof/>
            <w:webHidden/>
          </w:rPr>
        </w:r>
      </w:ins>
      <w:r>
        <w:rPr>
          <w:noProof/>
          <w:webHidden/>
        </w:rPr>
        <w:fldChar w:fldCharType="separate"/>
      </w:r>
      <w:ins w:id="2182" w:author="Carlos Erazo" w:date="2020-08-15T05:55:00Z">
        <w:r>
          <w:rPr>
            <w:noProof/>
            <w:webHidden/>
          </w:rPr>
          <w:t>57</w:t>
        </w:r>
        <w:r>
          <w:rPr>
            <w:noProof/>
            <w:webHidden/>
          </w:rPr>
          <w:fldChar w:fldCharType="end"/>
        </w:r>
        <w:r w:rsidRPr="00B977D8">
          <w:rPr>
            <w:rStyle w:val="Hyperlink"/>
            <w:noProof/>
          </w:rPr>
          <w:fldChar w:fldCharType="end"/>
        </w:r>
      </w:ins>
    </w:p>
    <w:p w14:paraId="66460ACA" w14:textId="4F7873F6" w:rsidR="00D57E3F" w:rsidRDefault="00D57E3F" w:rsidP="00D57E3F">
      <w:pPr>
        <w:pStyle w:val="TableofFigures"/>
        <w:tabs>
          <w:tab w:val="right" w:leader="dot" w:pos="9016"/>
        </w:tabs>
        <w:ind w:firstLine="0"/>
        <w:rPr>
          <w:ins w:id="2183" w:author="Carlos Erazo" w:date="2020-08-15T05:55:00Z"/>
          <w:rFonts w:asciiTheme="minorHAnsi" w:eastAsiaTheme="minorEastAsia" w:hAnsiTheme="minorHAnsi"/>
          <w:noProof/>
          <w:color w:val="auto"/>
          <w:sz w:val="22"/>
        </w:rPr>
        <w:pPrChange w:id="2184" w:author="Carlos Erazo" w:date="2020-08-15T05:55:00Z">
          <w:pPr>
            <w:pStyle w:val="TableofFigures"/>
            <w:tabs>
              <w:tab w:val="right" w:leader="dot" w:pos="9016"/>
            </w:tabs>
          </w:pPr>
        </w:pPrChange>
      </w:pPr>
      <w:ins w:id="2185"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"_Toc48363361"</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25. Adding the station into the map.</w:t>
        </w:r>
        <w:r>
          <w:rPr>
            <w:noProof/>
            <w:webHidden/>
          </w:rPr>
          <w:tab/>
        </w:r>
        <w:r>
          <w:rPr>
            <w:noProof/>
            <w:webHidden/>
          </w:rPr>
          <w:fldChar w:fldCharType="begin"/>
        </w:r>
        <w:r>
          <w:rPr>
            <w:noProof/>
            <w:webHidden/>
          </w:rPr>
          <w:instrText xml:space="preserve"> PAGEREF _Toc48363361 \h </w:instrText>
        </w:r>
        <w:r>
          <w:rPr>
            <w:noProof/>
            <w:webHidden/>
          </w:rPr>
        </w:r>
      </w:ins>
      <w:r>
        <w:rPr>
          <w:noProof/>
          <w:webHidden/>
        </w:rPr>
        <w:fldChar w:fldCharType="separate"/>
      </w:r>
      <w:ins w:id="2186" w:author="Carlos Erazo" w:date="2020-08-15T05:55:00Z">
        <w:r>
          <w:rPr>
            <w:noProof/>
            <w:webHidden/>
          </w:rPr>
          <w:t>57</w:t>
        </w:r>
        <w:r>
          <w:rPr>
            <w:noProof/>
            <w:webHidden/>
          </w:rPr>
          <w:fldChar w:fldCharType="end"/>
        </w:r>
        <w:r w:rsidRPr="00B977D8">
          <w:rPr>
            <w:rStyle w:val="Hyperlink"/>
            <w:noProof/>
          </w:rPr>
          <w:fldChar w:fldCharType="end"/>
        </w:r>
      </w:ins>
    </w:p>
    <w:p w14:paraId="2818C485" w14:textId="29BE083A" w:rsidR="00D57E3F" w:rsidRDefault="00D57E3F" w:rsidP="00D57E3F">
      <w:pPr>
        <w:pStyle w:val="TableofFigures"/>
        <w:tabs>
          <w:tab w:val="right" w:leader="dot" w:pos="9016"/>
        </w:tabs>
        <w:ind w:firstLine="0"/>
        <w:rPr>
          <w:ins w:id="2187" w:author="Carlos Erazo" w:date="2020-08-15T05:55:00Z"/>
          <w:rFonts w:asciiTheme="minorHAnsi" w:eastAsiaTheme="minorEastAsia" w:hAnsiTheme="minorHAnsi"/>
          <w:noProof/>
          <w:color w:val="auto"/>
          <w:sz w:val="22"/>
        </w:rPr>
        <w:pPrChange w:id="2188" w:author="Carlos Erazo" w:date="2020-08-15T05:55:00Z">
          <w:pPr>
            <w:pStyle w:val="TableofFigures"/>
            <w:tabs>
              <w:tab w:val="right" w:leader="dot" w:pos="9016"/>
            </w:tabs>
          </w:pPr>
        </w:pPrChange>
      </w:pPr>
      <w:ins w:id="2189"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"_Toc48363362"</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26. Using the transformation function.</w:t>
        </w:r>
        <w:r>
          <w:rPr>
            <w:noProof/>
            <w:webHidden/>
          </w:rPr>
          <w:tab/>
        </w:r>
        <w:r>
          <w:rPr>
            <w:noProof/>
            <w:webHidden/>
          </w:rPr>
          <w:fldChar w:fldCharType="begin"/>
        </w:r>
        <w:r>
          <w:rPr>
            <w:noProof/>
            <w:webHidden/>
          </w:rPr>
          <w:instrText xml:space="preserve"> PAGEREF _Toc48363362 \h </w:instrText>
        </w:r>
        <w:r>
          <w:rPr>
            <w:noProof/>
            <w:webHidden/>
          </w:rPr>
        </w:r>
      </w:ins>
      <w:r>
        <w:rPr>
          <w:noProof/>
          <w:webHidden/>
        </w:rPr>
        <w:fldChar w:fldCharType="separate"/>
      </w:r>
      <w:ins w:id="2190" w:author="Carlos Erazo" w:date="2020-08-15T05:55:00Z">
        <w:r>
          <w:rPr>
            <w:noProof/>
            <w:webHidden/>
          </w:rPr>
          <w:t>59</w:t>
        </w:r>
        <w:r>
          <w:rPr>
            <w:noProof/>
            <w:webHidden/>
          </w:rPr>
          <w:fldChar w:fldCharType="end"/>
        </w:r>
        <w:r w:rsidRPr="00B977D8">
          <w:rPr>
            <w:rStyle w:val="Hyperlink"/>
            <w:noProof/>
          </w:rPr>
          <w:fldChar w:fldCharType="end"/>
        </w:r>
      </w:ins>
    </w:p>
    <w:p w14:paraId="5937F3B0" w14:textId="752B426A" w:rsidR="00D57E3F" w:rsidRDefault="00D57E3F" w:rsidP="00D57E3F">
      <w:pPr>
        <w:pStyle w:val="TableofFigures"/>
        <w:tabs>
          <w:tab w:val="right" w:leader="dot" w:pos="9016"/>
        </w:tabs>
        <w:ind w:firstLine="0"/>
        <w:rPr>
          <w:ins w:id="2191" w:author="Carlos Erazo" w:date="2020-08-15T05:55:00Z"/>
          <w:rFonts w:asciiTheme="minorHAnsi" w:eastAsiaTheme="minorEastAsia" w:hAnsiTheme="minorHAnsi"/>
          <w:noProof/>
          <w:color w:val="auto"/>
          <w:sz w:val="22"/>
        </w:rPr>
        <w:pPrChange w:id="2192" w:author="Carlos Erazo" w:date="2020-08-15T05:55:00Z">
          <w:pPr>
            <w:pStyle w:val="TableofFigures"/>
            <w:tabs>
              <w:tab w:val="right" w:leader="dot" w:pos="9016"/>
            </w:tabs>
          </w:pPr>
        </w:pPrChange>
      </w:pPr>
      <w:ins w:id="2193"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"_Toc48363363"</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27. Code for calling statistics for the data.</w:t>
        </w:r>
        <w:r>
          <w:rPr>
            <w:noProof/>
            <w:webHidden/>
          </w:rPr>
          <w:tab/>
        </w:r>
        <w:r>
          <w:rPr>
            <w:noProof/>
            <w:webHidden/>
          </w:rPr>
          <w:fldChar w:fldCharType="begin"/>
        </w:r>
        <w:r>
          <w:rPr>
            <w:noProof/>
            <w:webHidden/>
          </w:rPr>
          <w:instrText xml:space="preserve"> PAGEREF _Toc48363363 \h </w:instrText>
        </w:r>
        <w:r>
          <w:rPr>
            <w:noProof/>
            <w:webHidden/>
          </w:rPr>
        </w:r>
      </w:ins>
      <w:r>
        <w:rPr>
          <w:noProof/>
          <w:webHidden/>
        </w:rPr>
        <w:fldChar w:fldCharType="separate"/>
      </w:r>
      <w:ins w:id="2194" w:author="Carlos Erazo" w:date="2020-08-15T05:55:00Z">
        <w:r>
          <w:rPr>
            <w:noProof/>
            <w:webHidden/>
          </w:rPr>
          <w:t>59</w:t>
        </w:r>
        <w:r>
          <w:rPr>
            <w:noProof/>
            <w:webHidden/>
          </w:rPr>
          <w:fldChar w:fldCharType="end"/>
        </w:r>
        <w:r w:rsidRPr="00B977D8">
          <w:rPr>
            <w:rStyle w:val="Hyperlink"/>
            <w:noProof/>
          </w:rPr>
          <w:fldChar w:fldCharType="end"/>
        </w:r>
      </w:ins>
    </w:p>
    <w:p w14:paraId="528C8AD1" w14:textId="33E5E5E5" w:rsidR="00D57E3F" w:rsidRDefault="00D57E3F" w:rsidP="00D57E3F">
      <w:pPr>
        <w:pStyle w:val="TableofFigures"/>
        <w:tabs>
          <w:tab w:val="right" w:leader="dot" w:pos="9016"/>
        </w:tabs>
        <w:ind w:firstLine="0"/>
        <w:rPr>
          <w:ins w:id="2195" w:author="Carlos Erazo" w:date="2020-08-15T05:55:00Z"/>
          <w:rFonts w:asciiTheme="minorHAnsi" w:eastAsiaTheme="minorEastAsia" w:hAnsiTheme="minorHAnsi"/>
          <w:noProof/>
          <w:color w:val="auto"/>
          <w:sz w:val="22"/>
        </w:rPr>
        <w:pPrChange w:id="2196" w:author="Carlos Erazo" w:date="2020-08-15T05:55:00Z">
          <w:pPr>
            <w:pStyle w:val="TableofFigures"/>
            <w:tabs>
              <w:tab w:val="right" w:leader="dot" w:pos="9016"/>
            </w:tabs>
          </w:pPr>
        </w:pPrChange>
      </w:pPr>
      <w:ins w:id="2197"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"_Toc48363364"</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28. Function calls for time and data gaps identifiers.</w:t>
        </w:r>
        <w:r>
          <w:rPr>
            <w:noProof/>
            <w:webHidden/>
          </w:rPr>
          <w:tab/>
        </w:r>
        <w:r>
          <w:rPr>
            <w:noProof/>
            <w:webHidden/>
          </w:rPr>
          <w:fldChar w:fldCharType="begin"/>
        </w:r>
        <w:r>
          <w:rPr>
            <w:noProof/>
            <w:webHidden/>
          </w:rPr>
          <w:instrText xml:space="preserve"> PAGEREF _Toc48363364 \h </w:instrText>
        </w:r>
        <w:r>
          <w:rPr>
            <w:noProof/>
            <w:webHidden/>
          </w:rPr>
        </w:r>
      </w:ins>
      <w:r>
        <w:rPr>
          <w:noProof/>
          <w:webHidden/>
        </w:rPr>
        <w:fldChar w:fldCharType="separate"/>
      </w:r>
      <w:ins w:id="2198" w:author="Carlos Erazo" w:date="2020-08-15T05:55:00Z">
        <w:r>
          <w:rPr>
            <w:noProof/>
            <w:webHidden/>
          </w:rPr>
          <w:t>60</w:t>
        </w:r>
        <w:r>
          <w:rPr>
            <w:noProof/>
            <w:webHidden/>
          </w:rPr>
          <w:fldChar w:fldCharType="end"/>
        </w:r>
        <w:r w:rsidRPr="00B977D8">
          <w:rPr>
            <w:rStyle w:val="Hyperlink"/>
            <w:noProof/>
          </w:rPr>
          <w:fldChar w:fldCharType="end"/>
        </w:r>
      </w:ins>
    </w:p>
    <w:p w14:paraId="74B652A2" w14:textId="13264A47" w:rsidR="00D57E3F" w:rsidRDefault="00D57E3F" w:rsidP="00D57E3F">
      <w:pPr>
        <w:pStyle w:val="TableofFigures"/>
        <w:tabs>
          <w:tab w:val="right" w:leader="dot" w:pos="9016"/>
        </w:tabs>
        <w:ind w:firstLine="0"/>
        <w:rPr>
          <w:ins w:id="2199" w:author="Carlos Erazo" w:date="2020-08-15T05:55:00Z"/>
          <w:rFonts w:asciiTheme="minorHAnsi" w:eastAsiaTheme="minorEastAsia" w:hAnsiTheme="minorHAnsi"/>
          <w:noProof/>
          <w:color w:val="auto"/>
          <w:sz w:val="22"/>
        </w:rPr>
        <w:pPrChange w:id="2200" w:author="Carlos Erazo" w:date="2020-08-15T05:55:00Z">
          <w:pPr>
            <w:pStyle w:val="TableofFigures"/>
            <w:tabs>
              <w:tab w:val="right" w:leader="dot" w:pos="9016"/>
            </w:tabs>
          </w:pPr>
        </w:pPrChange>
      </w:pPr>
      <w:ins w:id="2201"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"_Toc48363365"</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29. Downloading the data.</w:t>
        </w:r>
        <w:r>
          <w:rPr>
            <w:noProof/>
            <w:webHidden/>
          </w:rPr>
          <w:tab/>
        </w:r>
        <w:r>
          <w:rPr>
            <w:noProof/>
            <w:webHidden/>
          </w:rPr>
          <w:fldChar w:fldCharType="begin"/>
        </w:r>
        <w:r>
          <w:rPr>
            <w:noProof/>
            <w:webHidden/>
          </w:rPr>
          <w:instrText xml:space="preserve"> PAGEREF _Toc48363365 \h </w:instrText>
        </w:r>
        <w:r>
          <w:rPr>
            <w:noProof/>
            <w:webHidden/>
          </w:rPr>
        </w:r>
      </w:ins>
      <w:r>
        <w:rPr>
          <w:noProof/>
          <w:webHidden/>
        </w:rPr>
        <w:fldChar w:fldCharType="separate"/>
      </w:r>
      <w:ins w:id="2202" w:author="Carlos Erazo" w:date="2020-08-15T05:55:00Z">
        <w:r>
          <w:rPr>
            <w:noProof/>
            <w:webHidden/>
          </w:rPr>
          <w:t>60</w:t>
        </w:r>
        <w:r>
          <w:rPr>
            <w:noProof/>
            <w:webHidden/>
          </w:rPr>
          <w:fldChar w:fldCharType="end"/>
        </w:r>
        <w:r w:rsidRPr="00B977D8">
          <w:rPr>
            <w:rStyle w:val="Hyperlink"/>
            <w:noProof/>
          </w:rPr>
          <w:fldChar w:fldCharType="end"/>
        </w:r>
      </w:ins>
    </w:p>
    <w:p w14:paraId="118D0179" w14:textId="54BFA6B7" w:rsidR="00D57E3F" w:rsidRDefault="00D57E3F" w:rsidP="00D57E3F">
      <w:pPr>
        <w:pStyle w:val="TableofFigures"/>
        <w:tabs>
          <w:tab w:val="right" w:leader="dot" w:pos="9016"/>
        </w:tabs>
        <w:ind w:firstLine="0"/>
        <w:rPr>
          <w:ins w:id="2203" w:author="Carlos Erazo" w:date="2020-08-15T05:55:00Z"/>
          <w:rFonts w:asciiTheme="minorHAnsi" w:eastAsiaTheme="minorEastAsia" w:hAnsiTheme="minorHAnsi"/>
          <w:noProof/>
          <w:color w:val="auto"/>
          <w:sz w:val="22"/>
        </w:rPr>
        <w:pPrChange w:id="2204" w:author="Carlos Erazo" w:date="2020-08-15T05:55:00Z">
          <w:pPr>
            <w:pStyle w:val="TableofFigures"/>
            <w:tabs>
              <w:tab w:val="right" w:leader="dot" w:pos="9016"/>
            </w:tabs>
          </w:pPr>
        </w:pPrChange>
      </w:pPr>
      <w:ins w:id="2205"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"_Toc48363366"</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30. Upload file for library usage.</w:t>
        </w:r>
        <w:r>
          <w:rPr>
            <w:noProof/>
            <w:webHidden/>
          </w:rPr>
          <w:tab/>
        </w:r>
        <w:r>
          <w:rPr>
            <w:noProof/>
            <w:webHidden/>
          </w:rPr>
          <w:fldChar w:fldCharType="begin"/>
        </w:r>
        <w:r>
          <w:rPr>
            <w:noProof/>
            <w:webHidden/>
          </w:rPr>
          <w:instrText xml:space="preserve"> PAGEREF _Toc48363366 \h </w:instrText>
        </w:r>
        <w:r>
          <w:rPr>
            <w:noProof/>
            <w:webHidden/>
          </w:rPr>
        </w:r>
      </w:ins>
      <w:r>
        <w:rPr>
          <w:noProof/>
          <w:webHidden/>
        </w:rPr>
        <w:fldChar w:fldCharType="separate"/>
      </w:r>
      <w:ins w:id="2206" w:author="Carlos Erazo" w:date="2020-08-15T05:55:00Z">
        <w:r>
          <w:rPr>
            <w:noProof/>
            <w:webHidden/>
          </w:rPr>
          <w:t>62</w:t>
        </w:r>
        <w:r>
          <w:rPr>
            <w:noProof/>
            <w:webHidden/>
          </w:rPr>
          <w:fldChar w:fldCharType="end"/>
        </w:r>
        <w:r w:rsidRPr="00B977D8">
          <w:rPr>
            <w:rStyle w:val="Hyperlink"/>
            <w:noProof/>
          </w:rPr>
          <w:fldChar w:fldCharType="end"/>
        </w:r>
      </w:ins>
    </w:p>
    <w:p w14:paraId="697E32BB" w14:textId="1F96E284" w:rsidR="00D57E3F" w:rsidRDefault="00D57E3F" w:rsidP="00D57E3F">
      <w:pPr>
        <w:pStyle w:val="TableofFigures"/>
        <w:tabs>
          <w:tab w:val="right" w:leader="dot" w:pos="9016"/>
        </w:tabs>
        <w:ind w:firstLine="0"/>
        <w:rPr>
          <w:ins w:id="2207" w:author="Carlos Erazo" w:date="2020-08-15T05:55:00Z"/>
          <w:rFonts w:asciiTheme="minorHAnsi" w:eastAsiaTheme="minorEastAsia" w:hAnsiTheme="minorHAnsi"/>
          <w:noProof/>
          <w:color w:val="auto"/>
          <w:sz w:val="22"/>
        </w:rPr>
        <w:pPrChange w:id="2208" w:author="Carlos Erazo" w:date="2020-08-15T05:55:00Z">
          <w:pPr>
            <w:pStyle w:val="TableofFigures"/>
            <w:tabs>
              <w:tab w:val="right" w:leader="dot" w:pos="9016"/>
            </w:tabs>
          </w:pPr>
        </w:pPrChange>
      </w:pPr>
      <w:ins w:id="2209"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"_Toc48363367"</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31. Aggregation of the hydrograph.</w:t>
        </w:r>
        <w:r>
          <w:rPr>
            <w:noProof/>
            <w:webHidden/>
          </w:rPr>
          <w:tab/>
        </w:r>
        <w:r>
          <w:rPr>
            <w:noProof/>
            <w:webHidden/>
          </w:rPr>
          <w:fldChar w:fldCharType="begin"/>
        </w:r>
        <w:r>
          <w:rPr>
            <w:noProof/>
            <w:webHidden/>
          </w:rPr>
          <w:instrText xml:space="preserve"> PAGEREF _Toc48363367 \h </w:instrText>
        </w:r>
        <w:r>
          <w:rPr>
            <w:noProof/>
            <w:webHidden/>
          </w:rPr>
        </w:r>
      </w:ins>
      <w:r>
        <w:rPr>
          <w:noProof/>
          <w:webHidden/>
        </w:rPr>
        <w:fldChar w:fldCharType="separate"/>
      </w:r>
      <w:ins w:id="2210" w:author="Carlos Erazo" w:date="2020-08-15T05:55:00Z">
        <w:r>
          <w:rPr>
            <w:noProof/>
            <w:webHidden/>
          </w:rPr>
          <w:t>62</w:t>
        </w:r>
        <w:r>
          <w:rPr>
            <w:noProof/>
            <w:webHidden/>
          </w:rPr>
          <w:fldChar w:fldCharType="end"/>
        </w:r>
        <w:r w:rsidRPr="00B977D8">
          <w:rPr>
            <w:rStyle w:val="Hyperlink"/>
            <w:noProof/>
          </w:rPr>
          <w:fldChar w:fldCharType="end"/>
        </w:r>
      </w:ins>
    </w:p>
    <w:p w14:paraId="296D1D7B" w14:textId="427C901A" w:rsidR="00D57E3F" w:rsidRDefault="00D57E3F" w:rsidP="00D57E3F">
      <w:pPr>
        <w:pStyle w:val="TableofFigures"/>
        <w:tabs>
          <w:tab w:val="right" w:leader="dot" w:pos="9016"/>
        </w:tabs>
        <w:ind w:firstLine="0"/>
        <w:rPr>
          <w:ins w:id="2211" w:author="Carlos Erazo" w:date="2020-08-15T05:55:00Z"/>
          <w:rFonts w:asciiTheme="minorHAnsi" w:eastAsiaTheme="minorEastAsia" w:hAnsiTheme="minorHAnsi"/>
          <w:noProof/>
          <w:color w:val="auto"/>
          <w:sz w:val="22"/>
        </w:rPr>
        <w:pPrChange w:id="2212" w:author="Carlos Erazo" w:date="2020-08-15T05:55:00Z">
          <w:pPr>
            <w:pStyle w:val="TableofFigures"/>
            <w:tabs>
              <w:tab w:val="right" w:leader="dot" w:pos="9016"/>
            </w:tabs>
          </w:pPr>
        </w:pPrChange>
      </w:pPr>
      <w:ins w:id="2213"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"_Toc48363368"</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32. Calculation of unit hydrograph.</w:t>
        </w:r>
        <w:r>
          <w:rPr>
            <w:noProof/>
            <w:webHidden/>
          </w:rPr>
          <w:tab/>
        </w:r>
        <w:r>
          <w:rPr>
            <w:noProof/>
            <w:webHidden/>
          </w:rPr>
          <w:fldChar w:fldCharType="begin"/>
        </w:r>
        <w:r>
          <w:rPr>
            <w:noProof/>
            <w:webHidden/>
          </w:rPr>
          <w:instrText xml:space="preserve"> PAGEREF _Toc48363368 \h </w:instrText>
        </w:r>
        <w:r>
          <w:rPr>
            <w:noProof/>
            <w:webHidden/>
          </w:rPr>
        </w:r>
      </w:ins>
      <w:r>
        <w:rPr>
          <w:noProof/>
          <w:webHidden/>
        </w:rPr>
        <w:fldChar w:fldCharType="separate"/>
      </w:r>
      <w:ins w:id="2214" w:author="Carlos Erazo" w:date="2020-08-15T05:55:00Z">
        <w:r>
          <w:rPr>
            <w:noProof/>
            <w:webHidden/>
          </w:rPr>
          <w:t>62</w:t>
        </w:r>
        <w:r>
          <w:rPr>
            <w:noProof/>
            <w:webHidden/>
          </w:rPr>
          <w:fldChar w:fldCharType="end"/>
        </w:r>
        <w:r w:rsidRPr="00B977D8">
          <w:rPr>
            <w:rStyle w:val="Hyperlink"/>
            <w:noProof/>
          </w:rPr>
          <w:fldChar w:fldCharType="end"/>
        </w:r>
      </w:ins>
    </w:p>
    <w:p w14:paraId="5A10C096" w14:textId="3A442352" w:rsidR="00D57E3F" w:rsidRDefault="00D57E3F" w:rsidP="00D57E3F">
      <w:pPr>
        <w:pStyle w:val="TableofFigures"/>
        <w:tabs>
          <w:tab w:val="right" w:leader="dot" w:pos="9016"/>
        </w:tabs>
        <w:ind w:firstLine="0"/>
        <w:rPr>
          <w:ins w:id="2215" w:author="Carlos Erazo" w:date="2020-08-15T05:55:00Z"/>
          <w:rFonts w:asciiTheme="minorHAnsi" w:eastAsiaTheme="minorEastAsia" w:hAnsiTheme="minorHAnsi"/>
          <w:noProof/>
          <w:color w:val="auto"/>
          <w:sz w:val="22"/>
        </w:rPr>
        <w:pPrChange w:id="2216" w:author="Carlos Erazo" w:date="2020-08-15T05:55:00Z">
          <w:pPr>
            <w:pStyle w:val="TableofFigures"/>
            <w:tabs>
              <w:tab w:val="right" w:leader="dot" w:pos="9016"/>
            </w:tabs>
          </w:pPr>
        </w:pPrChange>
      </w:pPr>
      <w:ins w:id="2217"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"_Toc48363369"</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 xml:space="preserve">Snippet 33. Using </w:t>
        </w:r>
        <w:r w:rsidRPr="00B977D8">
          <w:rPr>
            <w:rStyle w:val="Hyperlink"/>
            <w:i/>
            <w:noProof/>
          </w:rPr>
          <w:t>thiessen</w:t>
        </w:r>
        <w:r w:rsidRPr="00B977D8">
          <w:rPr>
            <w:rStyle w:val="Hyperlink"/>
            <w:noProof/>
          </w:rPr>
          <w:t xml:space="preserve"> function for rainfall averages.</w:t>
        </w:r>
        <w:r>
          <w:rPr>
            <w:noProof/>
            <w:webHidden/>
          </w:rPr>
          <w:tab/>
        </w:r>
        <w:r>
          <w:rPr>
            <w:noProof/>
            <w:webHidden/>
          </w:rPr>
          <w:fldChar w:fldCharType="begin"/>
        </w:r>
        <w:r>
          <w:rPr>
            <w:noProof/>
            <w:webHidden/>
          </w:rPr>
          <w:instrText xml:space="preserve"> PAGEREF _Toc48363369 \h </w:instrText>
        </w:r>
        <w:r>
          <w:rPr>
            <w:noProof/>
            <w:webHidden/>
          </w:rPr>
        </w:r>
      </w:ins>
      <w:r>
        <w:rPr>
          <w:noProof/>
          <w:webHidden/>
        </w:rPr>
        <w:fldChar w:fldCharType="separate"/>
      </w:r>
      <w:ins w:id="2218" w:author="Carlos Erazo" w:date="2020-08-15T05:55:00Z">
        <w:r>
          <w:rPr>
            <w:noProof/>
            <w:webHidden/>
          </w:rPr>
          <w:t>63</w:t>
        </w:r>
        <w:r>
          <w:rPr>
            <w:noProof/>
            <w:webHidden/>
          </w:rPr>
          <w:fldChar w:fldCharType="end"/>
        </w:r>
        <w:r w:rsidRPr="00B977D8">
          <w:rPr>
            <w:rStyle w:val="Hyperlink"/>
            <w:noProof/>
          </w:rPr>
          <w:fldChar w:fldCharType="end"/>
        </w:r>
      </w:ins>
    </w:p>
    <w:p w14:paraId="4FB93094" w14:textId="32BDB74A" w:rsidR="00D57E3F" w:rsidRDefault="00D57E3F" w:rsidP="00D57E3F">
      <w:pPr>
        <w:pStyle w:val="TableofFigures"/>
        <w:tabs>
          <w:tab w:val="right" w:leader="dot" w:pos="9016"/>
        </w:tabs>
        <w:ind w:firstLine="0"/>
        <w:rPr>
          <w:ins w:id="2219" w:author="Carlos Erazo" w:date="2020-08-15T05:55:00Z"/>
          <w:rFonts w:asciiTheme="minorHAnsi" w:eastAsiaTheme="minorEastAsia" w:hAnsiTheme="minorHAnsi"/>
          <w:noProof/>
          <w:color w:val="auto"/>
          <w:sz w:val="22"/>
        </w:rPr>
        <w:pPrChange w:id="2220" w:author="Carlos Erazo" w:date="2020-08-15T05:55:00Z">
          <w:pPr>
            <w:pStyle w:val="TableofFigures"/>
            <w:tabs>
              <w:tab w:val="right" w:leader="dot" w:pos="9016"/>
            </w:tabs>
          </w:pPr>
        </w:pPrChange>
      </w:pPr>
      <w:ins w:id="2221"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"_Toc48363370"</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34. Aggregation of hyetograph.</w:t>
        </w:r>
        <w:r>
          <w:rPr>
            <w:noProof/>
            <w:webHidden/>
          </w:rPr>
          <w:tab/>
        </w:r>
        <w:r>
          <w:rPr>
            <w:noProof/>
            <w:webHidden/>
          </w:rPr>
          <w:fldChar w:fldCharType="begin"/>
        </w:r>
        <w:r>
          <w:rPr>
            <w:noProof/>
            <w:webHidden/>
          </w:rPr>
          <w:instrText xml:space="preserve"> PAGEREF _Toc48363370 \h </w:instrText>
        </w:r>
        <w:r>
          <w:rPr>
            <w:noProof/>
            <w:webHidden/>
          </w:rPr>
        </w:r>
      </w:ins>
      <w:r>
        <w:rPr>
          <w:noProof/>
          <w:webHidden/>
        </w:rPr>
        <w:fldChar w:fldCharType="separate"/>
      </w:r>
      <w:ins w:id="2222" w:author="Carlos Erazo" w:date="2020-08-15T05:55:00Z">
        <w:r>
          <w:rPr>
            <w:noProof/>
            <w:webHidden/>
          </w:rPr>
          <w:t>63</w:t>
        </w:r>
        <w:r>
          <w:rPr>
            <w:noProof/>
            <w:webHidden/>
          </w:rPr>
          <w:fldChar w:fldCharType="end"/>
        </w:r>
        <w:r w:rsidRPr="00B977D8">
          <w:rPr>
            <w:rStyle w:val="Hyperlink"/>
            <w:noProof/>
          </w:rPr>
          <w:fldChar w:fldCharType="end"/>
        </w:r>
      </w:ins>
    </w:p>
    <w:p w14:paraId="0E8981CC" w14:textId="2AA869F2" w:rsidR="00D57E3F" w:rsidRDefault="00D57E3F" w:rsidP="00D57E3F">
      <w:pPr>
        <w:pStyle w:val="TableofFigures"/>
        <w:tabs>
          <w:tab w:val="right" w:leader="dot" w:pos="9016"/>
        </w:tabs>
        <w:ind w:firstLine="0"/>
        <w:rPr>
          <w:ins w:id="2223" w:author="Carlos Erazo" w:date="2020-08-15T05:55:00Z"/>
          <w:rFonts w:asciiTheme="minorHAnsi" w:eastAsiaTheme="minorEastAsia" w:hAnsiTheme="minorHAnsi"/>
          <w:noProof/>
          <w:color w:val="auto"/>
          <w:sz w:val="22"/>
        </w:rPr>
        <w:pPrChange w:id="2224" w:author="Carlos Erazo" w:date="2020-08-15T05:55:00Z">
          <w:pPr>
            <w:pStyle w:val="TableofFigures"/>
            <w:tabs>
              <w:tab w:val="right" w:leader="dot" w:pos="9016"/>
            </w:tabs>
          </w:pPr>
        </w:pPrChange>
      </w:pPr>
      <w:ins w:id="2225" w:author="Carlos Erazo" w:date="2020-08-15T05:55:00Z">
        <w:r w:rsidRPr="00B977D8">
          <w:rPr>
            <w:rStyle w:val="Hyperlink"/>
            <w:noProof/>
          </w:rPr>
          <w:fldChar w:fldCharType="begin"/>
        </w:r>
        <w:r w:rsidRPr="00B977D8">
          <w:rPr>
            <w:rStyle w:val="Hyperlink"/>
            <w:noProof/>
          </w:rPr>
          <w:instrText xml:space="preserve"> </w:instrText>
        </w:r>
        <w:r>
          <w:rPr>
            <w:noProof/>
          </w:rPr>
          <w:instrText>HYPERLINK \l "_Toc48363371"</w:instrText>
        </w:r>
        <w:r w:rsidRPr="00B977D8">
          <w:rPr>
            <w:rStyle w:val="Hyperlink"/>
            <w:noProof/>
          </w:rPr>
          <w:instrText xml:space="preserve"> </w:instrText>
        </w:r>
        <w:r w:rsidRPr="00B977D8">
          <w:rPr>
            <w:rStyle w:val="Hyperlink"/>
            <w:noProof/>
          </w:rPr>
        </w:r>
        <w:r w:rsidRPr="00B977D8">
          <w:rPr>
            <w:rStyle w:val="Hyperlink"/>
            <w:noProof/>
          </w:rPr>
          <w:fldChar w:fldCharType="separate"/>
        </w:r>
        <w:r w:rsidRPr="00B977D8">
          <w:rPr>
            <w:rStyle w:val="Hyperlink"/>
            <w:noProof/>
          </w:rPr>
          <w:t>Snippet 35.l Computation of convolution flooding hydrograph.</w:t>
        </w:r>
        <w:r>
          <w:rPr>
            <w:noProof/>
            <w:webHidden/>
          </w:rPr>
          <w:tab/>
        </w:r>
        <w:r>
          <w:rPr>
            <w:noProof/>
            <w:webHidden/>
          </w:rPr>
          <w:fldChar w:fldCharType="begin"/>
        </w:r>
        <w:r>
          <w:rPr>
            <w:noProof/>
            <w:webHidden/>
          </w:rPr>
          <w:instrText xml:space="preserve"> PAGEREF _Toc48363371 \h </w:instrText>
        </w:r>
        <w:r>
          <w:rPr>
            <w:noProof/>
            <w:webHidden/>
          </w:rPr>
        </w:r>
      </w:ins>
      <w:r>
        <w:rPr>
          <w:noProof/>
          <w:webHidden/>
        </w:rPr>
        <w:fldChar w:fldCharType="separate"/>
      </w:r>
      <w:ins w:id="2226" w:author="Carlos Erazo" w:date="2020-08-15T05:55:00Z">
        <w:r>
          <w:rPr>
            <w:noProof/>
            <w:webHidden/>
          </w:rPr>
          <w:t>64</w:t>
        </w:r>
        <w:r>
          <w:rPr>
            <w:noProof/>
            <w:webHidden/>
          </w:rPr>
          <w:fldChar w:fldCharType="end"/>
        </w:r>
        <w:r w:rsidRPr="00B977D8">
          <w:rPr>
            <w:rStyle w:val="Hyperlink"/>
            <w:noProof/>
          </w:rPr>
          <w:fldChar w:fldCharType="end"/>
        </w:r>
      </w:ins>
    </w:p>
    <w:p w14:paraId="3A50DC64" w14:textId="703FC118" w:rsidR="0004697E" w:rsidRPr="00B90347" w:rsidDel="00D57E3F" w:rsidRDefault="00344313" w:rsidP="00D57E3F">
      <w:pPr>
        <w:pStyle w:val="TableofFigures"/>
        <w:tabs>
          <w:tab w:val="right" w:leader="dot" w:pos="9016"/>
        </w:tabs>
        <w:ind w:firstLine="0"/>
        <w:rPr>
          <w:del w:id="2227" w:author="Carlos Erazo" w:date="2020-08-15T05:55:00Z"/>
          <w:rFonts w:asciiTheme="minorHAnsi" w:eastAsiaTheme="minorEastAsia" w:hAnsiTheme="minorHAnsi"/>
          <w:noProof/>
          <w:color w:val="auto"/>
          <w:sz w:val="22"/>
        </w:rPr>
        <w:pPrChange w:id="2228" w:author="Carlos Erazo" w:date="2020-08-15T05:55:00Z">
          <w:pPr>
            <w:pStyle w:val="TableofFigures"/>
            <w:tabs>
              <w:tab w:val="right" w:leader="dot" w:pos="9016"/>
            </w:tabs>
            <w:ind w:firstLine="0"/>
          </w:pPr>
        </w:pPrChange>
      </w:pPr>
      <w:del w:id="2229" w:author="Carlos Erazo" w:date="2020-08-15T05:55:00Z">
        <w:r w:rsidRPr="00B90347" w:rsidDel="00D57E3F">
          <w:rPr>
            <w:noProof/>
          </w:rPr>
          <w:fldChar w:fldCharType="begin"/>
        </w:r>
        <w:r w:rsidRPr="00B90347" w:rsidDel="00D57E3F">
          <w:rPr>
            <w:noProof/>
          </w:rPr>
          <w:delInstrText xml:space="preserve"> HYPERLINK \l "_Toc48268149" </w:delInstrText>
        </w:r>
        <w:r w:rsidRPr="00B90347" w:rsidDel="00D57E3F">
          <w:rPr>
            <w:noProof/>
          </w:rPr>
          <w:fldChar w:fldCharType="separate"/>
        </w:r>
      </w:del>
      <w:ins w:id="2230" w:author="Carlos Erazo" w:date="2020-08-15T05:55:00Z">
        <w:r w:rsidR="00D57E3F">
          <w:rPr>
            <w:b/>
            <w:bCs/>
            <w:noProof/>
          </w:rPr>
          <w:t>Error! Hyperlink reference not valid.</w:t>
        </w:r>
      </w:ins>
      <w:del w:id="2231" w:author="Carlos Erazo" w:date="2020-08-15T05:55:00Z">
        <w:r w:rsidR="0004697E" w:rsidRPr="00B90347" w:rsidDel="00D57E3F">
          <w:rPr>
            <w:rStyle w:val="Hyperlink"/>
            <w:noProof/>
          </w:rPr>
          <w:delText>Snippet 1. Example code for source usage.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_Toc48268149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34</w:delText>
        </w:r>
        <w:r w:rsidR="0004697E" w:rsidRPr="00B90347" w:rsidDel="00D57E3F">
          <w:rPr>
            <w:noProof/>
            <w:webHidden/>
          </w:rPr>
          <w:fldChar w:fldCharType="end"/>
        </w:r>
        <w:r w:rsidRPr="00B90347" w:rsidDel="00D57E3F">
          <w:rPr>
            <w:noProof/>
          </w:rPr>
          <w:fldChar w:fldCharType="end"/>
        </w:r>
      </w:del>
    </w:p>
    <w:p w14:paraId="4B23C371" w14:textId="17BAC2D9" w:rsidR="0004697E" w:rsidRPr="00B90347" w:rsidDel="00D57E3F" w:rsidRDefault="00344313" w:rsidP="00D57E3F">
      <w:pPr>
        <w:pStyle w:val="TableofFigures"/>
        <w:tabs>
          <w:tab w:val="right" w:leader="dot" w:pos="9016"/>
        </w:tabs>
        <w:ind w:firstLine="0"/>
        <w:rPr>
          <w:del w:id="2232" w:author="Carlos Erazo" w:date="2020-08-15T05:55:00Z"/>
          <w:rFonts w:asciiTheme="minorHAnsi" w:eastAsiaTheme="minorEastAsia" w:hAnsiTheme="minorHAnsi"/>
          <w:noProof/>
          <w:color w:val="auto"/>
          <w:sz w:val="22"/>
        </w:rPr>
        <w:pPrChange w:id="2233" w:author="Carlos Erazo" w:date="2020-08-15T05:55:00Z">
          <w:pPr>
            <w:pStyle w:val="TableofFigures"/>
            <w:tabs>
              <w:tab w:val="right" w:leader="dot" w:pos="9016"/>
            </w:tabs>
            <w:ind w:firstLine="0"/>
          </w:pPr>
        </w:pPrChange>
      </w:pPr>
      <w:del w:id="2234" w:author="Carlos Erazo" w:date="2020-08-15T05:55:00Z">
        <w:r w:rsidRPr="00B90347" w:rsidDel="00D57E3F">
          <w:rPr>
            <w:noProof/>
          </w:rPr>
          <w:fldChar w:fldCharType="begin"/>
        </w:r>
        <w:r w:rsidRPr="00B90347" w:rsidDel="00D57E3F">
          <w:rPr>
            <w:noProof/>
          </w:rPr>
          <w:delInstrText xml:space="preserve"> HYPERLINK \l "_Toc48268150" </w:delInstrText>
        </w:r>
        <w:r w:rsidRPr="00B90347" w:rsidDel="00D57E3F">
          <w:rPr>
            <w:noProof/>
          </w:rPr>
          <w:fldChar w:fldCharType="separate"/>
        </w:r>
      </w:del>
      <w:ins w:id="2235" w:author="Carlos Erazo" w:date="2020-08-15T05:55:00Z">
        <w:r w:rsidR="00D57E3F">
          <w:rPr>
            <w:b/>
            <w:bCs/>
            <w:noProof/>
          </w:rPr>
          <w:t>Error! Hyperlink reference not valid.</w:t>
        </w:r>
      </w:ins>
      <w:del w:id="2236" w:author="Carlos Erazo" w:date="2020-08-15T05:55:00Z">
        <w:r w:rsidR="0004697E" w:rsidRPr="00B90347" w:rsidDel="00D57E3F">
          <w:rPr>
            <w:rStyle w:val="Hyperlink"/>
            <w:noProof/>
          </w:rPr>
          <w:delText>Snippet 2. Example of function call per module or component.</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_Toc48268150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41</w:delText>
        </w:r>
        <w:r w:rsidR="0004697E" w:rsidRPr="00B90347" w:rsidDel="00D57E3F">
          <w:rPr>
            <w:noProof/>
            <w:webHidden/>
          </w:rPr>
          <w:fldChar w:fldCharType="end"/>
        </w:r>
        <w:r w:rsidRPr="00B90347" w:rsidDel="00D57E3F">
          <w:rPr>
            <w:noProof/>
          </w:rPr>
          <w:fldChar w:fldCharType="end"/>
        </w:r>
      </w:del>
    </w:p>
    <w:p w14:paraId="360D9B18" w14:textId="7422164E" w:rsidR="0004697E" w:rsidRPr="00B90347" w:rsidDel="00D57E3F" w:rsidRDefault="00344313" w:rsidP="00D57E3F">
      <w:pPr>
        <w:pStyle w:val="TableofFigures"/>
        <w:tabs>
          <w:tab w:val="right" w:leader="dot" w:pos="9016"/>
        </w:tabs>
        <w:ind w:firstLine="0"/>
        <w:rPr>
          <w:del w:id="2237" w:author="Carlos Erazo" w:date="2020-08-15T05:55:00Z"/>
          <w:rFonts w:asciiTheme="minorHAnsi" w:eastAsiaTheme="minorEastAsia" w:hAnsiTheme="minorHAnsi"/>
          <w:noProof/>
          <w:color w:val="auto"/>
          <w:sz w:val="22"/>
        </w:rPr>
        <w:pPrChange w:id="2238" w:author="Carlos Erazo" w:date="2020-08-15T05:55:00Z">
          <w:pPr>
            <w:pStyle w:val="TableofFigures"/>
            <w:tabs>
              <w:tab w:val="right" w:leader="dot" w:pos="9016"/>
            </w:tabs>
            <w:ind w:firstLine="0"/>
          </w:pPr>
        </w:pPrChange>
      </w:pPr>
      <w:del w:id="2239" w:author="Carlos Erazo" w:date="2020-08-15T05:55:00Z">
        <w:r w:rsidRPr="00B90347" w:rsidDel="00D57E3F">
          <w:rPr>
            <w:noProof/>
          </w:rPr>
          <w:fldChar w:fldCharType="begin"/>
        </w:r>
        <w:r w:rsidRPr="00B90347" w:rsidDel="00D57E3F">
          <w:rPr>
            <w:noProof/>
          </w:rPr>
          <w:delInstrText xml:space="preserve"> HYPERLINK \l "_Toc48268151" </w:delInstrText>
        </w:r>
        <w:r w:rsidRPr="00B90347" w:rsidDel="00D57E3F">
          <w:rPr>
            <w:noProof/>
          </w:rPr>
          <w:fldChar w:fldCharType="separate"/>
        </w:r>
      </w:del>
      <w:ins w:id="2240" w:author="Carlos Erazo" w:date="2020-08-15T05:55:00Z">
        <w:r w:rsidR="00D57E3F">
          <w:rPr>
            <w:b/>
            <w:bCs/>
            <w:noProof/>
          </w:rPr>
          <w:t>Error! Hyperlink reference not valid.</w:t>
        </w:r>
      </w:ins>
      <w:del w:id="2241" w:author="Carlos Erazo" w:date="2020-08-15T05:55:00Z">
        <w:r w:rsidR="0004697E" w:rsidRPr="00B90347" w:rsidDel="00D57E3F">
          <w:rPr>
            <w:rStyle w:val="Hyperlink"/>
            <w:noProof/>
          </w:rPr>
          <w:delText>Snippet 3. Access to data module functions.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_Toc48268151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43</w:delText>
        </w:r>
        <w:r w:rsidR="0004697E" w:rsidRPr="00B90347" w:rsidDel="00D57E3F">
          <w:rPr>
            <w:noProof/>
            <w:webHidden/>
          </w:rPr>
          <w:fldChar w:fldCharType="end"/>
        </w:r>
        <w:r w:rsidRPr="00B90347" w:rsidDel="00D57E3F">
          <w:rPr>
            <w:noProof/>
          </w:rPr>
          <w:fldChar w:fldCharType="end"/>
        </w:r>
      </w:del>
    </w:p>
    <w:p w14:paraId="4303C7C7" w14:textId="5E634B16" w:rsidR="0004697E" w:rsidRPr="00B90347" w:rsidDel="00D57E3F" w:rsidRDefault="00344313" w:rsidP="00D57E3F">
      <w:pPr>
        <w:pStyle w:val="TableofFigures"/>
        <w:tabs>
          <w:tab w:val="right" w:leader="dot" w:pos="9016"/>
        </w:tabs>
        <w:ind w:firstLine="0"/>
        <w:rPr>
          <w:del w:id="2242" w:author="Carlos Erazo" w:date="2020-08-15T05:55:00Z"/>
          <w:rFonts w:asciiTheme="minorHAnsi" w:eastAsiaTheme="minorEastAsia" w:hAnsiTheme="minorHAnsi"/>
          <w:noProof/>
          <w:color w:val="auto"/>
          <w:sz w:val="22"/>
        </w:rPr>
        <w:pPrChange w:id="2243" w:author="Carlos Erazo" w:date="2020-08-15T05:55:00Z">
          <w:pPr>
            <w:pStyle w:val="TableofFigures"/>
            <w:tabs>
              <w:tab w:val="right" w:leader="dot" w:pos="9016"/>
            </w:tabs>
            <w:ind w:firstLine="0"/>
          </w:pPr>
        </w:pPrChange>
      </w:pPr>
      <w:del w:id="2244" w:author="Carlos Erazo" w:date="2020-08-15T05:55:00Z">
        <w:r w:rsidRPr="00B90347" w:rsidDel="00D57E3F">
          <w:rPr>
            <w:noProof/>
          </w:rPr>
          <w:fldChar w:fldCharType="begin"/>
        </w:r>
        <w:r w:rsidRPr="00B90347" w:rsidDel="00D57E3F">
          <w:rPr>
            <w:noProof/>
          </w:rPr>
          <w:delInstrText xml:space="preserve"> HYPERLINK \l "_Toc48268152" </w:delInstrText>
        </w:r>
        <w:r w:rsidRPr="00B90347" w:rsidDel="00D57E3F">
          <w:rPr>
            <w:noProof/>
          </w:rPr>
          <w:fldChar w:fldCharType="separate"/>
        </w:r>
      </w:del>
      <w:ins w:id="2245" w:author="Carlos Erazo" w:date="2020-08-15T05:55:00Z">
        <w:r w:rsidR="00D57E3F">
          <w:rPr>
            <w:b/>
            <w:bCs/>
            <w:noProof/>
          </w:rPr>
          <w:t>Error! Hyperlink reference not valid.</w:t>
        </w:r>
      </w:ins>
      <w:del w:id="2246" w:author="Carlos Erazo" w:date="2020-08-15T05:55:00Z">
        <w:r w:rsidR="0004697E" w:rsidRPr="00B90347" w:rsidDel="00D57E3F">
          <w:rPr>
            <w:rStyle w:val="Hyperlink"/>
            <w:noProof/>
          </w:rPr>
          <w:delText>Snippet 4. Object example for retrieval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_Toc48268152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43</w:delText>
        </w:r>
        <w:r w:rsidR="0004697E" w:rsidRPr="00B90347" w:rsidDel="00D57E3F">
          <w:rPr>
            <w:noProof/>
            <w:webHidden/>
          </w:rPr>
          <w:fldChar w:fldCharType="end"/>
        </w:r>
        <w:r w:rsidRPr="00B90347" w:rsidDel="00D57E3F">
          <w:rPr>
            <w:noProof/>
          </w:rPr>
          <w:fldChar w:fldCharType="end"/>
        </w:r>
      </w:del>
    </w:p>
    <w:p w14:paraId="0313F1E4" w14:textId="39637CEF" w:rsidR="0004697E" w:rsidRPr="00B90347" w:rsidDel="00D57E3F" w:rsidRDefault="00344313" w:rsidP="00D57E3F">
      <w:pPr>
        <w:pStyle w:val="TableofFigures"/>
        <w:tabs>
          <w:tab w:val="right" w:leader="dot" w:pos="9016"/>
        </w:tabs>
        <w:ind w:firstLine="0"/>
        <w:rPr>
          <w:del w:id="2247" w:author="Carlos Erazo" w:date="2020-08-15T05:55:00Z"/>
          <w:rFonts w:asciiTheme="minorHAnsi" w:eastAsiaTheme="minorEastAsia" w:hAnsiTheme="minorHAnsi"/>
          <w:noProof/>
          <w:color w:val="auto"/>
          <w:sz w:val="22"/>
        </w:rPr>
        <w:pPrChange w:id="2248" w:author="Carlos Erazo" w:date="2020-08-15T05:55:00Z">
          <w:pPr>
            <w:pStyle w:val="TableofFigures"/>
            <w:tabs>
              <w:tab w:val="right" w:leader="dot" w:pos="9016"/>
            </w:tabs>
            <w:ind w:firstLine="0"/>
          </w:pPr>
        </w:pPrChange>
      </w:pPr>
      <w:del w:id="2249" w:author="Carlos Erazo" w:date="2020-08-15T05:55:00Z">
        <w:r w:rsidRPr="00B90347" w:rsidDel="00D57E3F">
          <w:rPr>
            <w:noProof/>
          </w:rPr>
          <w:fldChar w:fldCharType="begin"/>
        </w:r>
        <w:r w:rsidRPr="00B90347" w:rsidDel="00D57E3F">
          <w:rPr>
            <w:noProof/>
          </w:rPr>
          <w:delInstrText xml:space="preserve"> HYPERLINK \l "_Toc48268153" </w:delInstrText>
        </w:r>
        <w:r w:rsidRPr="00B90347" w:rsidDel="00D57E3F">
          <w:rPr>
            <w:noProof/>
          </w:rPr>
          <w:fldChar w:fldCharType="separate"/>
        </w:r>
      </w:del>
      <w:ins w:id="2250" w:author="Carlos Erazo" w:date="2020-08-15T05:55:00Z">
        <w:r w:rsidR="00D57E3F">
          <w:rPr>
            <w:b/>
            <w:bCs/>
            <w:noProof/>
          </w:rPr>
          <w:t>Error! Hyperlink reference not valid.</w:t>
        </w:r>
      </w:ins>
      <w:del w:id="2251" w:author="Carlos Erazo" w:date="2020-08-15T05:55:00Z">
        <w:r w:rsidR="0004697E" w:rsidRPr="00B90347" w:rsidDel="00D57E3F">
          <w:rPr>
            <w:rStyle w:val="Hyperlink"/>
            <w:noProof/>
          </w:rPr>
          <w:delText>Snippet 5. Example configuration object for transform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_Toc48268153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44</w:delText>
        </w:r>
        <w:r w:rsidR="0004697E" w:rsidRPr="00B90347" w:rsidDel="00D57E3F">
          <w:rPr>
            <w:noProof/>
            <w:webHidden/>
          </w:rPr>
          <w:fldChar w:fldCharType="end"/>
        </w:r>
        <w:r w:rsidRPr="00B90347" w:rsidDel="00D57E3F">
          <w:rPr>
            <w:noProof/>
          </w:rPr>
          <w:fldChar w:fldCharType="end"/>
        </w:r>
      </w:del>
    </w:p>
    <w:p w14:paraId="2F336E14" w14:textId="38FADD7A" w:rsidR="0004697E" w:rsidRPr="00B90347" w:rsidDel="00D57E3F" w:rsidRDefault="00344313" w:rsidP="00D57E3F">
      <w:pPr>
        <w:pStyle w:val="TableofFigures"/>
        <w:tabs>
          <w:tab w:val="right" w:leader="dot" w:pos="9016"/>
        </w:tabs>
        <w:ind w:firstLine="0"/>
        <w:rPr>
          <w:del w:id="2252" w:author="Carlos Erazo" w:date="2020-08-15T05:55:00Z"/>
          <w:rFonts w:asciiTheme="minorHAnsi" w:eastAsiaTheme="minorEastAsia" w:hAnsiTheme="minorHAnsi"/>
          <w:noProof/>
          <w:color w:val="auto"/>
          <w:sz w:val="22"/>
        </w:rPr>
        <w:pPrChange w:id="2253" w:author="Carlos Erazo" w:date="2020-08-15T05:55:00Z">
          <w:pPr>
            <w:pStyle w:val="TableofFigures"/>
            <w:tabs>
              <w:tab w:val="right" w:leader="dot" w:pos="9016"/>
            </w:tabs>
            <w:ind w:firstLine="0"/>
          </w:pPr>
        </w:pPrChange>
      </w:pPr>
      <w:del w:id="2254" w:author="Carlos Erazo" w:date="2020-08-15T05:55:00Z">
        <w:r w:rsidRPr="00B90347" w:rsidDel="00D57E3F">
          <w:rPr>
            <w:noProof/>
          </w:rPr>
          <w:fldChar w:fldCharType="begin"/>
        </w:r>
        <w:r w:rsidRPr="00B90347" w:rsidDel="00D57E3F">
          <w:rPr>
            <w:noProof/>
          </w:rPr>
          <w:delInstrText xml:space="preserve"> HYPERLINK \l "_Toc48268154" </w:delInstrText>
        </w:r>
        <w:r w:rsidRPr="00B90347" w:rsidDel="00D57E3F">
          <w:rPr>
            <w:noProof/>
          </w:rPr>
          <w:fldChar w:fldCharType="separate"/>
        </w:r>
      </w:del>
      <w:ins w:id="2255" w:author="Carlos Erazo" w:date="2020-08-15T05:55:00Z">
        <w:r w:rsidR="00D57E3F">
          <w:rPr>
            <w:b/>
            <w:bCs/>
            <w:noProof/>
          </w:rPr>
          <w:t>Error! Hyperlink reference not valid.</w:t>
        </w:r>
      </w:ins>
      <w:del w:id="2256" w:author="Carlos Erazo" w:date="2020-08-15T05:55:00Z">
        <w:r w:rsidR="0004697E" w:rsidRPr="00B90347" w:rsidDel="00D57E3F">
          <w:rPr>
            <w:rStyle w:val="Hyperlink"/>
            <w:noProof/>
          </w:rPr>
          <w:delText>Snippet 6. Example usage of analyze functions.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_Toc48268154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44</w:delText>
        </w:r>
        <w:r w:rsidR="0004697E" w:rsidRPr="00B90347" w:rsidDel="00D57E3F">
          <w:rPr>
            <w:noProof/>
            <w:webHidden/>
          </w:rPr>
          <w:fldChar w:fldCharType="end"/>
        </w:r>
        <w:r w:rsidRPr="00B90347" w:rsidDel="00D57E3F">
          <w:rPr>
            <w:noProof/>
          </w:rPr>
          <w:fldChar w:fldCharType="end"/>
        </w:r>
      </w:del>
    </w:p>
    <w:p w14:paraId="6312BC39" w14:textId="677B0D7D" w:rsidR="0004697E" w:rsidRPr="00B90347" w:rsidDel="00D57E3F" w:rsidRDefault="00344313" w:rsidP="00D57E3F">
      <w:pPr>
        <w:pStyle w:val="TableofFigures"/>
        <w:tabs>
          <w:tab w:val="right" w:leader="dot" w:pos="9016"/>
        </w:tabs>
        <w:ind w:firstLine="0"/>
        <w:rPr>
          <w:del w:id="2257" w:author="Carlos Erazo" w:date="2020-08-15T05:55:00Z"/>
          <w:rFonts w:asciiTheme="minorHAnsi" w:eastAsiaTheme="minorEastAsia" w:hAnsiTheme="minorHAnsi"/>
          <w:noProof/>
          <w:color w:val="auto"/>
          <w:sz w:val="22"/>
        </w:rPr>
        <w:pPrChange w:id="2258" w:author="Carlos Erazo" w:date="2020-08-15T05:55:00Z">
          <w:pPr>
            <w:pStyle w:val="TableofFigures"/>
            <w:tabs>
              <w:tab w:val="right" w:leader="dot" w:pos="9016"/>
            </w:tabs>
            <w:ind w:firstLine="0"/>
          </w:pPr>
        </w:pPrChange>
      </w:pPr>
      <w:del w:id="2259" w:author="Carlos Erazo" w:date="2020-08-15T05:55:00Z">
        <w:r w:rsidRPr="00B90347" w:rsidDel="00D57E3F">
          <w:rPr>
            <w:noProof/>
          </w:rPr>
          <w:fldChar w:fldCharType="begin"/>
        </w:r>
        <w:r w:rsidRPr="00B90347" w:rsidDel="00D57E3F">
          <w:rPr>
            <w:noProof/>
          </w:rPr>
          <w:delInstrText xml:space="preserve"> HYPERLINK \l "_Toc48268155" </w:delInstrText>
        </w:r>
        <w:r w:rsidRPr="00B90347" w:rsidDel="00D57E3F">
          <w:rPr>
            <w:noProof/>
          </w:rPr>
          <w:fldChar w:fldCharType="separate"/>
        </w:r>
      </w:del>
      <w:ins w:id="2260" w:author="Carlos Erazo" w:date="2020-08-15T05:55:00Z">
        <w:r w:rsidR="00D57E3F">
          <w:rPr>
            <w:b/>
            <w:bCs/>
            <w:noProof/>
          </w:rPr>
          <w:t>Error! Hyperlink reference not valid.</w:t>
        </w:r>
      </w:ins>
      <w:del w:id="2261" w:author="Carlos Erazo" w:date="2020-08-15T05:55:00Z">
        <w:r w:rsidR="0004697E" w:rsidRPr="00B90347" w:rsidDel="00D57E3F">
          <w:rPr>
            <w:rStyle w:val="Hyperlink"/>
            <w:noProof/>
          </w:rPr>
          <w:delText>Snippet 7. Example of arrays for usage on array class.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_Toc48268155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47</w:delText>
        </w:r>
        <w:r w:rsidR="0004697E" w:rsidRPr="00B90347" w:rsidDel="00D57E3F">
          <w:rPr>
            <w:noProof/>
            <w:webHidden/>
          </w:rPr>
          <w:fldChar w:fldCharType="end"/>
        </w:r>
        <w:r w:rsidRPr="00B90347" w:rsidDel="00D57E3F">
          <w:rPr>
            <w:noProof/>
          </w:rPr>
          <w:fldChar w:fldCharType="end"/>
        </w:r>
      </w:del>
    </w:p>
    <w:p w14:paraId="60CBC812" w14:textId="75D765E3" w:rsidR="0004697E" w:rsidRPr="00B90347" w:rsidDel="00D57E3F" w:rsidRDefault="00344313" w:rsidP="00D57E3F">
      <w:pPr>
        <w:pStyle w:val="TableofFigures"/>
        <w:tabs>
          <w:tab w:val="right" w:leader="dot" w:pos="9016"/>
        </w:tabs>
        <w:ind w:firstLine="0"/>
        <w:rPr>
          <w:del w:id="2262" w:author="Carlos Erazo" w:date="2020-08-15T05:55:00Z"/>
          <w:rFonts w:asciiTheme="minorHAnsi" w:eastAsiaTheme="minorEastAsia" w:hAnsiTheme="minorHAnsi"/>
          <w:noProof/>
          <w:color w:val="auto"/>
          <w:sz w:val="22"/>
        </w:rPr>
        <w:pPrChange w:id="2263" w:author="Carlos Erazo" w:date="2020-08-15T05:55:00Z">
          <w:pPr>
            <w:pStyle w:val="TableofFigures"/>
            <w:tabs>
              <w:tab w:val="right" w:leader="dot" w:pos="9016"/>
            </w:tabs>
            <w:ind w:firstLine="0"/>
          </w:pPr>
        </w:pPrChange>
      </w:pPr>
      <w:del w:id="2264" w:author="Carlos Erazo" w:date="2020-08-15T05:55:00Z">
        <w:r w:rsidRPr="00B90347" w:rsidDel="00D57E3F">
          <w:rPr>
            <w:noProof/>
          </w:rPr>
          <w:fldChar w:fldCharType="begin"/>
        </w:r>
        <w:r w:rsidRPr="00B90347" w:rsidDel="00D57E3F">
          <w:rPr>
            <w:noProof/>
          </w:rPr>
          <w:delInstrText xml:space="preserve"> HYPERLINK \l "_Toc48268156" </w:delInstrText>
        </w:r>
        <w:r w:rsidRPr="00B90347" w:rsidDel="00D57E3F">
          <w:rPr>
            <w:noProof/>
          </w:rPr>
          <w:fldChar w:fldCharType="separate"/>
        </w:r>
      </w:del>
      <w:ins w:id="2265" w:author="Carlos Erazo" w:date="2020-08-15T05:55:00Z">
        <w:r w:rsidR="00D57E3F">
          <w:rPr>
            <w:b/>
            <w:bCs/>
            <w:noProof/>
          </w:rPr>
          <w:t>Error! Hyperlink reference not valid.</w:t>
        </w:r>
      </w:ins>
      <w:del w:id="2266" w:author="Carlos Erazo" w:date="2020-08-15T05:55:00Z">
        <w:r w:rsidR="0004697E" w:rsidRPr="00B90347" w:rsidDel="00D57E3F">
          <w:rPr>
            <w:rStyle w:val="Hyperlink"/>
            <w:noProof/>
          </w:rPr>
          <w:delText>Snippet 8. Array example for arithmetic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_Toc48268156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49</w:delText>
        </w:r>
        <w:r w:rsidR="0004697E" w:rsidRPr="00B90347" w:rsidDel="00D57E3F">
          <w:rPr>
            <w:noProof/>
            <w:webHidden/>
          </w:rPr>
          <w:fldChar w:fldCharType="end"/>
        </w:r>
        <w:r w:rsidRPr="00B90347" w:rsidDel="00D57E3F">
          <w:rPr>
            <w:noProof/>
          </w:rPr>
          <w:fldChar w:fldCharType="end"/>
        </w:r>
      </w:del>
    </w:p>
    <w:p w14:paraId="04C753ED" w14:textId="5A4ECC37" w:rsidR="0004697E" w:rsidRPr="00B90347" w:rsidDel="00D57E3F" w:rsidRDefault="00344313" w:rsidP="00D57E3F">
      <w:pPr>
        <w:pStyle w:val="TableofFigures"/>
        <w:tabs>
          <w:tab w:val="right" w:leader="dot" w:pos="9016"/>
        </w:tabs>
        <w:ind w:firstLine="0"/>
        <w:rPr>
          <w:del w:id="2267" w:author="Carlos Erazo" w:date="2020-08-15T05:55:00Z"/>
          <w:rFonts w:asciiTheme="minorHAnsi" w:eastAsiaTheme="minorEastAsia" w:hAnsiTheme="minorHAnsi"/>
          <w:noProof/>
          <w:color w:val="auto"/>
          <w:sz w:val="22"/>
        </w:rPr>
        <w:pPrChange w:id="2268" w:author="Carlos Erazo" w:date="2020-08-15T05:55:00Z">
          <w:pPr>
            <w:pStyle w:val="TableofFigures"/>
            <w:tabs>
              <w:tab w:val="right" w:leader="dot" w:pos="9016"/>
            </w:tabs>
            <w:ind w:firstLine="0"/>
          </w:pPr>
        </w:pPrChange>
      </w:pPr>
      <w:del w:id="2269" w:author="Carlos Erazo" w:date="2020-08-15T05:55:00Z">
        <w:r w:rsidRPr="00B90347" w:rsidDel="00D57E3F">
          <w:rPr>
            <w:noProof/>
          </w:rPr>
          <w:fldChar w:fldCharType="begin"/>
        </w:r>
        <w:r w:rsidRPr="00B90347" w:rsidDel="00D57E3F">
          <w:rPr>
            <w:noProof/>
          </w:rPr>
          <w:delInstrText xml:space="preserve"> HYPERLINK \l "_Toc48268157" </w:delInstrText>
        </w:r>
        <w:r w:rsidRPr="00B90347" w:rsidDel="00D57E3F">
          <w:rPr>
            <w:noProof/>
          </w:rPr>
          <w:fldChar w:fldCharType="separate"/>
        </w:r>
      </w:del>
      <w:ins w:id="2270" w:author="Carlos Erazo" w:date="2020-08-15T05:55:00Z">
        <w:r w:rsidR="00D57E3F">
          <w:rPr>
            <w:b/>
            <w:bCs/>
            <w:noProof/>
          </w:rPr>
          <w:t>Error! Hyperlink reference not valid.</w:t>
        </w:r>
      </w:ins>
      <w:del w:id="2271" w:author="Carlos Erazo" w:date="2020-08-15T05:55:00Z">
        <w:r w:rsidR="0004697E" w:rsidRPr="00B90347" w:rsidDel="00D57E3F">
          <w:rPr>
            <w:rStyle w:val="Hyperlink"/>
            <w:noProof/>
          </w:rPr>
          <w:delText>Snippet 9. Example object for thiessen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_Toc48268157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49</w:delText>
        </w:r>
        <w:r w:rsidR="0004697E" w:rsidRPr="00B90347" w:rsidDel="00D57E3F">
          <w:rPr>
            <w:noProof/>
            <w:webHidden/>
          </w:rPr>
          <w:fldChar w:fldCharType="end"/>
        </w:r>
        <w:r w:rsidRPr="00B90347" w:rsidDel="00D57E3F">
          <w:rPr>
            <w:noProof/>
          </w:rPr>
          <w:fldChar w:fldCharType="end"/>
        </w:r>
      </w:del>
    </w:p>
    <w:p w14:paraId="6DEB6876" w14:textId="5D046216" w:rsidR="0004697E" w:rsidRPr="00B90347" w:rsidDel="00D57E3F" w:rsidRDefault="00344313" w:rsidP="00D57E3F">
      <w:pPr>
        <w:pStyle w:val="TableofFigures"/>
        <w:tabs>
          <w:tab w:val="right" w:leader="dot" w:pos="9016"/>
        </w:tabs>
        <w:ind w:firstLine="0"/>
        <w:rPr>
          <w:del w:id="2272" w:author="Carlos Erazo" w:date="2020-08-15T05:55:00Z"/>
          <w:rFonts w:asciiTheme="minorHAnsi" w:eastAsiaTheme="minorEastAsia" w:hAnsiTheme="minorHAnsi"/>
          <w:noProof/>
          <w:color w:val="auto"/>
          <w:sz w:val="22"/>
        </w:rPr>
        <w:pPrChange w:id="2273" w:author="Carlos Erazo" w:date="2020-08-15T05:55:00Z">
          <w:pPr>
            <w:pStyle w:val="TableofFigures"/>
            <w:tabs>
              <w:tab w:val="right" w:leader="dot" w:pos="9016"/>
            </w:tabs>
            <w:ind w:firstLine="0"/>
          </w:pPr>
        </w:pPrChange>
      </w:pPr>
      <w:del w:id="2274" w:author="Carlos Erazo" w:date="2020-08-15T05:55:00Z">
        <w:r w:rsidRPr="00B90347" w:rsidDel="00D57E3F">
          <w:rPr>
            <w:noProof/>
          </w:rPr>
          <w:fldChar w:fldCharType="begin"/>
        </w:r>
        <w:r w:rsidRPr="00B90347" w:rsidDel="00D57E3F">
          <w:rPr>
            <w:noProof/>
          </w:rPr>
          <w:delInstrText xml:space="preserve"> HYPERLINK \l "_Toc48268158" </w:delInstrText>
        </w:r>
        <w:r w:rsidRPr="00B90347" w:rsidDel="00D57E3F">
          <w:rPr>
            <w:noProof/>
          </w:rPr>
          <w:fldChar w:fldCharType="separate"/>
        </w:r>
      </w:del>
      <w:ins w:id="2275" w:author="Carlos Erazo" w:date="2020-08-15T05:55:00Z">
        <w:r w:rsidR="00D57E3F">
          <w:rPr>
            <w:b/>
            <w:bCs/>
            <w:noProof/>
          </w:rPr>
          <w:t>Error! Hyperlink reference not valid.</w:t>
        </w:r>
      </w:ins>
      <w:del w:id="2276" w:author="Carlos Erazo" w:date="2020-08-15T05:55:00Z">
        <w:r w:rsidR="0004697E" w:rsidRPr="00B90347" w:rsidDel="00D57E3F">
          <w:rPr>
            <w:rStyle w:val="Hyperlink"/>
            <w:noProof/>
          </w:rPr>
          <w:delText>Snippet 10. Example object for syntheticalc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_Toc48268158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50</w:delText>
        </w:r>
        <w:r w:rsidR="0004697E" w:rsidRPr="00B90347" w:rsidDel="00D57E3F">
          <w:rPr>
            <w:noProof/>
            <w:webHidden/>
          </w:rPr>
          <w:fldChar w:fldCharType="end"/>
        </w:r>
        <w:r w:rsidRPr="00B90347" w:rsidDel="00D57E3F">
          <w:rPr>
            <w:noProof/>
          </w:rPr>
          <w:fldChar w:fldCharType="end"/>
        </w:r>
      </w:del>
    </w:p>
    <w:p w14:paraId="7B136E00" w14:textId="3BF95605" w:rsidR="0004697E" w:rsidRPr="00B90347" w:rsidDel="00D57E3F" w:rsidRDefault="00344313" w:rsidP="00D57E3F">
      <w:pPr>
        <w:pStyle w:val="TableofFigures"/>
        <w:tabs>
          <w:tab w:val="right" w:leader="dot" w:pos="9016"/>
        </w:tabs>
        <w:ind w:firstLine="0"/>
        <w:rPr>
          <w:del w:id="2277" w:author="Carlos Erazo" w:date="2020-08-15T05:55:00Z"/>
          <w:rFonts w:asciiTheme="minorHAnsi" w:eastAsiaTheme="minorEastAsia" w:hAnsiTheme="minorHAnsi"/>
          <w:noProof/>
          <w:color w:val="auto"/>
          <w:sz w:val="22"/>
        </w:rPr>
        <w:pPrChange w:id="2278" w:author="Carlos Erazo" w:date="2020-08-15T05:55:00Z">
          <w:pPr>
            <w:pStyle w:val="TableofFigures"/>
            <w:tabs>
              <w:tab w:val="right" w:leader="dot" w:pos="9016"/>
            </w:tabs>
            <w:ind w:firstLine="0"/>
          </w:pPr>
        </w:pPrChange>
      </w:pPr>
      <w:del w:id="2279" w:author="Carlos Erazo" w:date="2020-08-15T05:55:00Z">
        <w:r w:rsidRPr="00B90347" w:rsidDel="00D57E3F">
          <w:rPr>
            <w:noProof/>
          </w:rPr>
          <w:fldChar w:fldCharType="begin"/>
        </w:r>
        <w:r w:rsidRPr="00B90347" w:rsidDel="00D57E3F">
          <w:rPr>
            <w:noProof/>
          </w:rPr>
          <w:delInstrText xml:space="preserve"> HYPERLINK \l "_Toc48268159" </w:delInstrText>
        </w:r>
        <w:r w:rsidRPr="00B90347" w:rsidDel="00D57E3F">
          <w:rPr>
            <w:noProof/>
          </w:rPr>
          <w:fldChar w:fldCharType="separate"/>
        </w:r>
      </w:del>
      <w:ins w:id="2280" w:author="Carlos Erazo" w:date="2020-08-15T05:55:00Z">
        <w:r w:rsidR="00D57E3F">
          <w:rPr>
            <w:b/>
            <w:bCs/>
            <w:noProof/>
          </w:rPr>
          <w:t>Error! Hyperlink reference not valid.</w:t>
        </w:r>
      </w:ins>
      <w:del w:id="2281" w:author="Carlos Erazo" w:date="2020-08-15T05:55:00Z">
        <w:r w:rsidR="0004697E" w:rsidRPr="00B90347" w:rsidDel="00D57E3F">
          <w:rPr>
            <w:rStyle w:val="Hyperlink"/>
            <w:noProof/>
          </w:rPr>
          <w:delText>Snippet 11. Example object for dimensionless hydrograph.</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_Toc48268159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50</w:delText>
        </w:r>
        <w:r w:rsidR="0004697E" w:rsidRPr="00B90347" w:rsidDel="00D57E3F">
          <w:rPr>
            <w:noProof/>
            <w:webHidden/>
          </w:rPr>
          <w:fldChar w:fldCharType="end"/>
        </w:r>
        <w:r w:rsidRPr="00B90347" w:rsidDel="00D57E3F">
          <w:rPr>
            <w:noProof/>
          </w:rPr>
          <w:fldChar w:fldCharType="end"/>
        </w:r>
      </w:del>
    </w:p>
    <w:p w14:paraId="336FEF03" w14:textId="497F34A9" w:rsidR="0004697E" w:rsidRPr="00B90347" w:rsidDel="00D57E3F" w:rsidRDefault="00344313" w:rsidP="00D57E3F">
      <w:pPr>
        <w:pStyle w:val="TableofFigures"/>
        <w:tabs>
          <w:tab w:val="right" w:leader="dot" w:pos="9016"/>
        </w:tabs>
        <w:ind w:firstLine="0"/>
        <w:rPr>
          <w:del w:id="2282" w:author="Carlos Erazo" w:date="2020-08-15T05:55:00Z"/>
          <w:rFonts w:asciiTheme="minorHAnsi" w:eastAsiaTheme="minorEastAsia" w:hAnsiTheme="minorHAnsi"/>
          <w:noProof/>
          <w:color w:val="auto"/>
          <w:sz w:val="22"/>
        </w:rPr>
        <w:pPrChange w:id="2283" w:author="Carlos Erazo" w:date="2020-08-15T05:55:00Z">
          <w:pPr>
            <w:pStyle w:val="TableofFigures"/>
            <w:tabs>
              <w:tab w:val="right" w:leader="dot" w:pos="9016"/>
            </w:tabs>
            <w:ind w:firstLine="0"/>
          </w:pPr>
        </w:pPrChange>
      </w:pPr>
      <w:del w:id="2284" w:author="Carlos Erazo" w:date="2020-08-15T05:55:00Z">
        <w:r w:rsidRPr="00B90347" w:rsidDel="00D57E3F">
          <w:rPr>
            <w:noProof/>
          </w:rPr>
          <w:fldChar w:fldCharType="begin"/>
        </w:r>
        <w:r w:rsidRPr="00B90347" w:rsidDel="00D57E3F">
          <w:rPr>
            <w:noProof/>
          </w:rPr>
          <w:delInstrText xml:space="preserve"> HYPERLINK \l "_Toc48268160" </w:delInstrText>
        </w:r>
        <w:r w:rsidRPr="00B90347" w:rsidDel="00D57E3F">
          <w:rPr>
            <w:noProof/>
          </w:rPr>
          <w:fldChar w:fldCharType="separate"/>
        </w:r>
      </w:del>
      <w:ins w:id="2285" w:author="Carlos Erazo" w:date="2020-08-15T05:55:00Z">
        <w:r w:rsidR="00D57E3F">
          <w:rPr>
            <w:b/>
            <w:bCs/>
            <w:noProof/>
          </w:rPr>
          <w:t>Error! Hyperlink reference not valid.</w:t>
        </w:r>
      </w:ins>
      <w:del w:id="2286" w:author="Carlos Erazo" w:date="2020-08-15T05:55:00Z">
        <w:r w:rsidR="0004697E" w:rsidRPr="00B90347" w:rsidDel="00D57E3F">
          <w:rPr>
            <w:rStyle w:val="Hyperlink"/>
            <w:noProof/>
          </w:rPr>
          <w:delText>Snippet 12. Example object for hyetogen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_Toc48268160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50</w:delText>
        </w:r>
        <w:r w:rsidR="0004697E" w:rsidRPr="00B90347" w:rsidDel="00D57E3F">
          <w:rPr>
            <w:noProof/>
            <w:webHidden/>
          </w:rPr>
          <w:fldChar w:fldCharType="end"/>
        </w:r>
        <w:r w:rsidRPr="00B90347" w:rsidDel="00D57E3F">
          <w:rPr>
            <w:noProof/>
          </w:rPr>
          <w:fldChar w:fldCharType="end"/>
        </w:r>
      </w:del>
    </w:p>
    <w:p w14:paraId="6831070D" w14:textId="0BBDE9CB" w:rsidR="0004697E" w:rsidRPr="00B90347" w:rsidDel="00D57E3F" w:rsidRDefault="00344313" w:rsidP="00D57E3F">
      <w:pPr>
        <w:pStyle w:val="TableofFigures"/>
        <w:tabs>
          <w:tab w:val="right" w:leader="dot" w:pos="9016"/>
        </w:tabs>
        <w:ind w:firstLine="0"/>
        <w:rPr>
          <w:del w:id="2287" w:author="Carlos Erazo" w:date="2020-08-15T05:55:00Z"/>
          <w:rFonts w:asciiTheme="minorHAnsi" w:eastAsiaTheme="minorEastAsia" w:hAnsiTheme="minorHAnsi"/>
          <w:noProof/>
          <w:color w:val="auto"/>
          <w:sz w:val="22"/>
        </w:rPr>
        <w:pPrChange w:id="2288" w:author="Carlos Erazo" w:date="2020-08-15T05:55:00Z">
          <w:pPr>
            <w:pStyle w:val="TableofFigures"/>
            <w:tabs>
              <w:tab w:val="right" w:leader="dot" w:pos="9016"/>
            </w:tabs>
            <w:ind w:firstLine="0"/>
          </w:pPr>
        </w:pPrChange>
      </w:pPr>
      <w:del w:id="2289" w:author="Carlos Erazo" w:date="2020-08-15T05:55:00Z">
        <w:r w:rsidRPr="00B90347" w:rsidDel="00D57E3F">
          <w:rPr>
            <w:noProof/>
          </w:rPr>
          <w:fldChar w:fldCharType="begin"/>
        </w:r>
        <w:r w:rsidRPr="00B90347" w:rsidDel="00D57E3F">
          <w:rPr>
            <w:noProof/>
          </w:rPr>
          <w:delInstrText xml:space="preserve"> HYPERLINK \l "_Toc48268161" </w:delInstrText>
        </w:r>
        <w:r w:rsidRPr="00B90347" w:rsidDel="00D57E3F">
          <w:rPr>
            <w:noProof/>
          </w:rPr>
          <w:fldChar w:fldCharType="separate"/>
        </w:r>
      </w:del>
      <w:ins w:id="2290" w:author="Carlos Erazo" w:date="2020-08-15T05:55:00Z">
        <w:r w:rsidR="00D57E3F">
          <w:rPr>
            <w:b/>
            <w:bCs/>
            <w:noProof/>
          </w:rPr>
          <w:t>Error! Hyperlink reference not valid.</w:t>
        </w:r>
      </w:ins>
      <w:del w:id="2291" w:author="Carlos Erazo" w:date="2020-08-15T05:55:00Z">
        <w:r w:rsidR="0004697E" w:rsidRPr="00B90347" w:rsidDel="00D57E3F">
          <w:rPr>
            <w:rStyle w:val="Hyperlink"/>
            <w:noProof/>
          </w:rPr>
          <w:delText>Snippet 13. Example objects for unithydrocons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_Toc48268161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51</w:delText>
        </w:r>
        <w:r w:rsidR="0004697E" w:rsidRPr="00B90347" w:rsidDel="00D57E3F">
          <w:rPr>
            <w:noProof/>
            <w:webHidden/>
          </w:rPr>
          <w:fldChar w:fldCharType="end"/>
        </w:r>
        <w:r w:rsidRPr="00B90347" w:rsidDel="00D57E3F">
          <w:rPr>
            <w:noProof/>
          </w:rPr>
          <w:fldChar w:fldCharType="end"/>
        </w:r>
      </w:del>
    </w:p>
    <w:p w14:paraId="3BE86A12" w14:textId="24C82CE4" w:rsidR="0004697E" w:rsidRPr="00B90347" w:rsidDel="00D57E3F" w:rsidRDefault="00344313" w:rsidP="00D57E3F">
      <w:pPr>
        <w:pStyle w:val="TableofFigures"/>
        <w:tabs>
          <w:tab w:val="right" w:leader="dot" w:pos="9016"/>
        </w:tabs>
        <w:ind w:firstLine="0"/>
        <w:rPr>
          <w:del w:id="2292" w:author="Carlos Erazo" w:date="2020-08-15T05:55:00Z"/>
          <w:rFonts w:asciiTheme="minorHAnsi" w:eastAsiaTheme="minorEastAsia" w:hAnsiTheme="minorHAnsi"/>
          <w:noProof/>
          <w:color w:val="auto"/>
          <w:sz w:val="22"/>
        </w:rPr>
        <w:pPrChange w:id="2293" w:author="Carlos Erazo" w:date="2020-08-15T05:55:00Z">
          <w:pPr>
            <w:pStyle w:val="TableofFigures"/>
            <w:tabs>
              <w:tab w:val="right" w:leader="dot" w:pos="9016"/>
            </w:tabs>
            <w:ind w:firstLine="0"/>
          </w:pPr>
        </w:pPrChange>
      </w:pPr>
      <w:del w:id="2294" w:author="Carlos Erazo" w:date="2020-08-15T05:55:00Z">
        <w:r w:rsidRPr="00B90347" w:rsidDel="00D57E3F">
          <w:rPr>
            <w:noProof/>
          </w:rPr>
          <w:fldChar w:fldCharType="begin"/>
        </w:r>
        <w:r w:rsidRPr="00B90347" w:rsidDel="00D57E3F">
          <w:rPr>
            <w:noProof/>
          </w:rPr>
          <w:delInstrText xml:space="preserve"> HYPERLINK \l "_Toc48268162" </w:delInstrText>
        </w:r>
        <w:r w:rsidRPr="00B90347" w:rsidDel="00D57E3F">
          <w:rPr>
            <w:noProof/>
          </w:rPr>
          <w:fldChar w:fldCharType="separate"/>
        </w:r>
      </w:del>
      <w:ins w:id="2295" w:author="Carlos Erazo" w:date="2020-08-15T05:55:00Z">
        <w:r w:rsidR="00D57E3F">
          <w:rPr>
            <w:b/>
            <w:bCs/>
            <w:noProof/>
          </w:rPr>
          <w:t>Error! Hyperlink reference not valid.</w:t>
        </w:r>
      </w:ins>
      <w:del w:id="2296" w:author="Carlos Erazo" w:date="2020-08-15T05:55:00Z">
        <w:r w:rsidR="0004697E" w:rsidRPr="00B90347" w:rsidDel="00D57E3F">
          <w:rPr>
            <w:rStyle w:val="Hyperlink"/>
            <w:noProof/>
          </w:rPr>
          <w:delText xml:space="preserve">Snippet 14. Examples for </w:delText>
        </w:r>
        <w:r w:rsidR="0004697E" w:rsidRPr="00B90347" w:rsidDel="00D57E3F">
          <w:rPr>
            <w:rStyle w:val="Hyperlink"/>
            <w:i/>
            <w:noProof/>
          </w:rPr>
          <w:delText>floodhydro</w:delText>
        </w:r>
        <w:r w:rsidR="0004697E" w:rsidRPr="00B90347" w:rsidDel="00D57E3F">
          <w:rPr>
            <w:rStyle w:val="Hyperlink"/>
            <w:noProof/>
          </w:rPr>
          <w:delText xml:space="preserve"> usage.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_Toc48268162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52</w:delText>
        </w:r>
        <w:r w:rsidR="0004697E" w:rsidRPr="00B90347" w:rsidDel="00D57E3F">
          <w:rPr>
            <w:noProof/>
            <w:webHidden/>
          </w:rPr>
          <w:fldChar w:fldCharType="end"/>
        </w:r>
        <w:r w:rsidRPr="00B90347" w:rsidDel="00D57E3F">
          <w:rPr>
            <w:noProof/>
          </w:rPr>
          <w:fldChar w:fldCharType="end"/>
        </w:r>
      </w:del>
    </w:p>
    <w:p w14:paraId="5E3A010A" w14:textId="6E3B0E30" w:rsidR="0004697E" w:rsidRPr="00B90347" w:rsidDel="00D57E3F" w:rsidRDefault="00344313" w:rsidP="00D57E3F">
      <w:pPr>
        <w:pStyle w:val="TableofFigures"/>
        <w:tabs>
          <w:tab w:val="right" w:leader="dot" w:pos="9016"/>
        </w:tabs>
        <w:ind w:firstLine="0"/>
        <w:rPr>
          <w:del w:id="2297" w:author="Carlos Erazo" w:date="2020-08-15T05:55:00Z"/>
          <w:rFonts w:asciiTheme="minorHAnsi" w:eastAsiaTheme="minorEastAsia" w:hAnsiTheme="minorHAnsi"/>
          <w:noProof/>
          <w:color w:val="auto"/>
          <w:sz w:val="22"/>
        </w:rPr>
        <w:pPrChange w:id="2298" w:author="Carlos Erazo" w:date="2020-08-15T05:55:00Z">
          <w:pPr>
            <w:pStyle w:val="TableofFigures"/>
            <w:tabs>
              <w:tab w:val="right" w:leader="dot" w:pos="9016"/>
            </w:tabs>
            <w:ind w:firstLine="0"/>
          </w:pPr>
        </w:pPrChange>
      </w:pPr>
      <w:del w:id="2299" w:author="Carlos Erazo" w:date="2020-08-15T05:55:00Z">
        <w:r w:rsidRPr="00B90347" w:rsidDel="00D57E3F">
          <w:rPr>
            <w:noProof/>
          </w:rPr>
          <w:fldChar w:fldCharType="begin"/>
        </w:r>
        <w:r w:rsidRPr="00B90347" w:rsidDel="00D57E3F">
          <w:rPr>
            <w:noProof/>
          </w:rPr>
          <w:delInstrText xml:space="preserve"> HYPERLINK \l "_Toc48268163" </w:delInstrText>
        </w:r>
        <w:r w:rsidRPr="00B90347" w:rsidDel="00D57E3F">
          <w:rPr>
            <w:noProof/>
          </w:rPr>
          <w:fldChar w:fldCharType="separate"/>
        </w:r>
      </w:del>
      <w:ins w:id="2300" w:author="Carlos Erazo" w:date="2020-08-15T05:55:00Z">
        <w:r w:rsidR="00D57E3F">
          <w:rPr>
            <w:b/>
            <w:bCs/>
            <w:noProof/>
          </w:rPr>
          <w:t>Error! Hyperlink reference not valid.</w:t>
        </w:r>
      </w:ins>
      <w:del w:id="2301" w:author="Carlos Erazo" w:date="2020-08-15T05:55:00Z">
        <w:r w:rsidR="0004697E" w:rsidRPr="00B90347" w:rsidDel="00D57E3F">
          <w:rPr>
            <w:rStyle w:val="Hyperlink"/>
            <w:noProof/>
          </w:rPr>
          <w:delText>Snippet 15. Example usage for visualize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_Toc48268163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53</w:delText>
        </w:r>
        <w:r w:rsidR="0004697E" w:rsidRPr="00B90347" w:rsidDel="00D57E3F">
          <w:rPr>
            <w:noProof/>
            <w:webHidden/>
          </w:rPr>
          <w:fldChar w:fldCharType="end"/>
        </w:r>
        <w:r w:rsidRPr="00B90347" w:rsidDel="00D57E3F">
          <w:rPr>
            <w:noProof/>
          </w:rPr>
          <w:fldChar w:fldCharType="end"/>
        </w:r>
      </w:del>
    </w:p>
    <w:p w14:paraId="7246C7ED" w14:textId="03988867" w:rsidR="0004697E" w:rsidRPr="00B90347" w:rsidDel="00D57E3F" w:rsidRDefault="00344313" w:rsidP="00D57E3F">
      <w:pPr>
        <w:pStyle w:val="TableofFigures"/>
        <w:tabs>
          <w:tab w:val="right" w:leader="dot" w:pos="9016"/>
        </w:tabs>
        <w:ind w:firstLine="0"/>
        <w:rPr>
          <w:del w:id="2302" w:author="Carlos Erazo" w:date="2020-08-15T05:55:00Z"/>
          <w:rFonts w:asciiTheme="minorHAnsi" w:eastAsiaTheme="minorEastAsia" w:hAnsiTheme="minorHAnsi"/>
          <w:noProof/>
          <w:color w:val="auto"/>
          <w:sz w:val="22"/>
        </w:rPr>
        <w:pPrChange w:id="2303" w:author="Carlos Erazo" w:date="2020-08-15T05:55:00Z">
          <w:pPr>
            <w:pStyle w:val="TableofFigures"/>
            <w:tabs>
              <w:tab w:val="right" w:leader="dot" w:pos="9016"/>
            </w:tabs>
            <w:ind w:firstLine="0"/>
          </w:pPr>
        </w:pPrChange>
      </w:pPr>
      <w:del w:id="2304" w:author="Carlos Erazo" w:date="2020-08-15T05:55:00Z">
        <w:r w:rsidRPr="00B90347" w:rsidDel="00D57E3F">
          <w:rPr>
            <w:noProof/>
          </w:rPr>
          <w:fldChar w:fldCharType="begin"/>
        </w:r>
        <w:r w:rsidRPr="00B90347" w:rsidDel="00D57E3F">
          <w:rPr>
            <w:noProof/>
          </w:rPr>
          <w:delInstrText xml:space="preserve"> HYPERLINK \l "_Toc48268164" </w:delInstrText>
        </w:r>
        <w:r w:rsidRPr="00B90347" w:rsidDel="00D57E3F">
          <w:rPr>
            <w:noProof/>
          </w:rPr>
          <w:fldChar w:fldCharType="separate"/>
        </w:r>
      </w:del>
      <w:ins w:id="2305" w:author="Carlos Erazo" w:date="2020-08-15T05:55:00Z">
        <w:r w:rsidR="00D57E3F">
          <w:rPr>
            <w:b/>
            <w:bCs/>
            <w:noProof/>
          </w:rPr>
          <w:t>Error! Hyperlink reference not valid.</w:t>
        </w:r>
      </w:ins>
      <w:del w:id="2306" w:author="Carlos Erazo" w:date="2020-08-15T05:55:00Z">
        <w:r w:rsidR="0004697E" w:rsidRPr="00B90347" w:rsidDel="00D57E3F">
          <w:rPr>
            <w:rStyle w:val="Hyperlink"/>
            <w:noProof/>
          </w:rPr>
          <w:delText>Snippet 16. Example argument for chart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_Toc48268164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54</w:delText>
        </w:r>
        <w:r w:rsidR="0004697E" w:rsidRPr="00B90347" w:rsidDel="00D57E3F">
          <w:rPr>
            <w:noProof/>
            <w:webHidden/>
          </w:rPr>
          <w:fldChar w:fldCharType="end"/>
        </w:r>
        <w:r w:rsidRPr="00B90347" w:rsidDel="00D57E3F">
          <w:rPr>
            <w:noProof/>
          </w:rPr>
          <w:fldChar w:fldCharType="end"/>
        </w:r>
      </w:del>
    </w:p>
    <w:p w14:paraId="2070D380" w14:textId="07D7EDCA" w:rsidR="0004697E" w:rsidRPr="00B90347" w:rsidDel="00D57E3F" w:rsidRDefault="00344313" w:rsidP="00D57E3F">
      <w:pPr>
        <w:pStyle w:val="TableofFigures"/>
        <w:tabs>
          <w:tab w:val="right" w:leader="dot" w:pos="9016"/>
        </w:tabs>
        <w:ind w:firstLine="0"/>
        <w:rPr>
          <w:del w:id="2307" w:author="Carlos Erazo" w:date="2020-08-15T05:55:00Z"/>
          <w:rFonts w:asciiTheme="minorHAnsi" w:eastAsiaTheme="minorEastAsia" w:hAnsiTheme="minorHAnsi"/>
          <w:noProof/>
          <w:color w:val="auto"/>
          <w:sz w:val="22"/>
        </w:rPr>
        <w:pPrChange w:id="2308" w:author="Carlos Erazo" w:date="2020-08-15T05:55:00Z">
          <w:pPr>
            <w:pStyle w:val="TableofFigures"/>
            <w:tabs>
              <w:tab w:val="right" w:leader="dot" w:pos="9016"/>
            </w:tabs>
            <w:ind w:firstLine="0"/>
          </w:pPr>
        </w:pPrChange>
      </w:pPr>
      <w:del w:id="2309" w:author="Carlos Erazo" w:date="2020-08-15T05:55:00Z">
        <w:r w:rsidRPr="00B90347" w:rsidDel="00D57E3F">
          <w:rPr>
            <w:noProof/>
          </w:rPr>
          <w:fldChar w:fldCharType="begin"/>
        </w:r>
        <w:r w:rsidRPr="00B90347" w:rsidDel="00D57E3F">
          <w:rPr>
            <w:noProof/>
          </w:rPr>
          <w:delInstrText xml:space="preserve"> HYPERLINK \l "_Toc48268165" </w:delInstrText>
        </w:r>
        <w:r w:rsidRPr="00B90347" w:rsidDel="00D57E3F">
          <w:rPr>
            <w:noProof/>
          </w:rPr>
          <w:fldChar w:fldCharType="separate"/>
        </w:r>
      </w:del>
      <w:ins w:id="2310" w:author="Carlos Erazo" w:date="2020-08-15T05:55:00Z">
        <w:r w:rsidR="00D57E3F">
          <w:rPr>
            <w:b/>
            <w:bCs/>
            <w:noProof/>
          </w:rPr>
          <w:t>Error! Hyperlink reference not valid.</w:t>
        </w:r>
      </w:ins>
      <w:del w:id="2311" w:author="Carlos Erazo" w:date="2020-08-15T05:55:00Z">
        <w:r w:rsidR="0004697E" w:rsidRPr="00B90347" w:rsidDel="00D57E3F">
          <w:rPr>
            <w:rStyle w:val="Hyperlink"/>
            <w:noProof/>
          </w:rPr>
          <w:delText>Snippet 17. Object example for table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_Toc48268165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54</w:delText>
        </w:r>
        <w:r w:rsidR="0004697E" w:rsidRPr="00B90347" w:rsidDel="00D57E3F">
          <w:rPr>
            <w:noProof/>
            <w:webHidden/>
          </w:rPr>
          <w:fldChar w:fldCharType="end"/>
        </w:r>
        <w:r w:rsidRPr="00B90347" w:rsidDel="00D57E3F">
          <w:rPr>
            <w:noProof/>
          </w:rPr>
          <w:fldChar w:fldCharType="end"/>
        </w:r>
      </w:del>
    </w:p>
    <w:p w14:paraId="236E877B" w14:textId="42693C15" w:rsidR="0004697E" w:rsidRPr="00B90347" w:rsidDel="00D57E3F" w:rsidRDefault="00344313" w:rsidP="00D57E3F">
      <w:pPr>
        <w:pStyle w:val="TableofFigures"/>
        <w:tabs>
          <w:tab w:val="right" w:leader="dot" w:pos="9016"/>
        </w:tabs>
        <w:ind w:firstLine="0"/>
        <w:rPr>
          <w:del w:id="2312" w:author="Carlos Erazo" w:date="2020-08-15T05:55:00Z"/>
          <w:rFonts w:asciiTheme="minorHAnsi" w:eastAsiaTheme="minorEastAsia" w:hAnsiTheme="minorHAnsi"/>
          <w:noProof/>
          <w:color w:val="auto"/>
          <w:sz w:val="22"/>
        </w:rPr>
        <w:pPrChange w:id="2313" w:author="Carlos Erazo" w:date="2020-08-15T05:55:00Z">
          <w:pPr>
            <w:pStyle w:val="TableofFigures"/>
            <w:tabs>
              <w:tab w:val="right" w:leader="dot" w:pos="9016"/>
            </w:tabs>
            <w:ind w:firstLine="0"/>
          </w:pPr>
        </w:pPrChange>
      </w:pPr>
      <w:del w:id="2314" w:author="Carlos Erazo" w:date="2020-08-15T05:55:00Z">
        <w:r w:rsidRPr="00B90347" w:rsidDel="00D57E3F">
          <w:rPr>
            <w:noProof/>
          </w:rPr>
          <w:fldChar w:fldCharType="begin"/>
        </w:r>
        <w:r w:rsidRPr="00B90347" w:rsidDel="00D57E3F">
          <w:rPr>
            <w:noProof/>
          </w:rPr>
          <w:delInstrText xml:space="preserve"> HYPERLINK \l "_Toc48268166" </w:delInstrText>
        </w:r>
        <w:r w:rsidRPr="00B90347" w:rsidDel="00D57E3F">
          <w:rPr>
            <w:noProof/>
          </w:rPr>
          <w:fldChar w:fldCharType="separate"/>
        </w:r>
      </w:del>
      <w:ins w:id="2315" w:author="Carlos Erazo" w:date="2020-08-15T05:55:00Z">
        <w:r w:rsidR="00D57E3F">
          <w:rPr>
            <w:b/>
            <w:bCs/>
            <w:noProof/>
          </w:rPr>
          <w:t>Error! Hyperlink reference not valid.</w:t>
        </w:r>
      </w:ins>
      <w:del w:id="2316" w:author="Carlos Erazo" w:date="2020-08-15T05:55:00Z">
        <w:r w:rsidR="0004697E" w:rsidRPr="00B90347" w:rsidDel="00D57E3F">
          <w:rPr>
            <w:rStyle w:val="Hyperlink"/>
            <w:noProof/>
          </w:rPr>
          <w:delText>Snippet 18. Object examples for styles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_Toc48268166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55</w:delText>
        </w:r>
        <w:r w:rsidR="0004697E" w:rsidRPr="00B90347" w:rsidDel="00D57E3F">
          <w:rPr>
            <w:noProof/>
            <w:webHidden/>
          </w:rPr>
          <w:fldChar w:fldCharType="end"/>
        </w:r>
        <w:r w:rsidRPr="00B90347" w:rsidDel="00D57E3F">
          <w:rPr>
            <w:noProof/>
          </w:rPr>
          <w:fldChar w:fldCharType="end"/>
        </w:r>
      </w:del>
    </w:p>
    <w:p w14:paraId="62503314" w14:textId="6983C577" w:rsidR="0004697E" w:rsidRPr="00B90347" w:rsidDel="00D57E3F" w:rsidRDefault="00344313" w:rsidP="00D57E3F">
      <w:pPr>
        <w:pStyle w:val="TableofFigures"/>
        <w:tabs>
          <w:tab w:val="right" w:leader="dot" w:pos="9016"/>
        </w:tabs>
        <w:ind w:firstLine="0"/>
        <w:rPr>
          <w:del w:id="2317" w:author="Carlos Erazo" w:date="2020-08-15T05:55:00Z"/>
          <w:rFonts w:asciiTheme="minorHAnsi" w:eastAsiaTheme="minorEastAsia" w:hAnsiTheme="minorHAnsi"/>
          <w:noProof/>
          <w:color w:val="auto"/>
          <w:sz w:val="22"/>
        </w:rPr>
        <w:pPrChange w:id="2318" w:author="Carlos Erazo" w:date="2020-08-15T05:55:00Z">
          <w:pPr>
            <w:pStyle w:val="TableofFigures"/>
            <w:tabs>
              <w:tab w:val="right" w:leader="dot" w:pos="9016"/>
            </w:tabs>
            <w:ind w:firstLine="0"/>
          </w:pPr>
        </w:pPrChange>
      </w:pPr>
      <w:del w:id="2319" w:author="Carlos Erazo" w:date="2020-08-15T05:55:00Z">
        <w:r w:rsidRPr="00B90347" w:rsidDel="00D57E3F">
          <w:rPr>
            <w:noProof/>
          </w:rPr>
          <w:fldChar w:fldCharType="begin"/>
        </w:r>
        <w:r w:rsidRPr="00B90347" w:rsidDel="00D57E3F">
          <w:rPr>
            <w:noProof/>
          </w:rPr>
          <w:delInstrText xml:space="preserve"> HYPERLINK \l "_Toc48268167" </w:delInstrText>
        </w:r>
        <w:r w:rsidRPr="00B90347" w:rsidDel="00D57E3F">
          <w:rPr>
            <w:noProof/>
          </w:rPr>
          <w:fldChar w:fldCharType="separate"/>
        </w:r>
      </w:del>
      <w:ins w:id="2320" w:author="Carlos Erazo" w:date="2020-08-15T05:55:00Z">
        <w:r w:rsidR="00D57E3F">
          <w:rPr>
            <w:b/>
            <w:bCs/>
            <w:noProof/>
          </w:rPr>
          <w:t>Error! Hyperlink reference not valid.</w:t>
        </w:r>
      </w:ins>
      <w:del w:id="2321" w:author="Carlos Erazo" w:date="2020-08-15T05:55:00Z">
        <w:r w:rsidR="0004697E" w:rsidRPr="00B90347" w:rsidDel="00D57E3F">
          <w:rPr>
            <w:rStyle w:val="Hyperlink"/>
            <w:noProof/>
          </w:rPr>
          <w:delText>Snippet 19. Argument for loader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_Toc48268167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56</w:delText>
        </w:r>
        <w:r w:rsidR="0004697E" w:rsidRPr="00B90347" w:rsidDel="00D57E3F">
          <w:rPr>
            <w:noProof/>
            <w:webHidden/>
          </w:rPr>
          <w:fldChar w:fldCharType="end"/>
        </w:r>
        <w:r w:rsidRPr="00B90347" w:rsidDel="00D57E3F">
          <w:rPr>
            <w:noProof/>
          </w:rPr>
          <w:fldChar w:fldCharType="end"/>
        </w:r>
      </w:del>
    </w:p>
    <w:p w14:paraId="39C4655A" w14:textId="22689DEF" w:rsidR="0004697E" w:rsidRPr="00B90347" w:rsidDel="00D57E3F" w:rsidRDefault="00344313" w:rsidP="00D57E3F">
      <w:pPr>
        <w:pStyle w:val="TableofFigures"/>
        <w:tabs>
          <w:tab w:val="right" w:leader="dot" w:pos="9016"/>
        </w:tabs>
        <w:ind w:firstLine="0"/>
        <w:rPr>
          <w:del w:id="2322" w:author="Carlos Erazo" w:date="2020-08-15T05:55:00Z"/>
          <w:rFonts w:asciiTheme="minorHAnsi" w:eastAsiaTheme="minorEastAsia" w:hAnsiTheme="minorHAnsi"/>
          <w:noProof/>
          <w:color w:val="auto"/>
          <w:sz w:val="22"/>
        </w:rPr>
        <w:pPrChange w:id="2323" w:author="Carlos Erazo" w:date="2020-08-15T05:55:00Z">
          <w:pPr>
            <w:pStyle w:val="TableofFigures"/>
            <w:tabs>
              <w:tab w:val="right" w:leader="dot" w:pos="9016"/>
            </w:tabs>
            <w:ind w:firstLine="0"/>
          </w:pPr>
        </w:pPrChange>
      </w:pPr>
      <w:del w:id="2324" w:author="Carlos Erazo" w:date="2020-08-15T05:55:00Z">
        <w:r w:rsidRPr="00B90347" w:rsidDel="00D57E3F">
          <w:rPr>
            <w:noProof/>
          </w:rPr>
          <w:fldChar w:fldCharType="begin"/>
        </w:r>
        <w:r w:rsidRPr="00B90347" w:rsidDel="00D57E3F">
          <w:rPr>
            <w:noProof/>
          </w:rPr>
          <w:delInstrText xml:space="preserve"> HYPERLINK \l "_Toc48268168" </w:delInstrText>
        </w:r>
        <w:r w:rsidRPr="00B90347" w:rsidDel="00D57E3F">
          <w:rPr>
            <w:noProof/>
          </w:rPr>
          <w:fldChar w:fldCharType="separate"/>
        </w:r>
      </w:del>
      <w:ins w:id="2325" w:author="Carlos Erazo" w:date="2020-08-15T05:55:00Z">
        <w:r w:rsidR="00D57E3F">
          <w:rPr>
            <w:b/>
            <w:bCs/>
            <w:noProof/>
          </w:rPr>
          <w:t>Error! Hyperlink reference not valid.</w:t>
        </w:r>
      </w:ins>
      <w:del w:id="2326" w:author="Carlos Erazo" w:date="2020-08-15T05:55:00Z">
        <w:r w:rsidR="0004697E" w:rsidRPr="00B90347" w:rsidDel="00D57E3F">
          <w:rPr>
            <w:rStyle w:val="Hyperlink"/>
            <w:noProof/>
          </w:rPr>
          <w:delText>Snippet 20. Configuration object for renderMap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_Toc48268168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56</w:delText>
        </w:r>
        <w:r w:rsidR="0004697E" w:rsidRPr="00B90347" w:rsidDel="00D57E3F">
          <w:rPr>
            <w:noProof/>
            <w:webHidden/>
          </w:rPr>
          <w:fldChar w:fldCharType="end"/>
        </w:r>
        <w:r w:rsidRPr="00B90347" w:rsidDel="00D57E3F">
          <w:rPr>
            <w:noProof/>
          </w:rPr>
          <w:fldChar w:fldCharType="end"/>
        </w:r>
      </w:del>
    </w:p>
    <w:p w14:paraId="3E70F46E" w14:textId="137C07B7" w:rsidR="0004697E" w:rsidRPr="00B90347" w:rsidDel="00D57E3F" w:rsidRDefault="00344313" w:rsidP="00D57E3F">
      <w:pPr>
        <w:pStyle w:val="TableofFigures"/>
        <w:tabs>
          <w:tab w:val="right" w:leader="dot" w:pos="9016"/>
        </w:tabs>
        <w:ind w:firstLine="0"/>
        <w:rPr>
          <w:del w:id="2327" w:author="Carlos Erazo" w:date="2020-08-15T05:55:00Z"/>
          <w:rFonts w:asciiTheme="minorHAnsi" w:eastAsiaTheme="minorEastAsia" w:hAnsiTheme="minorHAnsi"/>
          <w:noProof/>
          <w:color w:val="auto"/>
          <w:sz w:val="22"/>
        </w:rPr>
        <w:pPrChange w:id="2328" w:author="Carlos Erazo" w:date="2020-08-15T05:55:00Z">
          <w:pPr>
            <w:pStyle w:val="TableofFigures"/>
            <w:tabs>
              <w:tab w:val="right" w:leader="dot" w:pos="9016"/>
            </w:tabs>
            <w:ind w:firstLine="0"/>
          </w:pPr>
        </w:pPrChange>
      </w:pPr>
      <w:del w:id="2329" w:author="Carlos Erazo" w:date="2020-08-15T05:55:00Z">
        <w:r w:rsidRPr="00B90347" w:rsidDel="00D57E3F">
          <w:rPr>
            <w:noProof/>
          </w:rPr>
          <w:fldChar w:fldCharType="begin"/>
        </w:r>
        <w:r w:rsidRPr="00B90347" w:rsidDel="00D57E3F">
          <w:rPr>
            <w:noProof/>
          </w:rPr>
          <w:delInstrText xml:space="preserve"> HYPERLINK \l "_Toc48268169" </w:delInstrText>
        </w:r>
        <w:r w:rsidRPr="00B90347" w:rsidDel="00D57E3F">
          <w:rPr>
            <w:noProof/>
          </w:rPr>
          <w:fldChar w:fldCharType="separate"/>
        </w:r>
      </w:del>
      <w:ins w:id="2330" w:author="Carlos Erazo" w:date="2020-08-15T05:55:00Z">
        <w:r w:rsidR="00D57E3F">
          <w:rPr>
            <w:b/>
            <w:bCs/>
            <w:noProof/>
          </w:rPr>
          <w:t>Error! Hyperlink reference not valid.</w:t>
        </w:r>
      </w:ins>
      <w:del w:id="2331" w:author="Carlos Erazo" w:date="2020-08-15T05:55:00Z">
        <w:r w:rsidR="0004697E" w:rsidRPr="00B90347" w:rsidDel="00D57E3F">
          <w:rPr>
            <w:rStyle w:val="Hyperlink"/>
            <w:noProof/>
          </w:rPr>
          <w:delText>Snippet 21. Example objects for Layers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_Toc48268169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57</w:delText>
        </w:r>
        <w:r w:rsidR="0004697E" w:rsidRPr="00B90347" w:rsidDel="00D57E3F">
          <w:rPr>
            <w:noProof/>
            <w:webHidden/>
          </w:rPr>
          <w:fldChar w:fldCharType="end"/>
        </w:r>
        <w:r w:rsidRPr="00B90347" w:rsidDel="00D57E3F">
          <w:rPr>
            <w:noProof/>
          </w:rPr>
          <w:fldChar w:fldCharType="end"/>
        </w:r>
      </w:del>
    </w:p>
    <w:p w14:paraId="0E5DE56C" w14:textId="05557A62" w:rsidR="0004697E" w:rsidRPr="00B90347" w:rsidDel="00D57E3F" w:rsidRDefault="00344313" w:rsidP="00D57E3F">
      <w:pPr>
        <w:pStyle w:val="TableofFigures"/>
        <w:tabs>
          <w:tab w:val="right" w:leader="dot" w:pos="9016"/>
        </w:tabs>
        <w:ind w:firstLine="0"/>
        <w:rPr>
          <w:del w:id="2332" w:author="Carlos Erazo" w:date="2020-08-15T05:55:00Z"/>
          <w:rFonts w:asciiTheme="minorHAnsi" w:eastAsiaTheme="minorEastAsia" w:hAnsiTheme="minorHAnsi"/>
          <w:noProof/>
          <w:color w:val="auto"/>
          <w:sz w:val="22"/>
        </w:rPr>
        <w:pPrChange w:id="2333" w:author="Carlos Erazo" w:date="2020-08-15T05:55:00Z">
          <w:pPr>
            <w:pStyle w:val="TableofFigures"/>
            <w:tabs>
              <w:tab w:val="right" w:leader="dot" w:pos="9016"/>
            </w:tabs>
            <w:ind w:firstLine="0"/>
          </w:pPr>
        </w:pPrChange>
      </w:pPr>
      <w:del w:id="2334" w:author="Carlos Erazo" w:date="2020-08-15T05:55:00Z">
        <w:r w:rsidRPr="00B90347" w:rsidDel="00D57E3F">
          <w:rPr>
            <w:noProof/>
          </w:rPr>
          <w:fldChar w:fldCharType="begin"/>
        </w:r>
        <w:r w:rsidRPr="00B90347" w:rsidDel="00D57E3F">
          <w:rPr>
            <w:noProof/>
          </w:rPr>
          <w:delInstrText xml:space="preserve"> HYPERLINK \l "_Toc48268170" </w:delInstrText>
        </w:r>
        <w:r w:rsidRPr="00B90347" w:rsidDel="00D57E3F">
          <w:rPr>
            <w:noProof/>
          </w:rPr>
          <w:fldChar w:fldCharType="separate"/>
        </w:r>
      </w:del>
      <w:ins w:id="2335" w:author="Carlos Erazo" w:date="2020-08-15T05:55:00Z">
        <w:r w:rsidR="00D57E3F">
          <w:rPr>
            <w:b/>
            <w:bCs/>
            <w:noProof/>
          </w:rPr>
          <w:t>Error! Hyperlink reference not valid.</w:t>
        </w:r>
      </w:ins>
      <w:del w:id="2336" w:author="Carlos Erazo" w:date="2020-08-15T05:55:00Z">
        <w:r w:rsidR="0004697E" w:rsidRPr="00B90347" w:rsidDel="00D57E3F">
          <w:rPr>
            <w:rStyle w:val="Hyperlink"/>
            <w:noProof/>
          </w:rPr>
          <w:delText>Snippet 22. Example of HydroLang library on HTML file.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_Toc48268170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59</w:delText>
        </w:r>
        <w:r w:rsidR="0004697E" w:rsidRPr="00B90347" w:rsidDel="00D57E3F">
          <w:rPr>
            <w:noProof/>
            <w:webHidden/>
          </w:rPr>
          <w:fldChar w:fldCharType="end"/>
        </w:r>
        <w:r w:rsidRPr="00B90347" w:rsidDel="00D57E3F">
          <w:rPr>
            <w:noProof/>
          </w:rPr>
          <w:fldChar w:fldCharType="end"/>
        </w:r>
      </w:del>
    </w:p>
    <w:p w14:paraId="43372252" w14:textId="587E73EF" w:rsidR="0004697E" w:rsidRPr="00B90347" w:rsidDel="00D57E3F" w:rsidRDefault="00344313" w:rsidP="00D57E3F">
      <w:pPr>
        <w:pStyle w:val="TableofFigures"/>
        <w:tabs>
          <w:tab w:val="right" w:leader="dot" w:pos="9016"/>
        </w:tabs>
        <w:ind w:firstLine="0"/>
        <w:rPr>
          <w:del w:id="2337" w:author="Carlos Erazo" w:date="2020-08-15T05:55:00Z"/>
          <w:rFonts w:asciiTheme="minorHAnsi" w:eastAsiaTheme="minorEastAsia" w:hAnsiTheme="minorHAnsi"/>
          <w:noProof/>
          <w:color w:val="auto"/>
          <w:sz w:val="22"/>
        </w:rPr>
        <w:pPrChange w:id="2338" w:author="Carlos Erazo" w:date="2020-08-15T05:55:00Z">
          <w:pPr>
            <w:pStyle w:val="TableofFigures"/>
            <w:tabs>
              <w:tab w:val="right" w:leader="dot" w:pos="9016"/>
            </w:tabs>
            <w:ind w:firstLine="0"/>
          </w:pPr>
        </w:pPrChange>
      </w:pPr>
      <w:del w:id="2339" w:author="Carlos Erazo" w:date="2020-08-15T05:55:00Z">
        <w:r w:rsidRPr="00B90347" w:rsidDel="00D57E3F">
          <w:rPr>
            <w:noProof/>
          </w:rPr>
          <w:fldChar w:fldCharType="begin"/>
        </w:r>
        <w:r w:rsidRPr="00B90347" w:rsidDel="00D57E3F">
          <w:rPr>
            <w:noProof/>
          </w:rPr>
          <w:delInstrText xml:space="preserve"> HYPERLINK \l "_Toc48268171" </w:delInstrText>
        </w:r>
        <w:r w:rsidRPr="00B90347" w:rsidDel="00D57E3F">
          <w:rPr>
            <w:noProof/>
          </w:rPr>
          <w:fldChar w:fldCharType="separate"/>
        </w:r>
      </w:del>
      <w:ins w:id="2340" w:author="Carlos Erazo" w:date="2020-08-15T05:55:00Z">
        <w:r w:rsidR="00D57E3F">
          <w:rPr>
            <w:b/>
            <w:bCs/>
            <w:noProof/>
          </w:rPr>
          <w:t>Error! Hyperlink reference not valid.</w:t>
        </w:r>
      </w:ins>
      <w:del w:id="2341" w:author="Carlos Erazo" w:date="2020-08-15T05:55:00Z">
        <w:r w:rsidR="0004697E" w:rsidRPr="00B90347" w:rsidDel="00D57E3F">
          <w:rPr>
            <w:rStyle w:val="Hyperlink"/>
            <w:noProof/>
          </w:rPr>
          <w:delText>Snippet 23. Adding a map to screen.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_Toc48268171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59</w:delText>
        </w:r>
        <w:r w:rsidR="0004697E" w:rsidRPr="00B90347" w:rsidDel="00D57E3F">
          <w:rPr>
            <w:noProof/>
            <w:webHidden/>
          </w:rPr>
          <w:fldChar w:fldCharType="end"/>
        </w:r>
        <w:r w:rsidRPr="00B90347" w:rsidDel="00D57E3F">
          <w:rPr>
            <w:noProof/>
          </w:rPr>
          <w:fldChar w:fldCharType="end"/>
        </w:r>
      </w:del>
    </w:p>
    <w:p w14:paraId="352C8592" w14:textId="58A11408" w:rsidR="0004697E" w:rsidRPr="00B90347" w:rsidDel="00D57E3F" w:rsidRDefault="00344313" w:rsidP="00D57E3F">
      <w:pPr>
        <w:pStyle w:val="TableofFigures"/>
        <w:tabs>
          <w:tab w:val="right" w:leader="dot" w:pos="9016"/>
        </w:tabs>
        <w:ind w:firstLine="0"/>
        <w:rPr>
          <w:del w:id="2342" w:author="Carlos Erazo" w:date="2020-08-15T05:55:00Z"/>
          <w:rFonts w:asciiTheme="minorHAnsi" w:eastAsiaTheme="minorEastAsia" w:hAnsiTheme="minorHAnsi"/>
          <w:noProof/>
          <w:color w:val="auto"/>
          <w:sz w:val="22"/>
        </w:rPr>
        <w:pPrChange w:id="2343" w:author="Carlos Erazo" w:date="2020-08-15T05:55:00Z">
          <w:pPr>
            <w:pStyle w:val="TableofFigures"/>
            <w:tabs>
              <w:tab w:val="right" w:leader="dot" w:pos="9016"/>
            </w:tabs>
            <w:ind w:firstLine="0"/>
          </w:pPr>
        </w:pPrChange>
      </w:pPr>
      <w:del w:id="2344" w:author="Carlos Erazo" w:date="2020-08-15T05:55:00Z">
        <w:r w:rsidRPr="00B90347" w:rsidDel="00D57E3F">
          <w:rPr>
            <w:noProof/>
          </w:rPr>
          <w:fldChar w:fldCharType="begin"/>
        </w:r>
        <w:r w:rsidRPr="00B90347" w:rsidDel="00D57E3F">
          <w:rPr>
            <w:noProof/>
          </w:rPr>
          <w:delInstrText xml:space="preserve"> HYPERLINK \l "_Toc48268172" </w:delInstrText>
        </w:r>
        <w:r w:rsidRPr="00B90347" w:rsidDel="00D57E3F">
          <w:rPr>
            <w:noProof/>
          </w:rPr>
          <w:fldChar w:fldCharType="separate"/>
        </w:r>
      </w:del>
      <w:ins w:id="2345" w:author="Carlos Erazo" w:date="2020-08-15T05:55:00Z">
        <w:r w:rsidR="00D57E3F">
          <w:rPr>
            <w:b/>
            <w:bCs/>
            <w:noProof/>
          </w:rPr>
          <w:t>Error! Hyperlink reference not valid.</w:t>
        </w:r>
      </w:ins>
      <w:del w:id="2346" w:author="Carlos Erazo" w:date="2020-08-15T05:55:00Z">
        <w:r w:rsidR="0004697E" w:rsidRPr="00B90347" w:rsidDel="00D57E3F">
          <w:rPr>
            <w:rStyle w:val="Hyperlink"/>
            <w:noProof/>
          </w:rPr>
          <w:delText>Snippet 24. Example commands for downloading data.</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_Toc48268172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60</w:delText>
        </w:r>
        <w:r w:rsidR="0004697E" w:rsidRPr="00B90347" w:rsidDel="00D57E3F">
          <w:rPr>
            <w:noProof/>
            <w:webHidden/>
          </w:rPr>
          <w:fldChar w:fldCharType="end"/>
        </w:r>
        <w:r w:rsidRPr="00B90347" w:rsidDel="00D57E3F">
          <w:rPr>
            <w:noProof/>
          </w:rPr>
          <w:fldChar w:fldCharType="end"/>
        </w:r>
      </w:del>
    </w:p>
    <w:p w14:paraId="080D0D75" w14:textId="7536EAD0" w:rsidR="0004697E" w:rsidRPr="00B90347" w:rsidDel="00D57E3F" w:rsidRDefault="00344313" w:rsidP="00D57E3F">
      <w:pPr>
        <w:pStyle w:val="TableofFigures"/>
        <w:tabs>
          <w:tab w:val="right" w:leader="dot" w:pos="9016"/>
        </w:tabs>
        <w:ind w:firstLine="0"/>
        <w:rPr>
          <w:del w:id="2347" w:author="Carlos Erazo" w:date="2020-08-15T05:55:00Z"/>
          <w:rFonts w:asciiTheme="minorHAnsi" w:eastAsiaTheme="minorEastAsia" w:hAnsiTheme="minorHAnsi"/>
          <w:noProof/>
          <w:color w:val="auto"/>
          <w:sz w:val="22"/>
        </w:rPr>
        <w:pPrChange w:id="2348" w:author="Carlos Erazo" w:date="2020-08-15T05:55:00Z">
          <w:pPr>
            <w:pStyle w:val="TableofFigures"/>
            <w:tabs>
              <w:tab w:val="right" w:leader="dot" w:pos="9016"/>
            </w:tabs>
            <w:ind w:firstLine="0"/>
          </w:pPr>
        </w:pPrChange>
      </w:pPr>
      <w:del w:id="2349" w:author="Carlos Erazo" w:date="2020-08-15T05:55:00Z">
        <w:r w:rsidRPr="00B90347" w:rsidDel="00D57E3F">
          <w:rPr>
            <w:noProof/>
          </w:rPr>
          <w:fldChar w:fldCharType="begin"/>
        </w:r>
        <w:r w:rsidRPr="00B90347" w:rsidDel="00D57E3F">
          <w:rPr>
            <w:noProof/>
          </w:rPr>
          <w:delInstrText xml:space="preserve"> HYPERLINK \l "_Toc48268173" </w:delInstrText>
        </w:r>
        <w:r w:rsidRPr="00B90347" w:rsidDel="00D57E3F">
          <w:rPr>
            <w:noProof/>
          </w:rPr>
          <w:fldChar w:fldCharType="separate"/>
        </w:r>
      </w:del>
      <w:ins w:id="2350" w:author="Carlos Erazo" w:date="2020-08-15T05:55:00Z">
        <w:r w:rsidR="00D57E3F">
          <w:rPr>
            <w:b/>
            <w:bCs/>
            <w:noProof/>
          </w:rPr>
          <w:t>Error! Hyperlink reference not valid.</w:t>
        </w:r>
      </w:ins>
      <w:del w:id="2351" w:author="Carlos Erazo" w:date="2020-08-15T05:55:00Z">
        <w:r w:rsidR="0004697E" w:rsidRPr="00B90347" w:rsidDel="00D57E3F">
          <w:rPr>
            <w:rStyle w:val="Hyperlink"/>
            <w:noProof/>
          </w:rPr>
          <w:delText>Snippet 25. Adding the station into the map.</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_Toc48268173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61</w:delText>
        </w:r>
        <w:r w:rsidR="0004697E" w:rsidRPr="00B90347" w:rsidDel="00D57E3F">
          <w:rPr>
            <w:noProof/>
            <w:webHidden/>
          </w:rPr>
          <w:fldChar w:fldCharType="end"/>
        </w:r>
        <w:r w:rsidRPr="00B90347" w:rsidDel="00D57E3F">
          <w:rPr>
            <w:noProof/>
          </w:rPr>
          <w:fldChar w:fldCharType="end"/>
        </w:r>
      </w:del>
    </w:p>
    <w:p w14:paraId="77C9E5B1" w14:textId="2EA8EA48" w:rsidR="0004697E" w:rsidRPr="00B90347" w:rsidDel="00D57E3F" w:rsidRDefault="00344313" w:rsidP="00D57E3F">
      <w:pPr>
        <w:pStyle w:val="TableofFigures"/>
        <w:tabs>
          <w:tab w:val="right" w:leader="dot" w:pos="9016"/>
        </w:tabs>
        <w:ind w:firstLine="0"/>
        <w:rPr>
          <w:del w:id="2352" w:author="Carlos Erazo" w:date="2020-08-15T05:55:00Z"/>
          <w:rFonts w:asciiTheme="minorHAnsi" w:eastAsiaTheme="minorEastAsia" w:hAnsiTheme="minorHAnsi"/>
          <w:noProof/>
          <w:color w:val="auto"/>
          <w:sz w:val="22"/>
        </w:rPr>
        <w:pPrChange w:id="2353" w:author="Carlos Erazo" w:date="2020-08-15T05:55:00Z">
          <w:pPr>
            <w:pStyle w:val="TableofFigures"/>
            <w:tabs>
              <w:tab w:val="right" w:leader="dot" w:pos="9016"/>
            </w:tabs>
            <w:ind w:firstLine="0"/>
          </w:pPr>
        </w:pPrChange>
      </w:pPr>
      <w:del w:id="2354" w:author="Carlos Erazo" w:date="2020-08-15T05:55:00Z">
        <w:r w:rsidRPr="00B90347" w:rsidDel="00D57E3F">
          <w:rPr>
            <w:noProof/>
          </w:rPr>
          <w:fldChar w:fldCharType="begin"/>
        </w:r>
        <w:r w:rsidRPr="00B90347" w:rsidDel="00D57E3F">
          <w:rPr>
            <w:noProof/>
          </w:rPr>
          <w:delInstrText xml:space="preserve"> HYPERLINK \l "_Toc48268174" </w:delInstrText>
        </w:r>
        <w:r w:rsidRPr="00B90347" w:rsidDel="00D57E3F">
          <w:rPr>
            <w:noProof/>
          </w:rPr>
          <w:fldChar w:fldCharType="separate"/>
        </w:r>
      </w:del>
      <w:ins w:id="2355" w:author="Carlos Erazo" w:date="2020-08-15T05:55:00Z">
        <w:r w:rsidR="00D57E3F">
          <w:rPr>
            <w:b/>
            <w:bCs/>
            <w:noProof/>
          </w:rPr>
          <w:t>Error! Hyperlink reference not valid.</w:t>
        </w:r>
      </w:ins>
      <w:del w:id="2356" w:author="Carlos Erazo" w:date="2020-08-15T05:55:00Z">
        <w:r w:rsidR="0004697E" w:rsidRPr="00B90347" w:rsidDel="00D57E3F">
          <w:rPr>
            <w:rStyle w:val="Hyperlink"/>
            <w:noProof/>
          </w:rPr>
          <w:delText>Snippet 26. Using the transformation function.</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_Toc48268174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62</w:delText>
        </w:r>
        <w:r w:rsidR="0004697E" w:rsidRPr="00B90347" w:rsidDel="00D57E3F">
          <w:rPr>
            <w:noProof/>
            <w:webHidden/>
          </w:rPr>
          <w:fldChar w:fldCharType="end"/>
        </w:r>
        <w:r w:rsidRPr="00B90347" w:rsidDel="00D57E3F">
          <w:rPr>
            <w:noProof/>
          </w:rPr>
          <w:fldChar w:fldCharType="end"/>
        </w:r>
      </w:del>
    </w:p>
    <w:p w14:paraId="177DAD3E" w14:textId="628257A0" w:rsidR="0004697E" w:rsidRPr="00B90347" w:rsidDel="00D57E3F" w:rsidRDefault="00344313" w:rsidP="00D57E3F">
      <w:pPr>
        <w:pStyle w:val="TableofFigures"/>
        <w:tabs>
          <w:tab w:val="right" w:leader="dot" w:pos="9016"/>
        </w:tabs>
        <w:ind w:firstLine="0"/>
        <w:rPr>
          <w:del w:id="2357" w:author="Carlos Erazo" w:date="2020-08-15T05:55:00Z"/>
          <w:rFonts w:asciiTheme="minorHAnsi" w:eastAsiaTheme="minorEastAsia" w:hAnsiTheme="minorHAnsi"/>
          <w:noProof/>
          <w:color w:val="auto"/>
          <w:sz w:val="22"/>
        </w:rPr>
        <w:pPrChange w:id="2358" w:author="Carlos Erazo" w:date="2020-08-15T05:55:00Z">
          <w:pPr>
            <w:pStyle w:val="TableofFigures"/>
            <w:tabs>
              <w:tab w:val="right" w:leader="dot" w:pos="9016"/>
            </w:tabs>
            <w:ind w:firstLine="0"/>
          </w:pPr>
        </w:pPrChange>
      </w:pPr>
      <w:del w:id="2359" w:author="Carlos Erazo" w:date="2020-08-15T05:55:00Z">
        <w:r w:rsidRPr="00B90347" w:rsidDel="00D57E3F">
          <w:rPr>
            <w:noProof/>
          </w:rPr>
          <w:fldChar w:fldCharType="begin"/>
        </w:r>
        <w:r w:rsidRPr="00B90347" w:rsidDel="00D57E3F">
          <w:rPr>
            <w:noProof/>
          </w:rPr>
          <w:delInstrText xml:space="preserve"> HYPERLINK \l "_Toc48268175" </w:delInstrText>
        </w:r>
        <w:r w:rsidRPr="00B90347" w:rsidDel="00D57E3F">
          <w:rPr>
            <w:noProof/>
          </w:rPr>
          <w:fldChar w:fldCharType="separate"/>
        </w:r>
      </w:del>
      <w:ins w:id="2360" w:author="Carlos Erazo" w:date="2020-08-15T05:55:00Z">
        <w:r w:rsidR="00D57E3F">
          <w:rPr>
            <w:b/>
            <w:bCs/>
            <w:noProof/>
          </w:rPr>
          <w:t>Error! Hyperlink reference not valid.</w:t>
        </w:r>
      </w:ins>
      <w:del w:id="2361" w:author="Carlos Erazo" w:date="2020-08-15T05:55:00Z">
        <w:r w:rsidR="0004697E" w:rsidRPr="00B90347" w:rsidDel="00D57E3F">
          <w:rPr>
            <w:rStyle w:val="Hyperlink"/>
            <w:noProof/>
          </w:rPr>
          <w:delText>Snippet 27. Code for calling statistics for the data.</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_Toc48268175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63</w:delText>
        </w:r>
        <w:r w:rsidR="0004697E" w:rsidRPr="00B90347" w:rsidDel="00D57E3F">
          <w:rPr>
            <w:noProof/>
            <w:webHidden/>
          </w:rPr>
          <w:fldChar w:fldCharType="end"/>
        </w:r>
        <w:r w:rsidRPr="00B90347" w:rsidDel="00D57E3F">
          <w:rPr>
            <w:noProof/>
          </w:rPr>
          <w:fldChar w:fldCharType="end"/>
        </w:r>
      </w:del>
    </w:p>
    <w:p w14:paraId="4B6BD367" w14:textId="6DDCC437" w:rsidR="0004697E" w:rsidRPr="00B90347" w:rsidDel="00D57E3F" w:rsidRDefault="00344313" w:rsidP="00D57E3F">
      <w:pPr>
        <w:pStyle w:val="TableofFigures"/>
        <w:tabs>
          <w:tab w:val="right" w:leader="dot" w:pos="9016"/>
        </w:tabs>
        <w:ind w:firstLine="0"/>
        <w:rPr>
          <w:del w:id="2362" w:author="Carlos Erazo" w:date="2020-08-15T05:55:00Z"/>
          <w:rFonts w:asciiTheme="minorHAnsi" w:eastAsiaTheme="minorEastAsia" w:hAnsiTheme="minorHAnsi"/>
          <w:noProof/>
          <w:color w:val="auto"/>
          <w:sz w:val="22"/>
        </w:rPr>
        <w:pPrChange w:id="2363" w:author="Carlos Erazo" w:date="2020-08-15T05:55:00Z">
          <w:pPr>
            <w:pStyle w:val="TableofFigures"/>
            <w:tabs>
              <w:tab w:val="right" w:leader="dot" w:pos="9016"/>
            </w:tabs>
            <w:ind w:firstLine="0"/>
          </w:pPr>
        </w:pPrChange>
      </w:pPr>
      <w:del w:id="2364" w:author="Carlos Erazo" w:date="2020-08-15T05:55:00Z">
        <w:r w:rsidRPr="00B90347" w:rsidDel="00D57E3F">
          <w:rPr>
            <w:noProof/>
          </w:rPr>
          <w:fldChar w:fldCharType="begin"/>
        </w:r>
        <w:r w:rsidRPr="00B90347" w:rsidDel="00D57E3F">
          <w:rPr>
            <w:noProof/>
          </w:rPr>
          <w:delInstrText xml:space="preserve"> HYPERLINK \l "_Toc48268176" </w:delInstrText>
        </w:r>
        <w:r w:rsidRPr="00B90347" w:rsidDel="00D57E3F">
          <w:rPr>
            <w:noProof/>
          </w:rPr>
          <w:fldChar w:fldCharType="separate"/>
        </w:r>
      </w:del>
      <w:ins w:id="2365" w:author="Carlos Erazo" w:date="2020-08-15T05:55:00Z">
        <w:r w:rsidR="00D57E3F">
          <w:rPr>
            <w:b/>
            <w:bCs/>
            <w:noProof/>
          </w:rPr>
          <w:t>Error! Hyperlink reference not valid.</w:t>
        </w:r>
      </w:ins>
      <w:del w:id="2366" w:author="Carlos Erazo" w:date="2020-08-15T05:55:00Z">
        <w:r w:rsidR="0004697E" w:rsidRPr="00B90347" w:rsidDel="00D57E3F">
          <w:rPr>
            <w:rStyle w:val="Hyperlink"/>
            <w:noProof/>
          </w:rPr>
          <w:delText>Snippet 28. Function calls for time and data gaps identifiers.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_Toc48268176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63</w:delText>
        </w:r>
        <w:r w:rsidR="0004697E" w:rsidRPr="00B90347" w:rsidDel="00D57E3F">
          <w:rPr>
            <w:noProof/>
            <w:webHidden/>
          </w:rPr>
          <w:fldChar w:fldCharType="end"/>
        </w:r>
        <w:r w:rsidRPr="00B90347" w:rsidDel="00D57E3F">
          <w:rPr>
            <w:noProof/>
          </w:rPr>
          <w:fldChar w:fldCharType="end"/>
        </w:r>
      </w:del>
    </w:p>
    <w:p w14:paraId="0299F2E2" w14:textId="10D04BDE" w:rsidR="0004697E" w:rsidRPr="00B90347" w:rsidDel="00D57E3F" w:rsidRDefault="00344313" w:rsidP="00D57E3F">
      <w:pPr>
        <w:pStyle w:val="TableofFigures"/>
        <w:tabs>
          <w:tab w:val="right" w:leader="dot" w:pos="9016"/>
        </w:tabs>
        <w:ind w:firstLine="0"/>
        <w:rPr>
          <w:del w:id="2367" w:author="Carlos Erazo" w:date="2020-08-15T05:55:00Z"/>
          <w:rFonts w:asciiTheme="minorHAnsi" w:eastAsiaTheme="minorEastAsia" w:hAnsiTheme="minorHAnsi"/>
          <w:noProof/>
          <w:color w:val="auto"/>
          <w:sz w:val="22"/>
        </w:rPr>
        <w:pPrChange w:id="2368" w:author="Carlos Erazo" w:date="2020-08-15T05:55:00Z">
          <w:pPr>
            <w:pStyle w:val="TableofFigures"/>
            <w:tabs>
              <w:tab w:val="right" w:leader="dot" w:pos="9016"/>
            </w:tabs>
            <w:ind w:firstLine="0"/>
          </w:pPr>
        </w:pPrChange>
      </w:pPr>
      <w:del w:id="2369" w:author="Carlos Erazo" w:date="2020-08-15T05:55:00Z">
        <w:r w:rsidRPr="00B90347" w:rsidDel="00D57E3F">
          <w:rPr>
            <w:noProof/>
          </w:rPr>
          <w:fldChar w:fldCharType="begin"/>
        </w:r>
        <w:r w:rsidRPr="00B90347" w:rsidDel="00D57E3F">
          <w:rPr>
            <w:noProof/>
          </w:rPr>
          <w:delInstrText xml:space="preserve"> HYPERLINK \l "_Toc48268177" </w:delInstrText>
        </w:r>
        <w:r w:rsidRPr="00B90347" w:rsidDel="00D57E3F">
          <w:rPr>
            <w:noProof/>
          </w:rPr>
          <w:fldChar w:fldCharType="separate"/>
        </w:r>
      </w:del>
      <w:ins w:id="2370" w:author="Carlos Erazo" w:date="2020-08-15T05:55:00Z">
        <w:r w:rsidR="00D57E3F">
          <w:rPr>
            <w:b/>
            <w:bCs/>
            <w:noProof/>
          </w:rPr>
          <w:t>Error! Hyperlink reference not valid.</w:t>
        </w:r>
      </w:ins>
      <w:del w:id="2371" w:author="Carlos Erazo" w:date="2020-08-15T05:55:00Z">
        <w:r w:rsidR="0004697E" w:rsidRPr="00B90347" w:rsidDel="00D57E3F">
          <w:rPr>
            <w:rStyle w:val="Hyperlink"/>
            <w:noProof/>
          </w:rPr>
          <w:delText>Snippet 29. Downloading the data.</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_Toc48268177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64</w:delText>
        </w:r>
        <w:r w:rsidR="0004697E" w:rsidRPr="00B90347" w:rsidDel="00D57E3F">
          <w:rPr>
            <w:noProof/>
            <w:webHidden/>
          </w:rPr>
          <w:fldChar w:fldCharType="end"/>
        </w:r>
        <w:r w:rsidRPr="00B90347" w:rsidDel="00D57E3F">
          <w:rPr>
            <w:noProof/>
          </w:rPr>
          <w:fldChar w:fldCharType="end"/>
        </w:r>
      </w:del>
    </w:p>
    <w:p w14:paraId="6707811F" w14:textId="3C734453" w:rsidR="0004697E" w:rsidRPr="00B90347" w:rsidDel="00D57E3F" w:rsidRDefault="00344313" w:rsidP="00D57E3F">
      <w:pPr>
        <w:pStyle w:val="TableofFigures"/>
        <w:tabs>
          <w:tab w:val="right" w:leader="dot" w:pos="9016"/>
        </w:tabs>
        <w:ind w:firstLine="0"/>
        <w:rPr>
          <w:del w:id="2372" w:author="Carlos Erazo" w:date="2020-08-15T05:55:00Z"/>
          <w:rFonts w:asciiTheme="minorHAnsi" w:eastAsiaTheme="minorEastAsia" w:hAnsiTheme="minorHAnsi"/>
          <w:noProof/>
          <w:color w:val="auto"/>
          <w:sz w:val="22"/>
        </w:rPr>
        <w:pPrChange w:id="2373" w:author="Carlos Erazo" w:date="2020-08-15T05:55:00Z">
          <w:pPr>
            <w:pStyle w:val="TableofFigures"/>
            <w:tabs>
              <w:tab w:val="right" w:leader="dot" w:pos="9016"/>
            </w:tabs>
            <w:ind w:firstLine="0"/>
          </w:pPr>
        </w:pPrChange>
      </w:pPr>
      <w:del w:id="2374" w:author="Carlos Erazo" w:date="2020-08-15T05:55:00Z">
        <w:r w:rsidRPr="00B90347" w:rsidDel="00D57E3F">
          <w:rPr>
            <w:noProof/>
          </w:rPr>
          <w:fldChar w:fldCharType="begin"/>
        </w:r>
        <w:r w:rsidRPr="00B90347" w:rsidDel="00D57E3F">
          <w:rPr>
            <w:noProof/>
          </w:rPr>
          <w:delInstrText xml:space="preserve"> HYPERLINK \l "_Toc48268178" </w:delInstrText>
        </w:r>
        <w:r w:rsidRPr="00B90347" w:rsidDel="00D57E3F">
          <w:rPr>
            <w:noProof/>
          </w:rPr>
          <w:fldChar w:fldCharType="separate"/>
        </w:r>
      </w:del>
      <w:ins w:id="2375" w:author="Carlos Erazo" w:date="2020-08-15T05:55:00Z">
        <w:r w:rsidR="00D57E3F">
          <w:rPr>
            <w:b/>
            <w:bCs/>
            <w:noProof/>
          </w:rPr>
          <w:t>Error! Hyperlink reference not valid.</w:t>
        </w:r>
      </w:ins>
      <w:del w:id="2376" w:author="Carlos Erazo" w:date="2020-08-15T05:55:00Z">
        <w:r w:rsidR="0004697E" w:rsidRPr="00B90347" w:rsidDel="00D57E3F">
          <w:rPr>
            <w:rStyle w:val="Hyperlink"/>
            <w:noProof/>
          </w:rPr>
          <w:delText>Snippet 30. Upload file for library usage.</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_Toc48268178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66</w:delText>
        </w:r>
        <w:r w:rsidR="0004697E" w:rsidRPr="00B90347" w:rsidDel="00D57E3F">
          <w:rPr>
            <w:noProof/>
            <w:webHidden/>
          </w:rPr>
          <w:fldChar w:fldCharType="end"/>
        </w:r>
        <w:r w:rsidRPr="00B90347" w:rsidDel="00D57E3F">
          <w:rPr>
            <w:noProof/>
          </w:rPr>
          <w:fldChar w:fldCharType="end"/>
        </w:r>
      </w:del>
    </w:p>
    <w:p w14:paraId="25F164DF" w14:textId="7FCD2C5D" w:rsidR="0004697E" w:rsidRPr="00B90347" w:rsidDel="00D57E3F" w:rsidRDefault="00344313" w:rsidP="00D57E3F">
      <w:pPr>
        <w:pStyle w:val="TableofFigures"/>
        <w:tabs>
          <w:tab w:val="right" w:leader="dot" w:pos="9016"/>
        </w:tabs>
        <w:ind w:firstLine="0"/>
        <w:rPr>
          <w:del w:id="2377" w:author="Carlos Erazo" w:date="2020-08-15T05:55:00Z"/>
          <w:rFonts w:asciiTheme="minorHAnsi" w:eastAsiaTheme="minorEastAsia" w:hAnsiTheme="minorHAnsi"/>
          <w:noProof/>
          <w:color w:val="auto"/>
          <w:sz w:val="22"/>
        </w:rPr>
        <w:pPrChange w:id="2378" w:author="Carlos Erazo" w:date="2020-08-15T05:55:00Z">
          <w:pPr>
            <w:pStyle w:val="TableofFigures"/>
            <w:tabs>
              <w:tab w:val="right" w:leader="dot" w:pos="9016"/>
            </w:tabs>
            <w:ind w:firstLine="0"/>
          </w:pPr>
        </w:pPrChange>
      </w:pPr>
      <w:del w:id="2379" w:author="Carlos Erazo" w:date="2020-08-15T05:55:00Z">
        <w:r w:rsidRPr="00B90347" w:rsidDel="00D57E3F">
          <w:rPr>
            <w:noProof/>
          </w:rPr>
          <w:fldChar w:fldCharType="begin"/>
        </w:r>
        <w:r w:rsidRPr="00B90347" w:rsidDel="00D57E3F">
          <w:rPr>
            <w:noProof/>
          </w:rPr>
          <w:delInstrText xml:space="preserve"> HYPERLINK \l "_Toc48268179" </w:delInstrText>
        </w:r>
        <w:r w:rsidRPr="00B90347" w:rsidDel="00D57E3F">
          <w:rPr>
            <w:noProof/>
          </w:rPr>
          <w:fldChar w:fldCharType="separate"/>
        </w:r>
      </w:del>
      <w:ins w:id="2380" w:author="Carlos Erazo" w:date="2020-08-15T05:55:00Z">
        <w:r w:rsidR="00D57E3F">
          <w:rPr>
            <w:b/>
            <w:bCs/>
            <w:noProof/>
          </w:rPr>
          <w:t>Error! Hyperlink reference not valid.</w:t>
        </w:r>
      </w:ins>
      <w:del w:id="2381" w:author="Carlos Erazo" w:date="2020-08-15T05:55:00Z">
        <w:r w:rsidR="0004697E" w:rsidRPr="00B90347" w:rsidDel="00D57E3F">
          <w:rPr>
            <w:rStyle w:val="Hyperlink"/>
            <w:noProof/>
          </w:rPr>
          <w:delText>Snippet 31. Aggregation of the hydrograph.</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_Toc48268179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66</w:delText>
        </w:r>
        <w:r w:rsidR="0004697E" w:rsidRPr="00B90347" w:rsidDel="00D57E3F">
          <w:rPr>
            <w:noProof/>
            <w:webHidden/>
          </w:rPr>
          <w:fldChar w:fldCharType="end"/>
        </w:r>
        <w:r w:rsidRPr="00B90347" w:rsidDel="00D57E3F">
          <w:rPr>
            <w:noProof/>
          </w:rPr>
          <w:fldChar w:fldCharType="end"/>
        </w:r>
      </w:del>
    </w:p>
    <w:p w14:paraId="38B78AFD" w14:textId="1A032F7C" w:rsidR="0004697E" w:rsidRPr="00B90347" w:rsidDel="00D57E3F" w:rsidRDefault="00344313" w:rsidP="00D57E3F">
      <w:pPr>
        <w:pStyle w:val="TableofFigures"/>
        <w:tabs>
          <w:tab w:val="right" w:leader="dot" w:pos="9016"/>
        </w:tabs>
        <w:ind w:firstLine="0"/>
        <w:rPr>
          <w:del w:id="2382" w:author="Carlos Erazo" w:date="2020-08-15T05:55:00Z"/>
          <w:rFonts w:asciiTheme="minorHAnsi" w:eastAsiaTheme="minorEastAsia" w:hAnsiTheme="minorHAnsi"/>
          <w:noProof/>
          <w:color w:val="auto"/>
          <w:sz w:val="22"/>
        </w:rPr>
        <w:pPrChange w:id="2383" w:author="Carlos Erazo" w:date="2020-08-15T05:55:00Z">
          <w:pPr>
            <w:pStyle w:val="TableofFigures"/>
            <w:tabs>
              <w:tab w:val="right" w:leader="dot" w:pos="9016"/>
            </w:tabs>
            <w:ind w:firstLine="0"/>
          </w:pPr>
        </w:pPrChange>
      </w:pPr>
      <w:del w:id="2384" w:author="Carlos Erazo" w:date="2020-08-15T05:55:00Z">
        <w:r w:rsidRPr="00B90347" w:rsidDel="00D57E3F">
          <w:rPr>
            <w:noProof/>
          </w:rPr>
          <w:fldChar w:fldCharType="begin"/>
        </w:r>
        <w:r w:rsidRPr="00B90347" w:rsidDel="00D57E3F">
          <w:rPr>
            <w:noProof/>
          </w:rPr>
          <w:delInstrText xml:space="preserve"> HYPERLINK \l "_Toc48268180" </w:delInstrText>
        </w:r>
        <w:r w:rsidRPr="00B90347" w:rsidDel="00D57E3F">
          <w:rPr>
            <w:noProof/>
          </w:rPr>
          <w:fldChar w:fldCharType="separate"/>
        </w:r>
      </w:del>
      <w:ins w:id="2385" w:author="Carlos Erazo" w:date="2020-08-15T05:55:00Z">
        <w:r w:rsidR="00D57E3F">
          <w:rPr>
            <w:b/>
            <w:bCs/>
            <w:noProof/>
          </w:rPr>
          <w:t>Error! Hyperlink reference not valid.</w:t>
        </w:r>
      </w:ins>
      <w:del w:id="2386" w:author="Carlos Erazo" w:date="2020-08-15T05:55:00Z">
        <w:r w:rsidR="0004697E" w:rsidRPr="00B90347" w:rsidDel="00D57E3F">
          <w:rPr>
            <w:rStyle w:val="Hyperlink"/>
            <w:noProof/>
          </w:rPr>
          <w:delText>Snippet 32. Calculation of unit hydrograph.</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_Toc48268180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66</w:delText>
        </w:r>
        <w:r w:rsidR="0004697E" w:rsidRPr="00B90347" w:rsidDel="00D57E3F">
          <w:rPr>
            <w:noProof/>
            <w:webHidden/>
          </w:rPr>
          <w:fldChar w:fldCharType="end"/>
        </w:r>
        <w:r w:rsidRPr="00B90347" w:rsidDel="00D57E3F">
          <w:rPr>
            <w:noProof/>
          </w:rPr>
          <w:fldChar w:fldCharType="end"/>
        </w:r>
      </w:del>
    </w:p>
    <w:p w14:paraId="745BECCA" w14:textId="716C74D5" w:rsidR="0004697E" w:rsidRPr="00B90347" w:rsidDel="00D57E3F" w:rsidRDefault="00344313" w:rsidP="00D57E3F">
      <w:pPr>
        <w:pStyle w:val="TableofFigures"/>
        <w:tabs>
          <w:tab w:val="right" w:leader="dot" w:pos="9016"/>
        </w:tabs>
        <w:ind w:firstLine="0"/>
        <w:rPr>
          <w:del w:id="2387" w:author="Carlos Erazo" w:date="2020-08-15T05:55:00Z"/>
          <w:rFonts w:asciiTheme="minorHAnsi" w:eastAsiaTheme="minorEastAsia" w:hAnsiTheme="minorHAnsi"/>
          <w:noProof/>
          <w:color w:val="auto"/>
          <w:sz w:val="22"/>
        </w:rPr>
        <w:pPrChange w:id="2388" w:author="Carlos Erazo" w:date="2020-08-15T05:55:00Z">
          <w:pPr>
            <w:pStyle w:val="TableofFigures"/>
            <w:tabs>
              <w:tab w:val="right" w:leader="dot" w:pos="9016"/>
            </w:tabs>
            <w:ind w:firstLine="0"/>
          </w:pPr>
        </w:pPrChange>
      </w:pPr>
      <w:del w:id="2389" w:author="Carlos Erazo" w:date="2020-08-15T05:55:00Z">
        <w:r w:rsidRPr="00B90347" w:rsidDel="00D57E3F">
          <w:rPr>
            <w:noProof/>
          </w:rPr>
          <w:fldChar w:fldCharType="begin"/>
        </w:r>
        <w:r w:rsidRPr="00B90347" w:rsidDel="00D57E3F">
          <w:rPr>
            <w:noProof/>
          </w:rPr>
          <w:delInstrText xml:space="preserve"> HYPERLINK \l "_Toc48268181" </w:delInstrText>
        </w:r>
        <w:r w:rsidRPr="00B90347" w:rsidDel="00D57E3F">
          <w:rPr>
            <w:noProof/>
          </w:rPr>
          <w:fldChar w:fldCharType="separate"/>
        </w:r>
      </w:del>
      <w:ins w:id="2390" w:author="Carlos Erazo" w:date="2020-08-15T05:55:00Z">
        <w:r w:rsidR="00D57E3F">
          <w:rPr>
            <w:b/>
            <w:bCs/>
            <w:noProof/>
          </w:rPr>
          <w:t>Error! Hyperlink reference not valid.</w:t>
        </w:r>
      </w:ins>
      <w:del w:id="2391" w:author="Carlos Erazo" w:date="2020-08-15T05:55:00Z">
        <w:r w:rsidR="0004697E" w:rsidRPr="00B90347" w:rsidDel="00D57E3F">
          <w:rPr>
            <w:rStyle w:val="Hyperlink"/>
            <w:noProof/>
          </w:rPr>
          <w:delText xml:space="preserve">Snippet 33. Using </w:delText>
        </w:r>
        <w:r w:rsidR="0004697E" w:rsidRPr="00B90347" w:rsidDel="00D57E3F">
          <w:rPr>
            <w:rStyle w:val="Hyperlink"/>
            <w:i/>
            <w:noProof/>
          </w:rPr>
          <w:delText>thiessen</w:delText>
        </w:r>
        <w:r w:rsidR="0004697E" w:rsidRPr="00B90347" w:rsidDel="00D57E3F">
          <w:rPr>
            <w:rStyle w:val="Hyperlink"/>
            <w:noProof/>
          </w:rPr>
          <w:delText xml:space="preserve"> function for rainfall averages.</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_Toc48268181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67</w:delText>
        </w:r>
        <w:r w:rsidR="0004697E" w:rsidRPr="00B90347" w:rsidDel="00D57E3F">
          <w:rPr>
            <w:noProof/>
            <w:webHidden/>
          </w:rPr>
          <w:fldChar w:fldCharType="end"/>
        </w:r>
        <w:r w:rsidRPr="00B90347" w:rsidDel="00D57E3F">
          <w:rPr>
            <w:noProof/>
          </w:rPr>
          <w:fldChar w:fldCharType="end"/>
        </w:r>
      </w:del>
    </w:p>
    <w:p w14:paraId="0597FC45" w14:textId="4E97F61A" w:rsidR="0004697E" w:rsidRPr="00B90347" w:rsidDel="00D57E3F" w:rsidRDefault="00344313" w:rsidP="00D57E3F">
      <w:pPr>
        <w:pStyle w:val="TableofFigures"/>
        <w:tabs>
          <w:tab w:val="right" w:leader="dot" w:pos="9016"/>
        </w:tabs>
        <w:ind w:firstLine="0"/>
        <w:rPr>
          <w:del w:id="2392" w:author="Carlos Erazo" w:date="2020-08-15T05:55:00Z"/>
          <w:rFonts w:asciiTheme="minorHAnsi" w:eastAsiaTheme="minorEastAsia" w:hAnsiTheme="minorHAnsi"/>
          <w:noProof/>
          <w:color w:val="auto"/>
          <w:sz w:val="22"/>
        </w:rPr>
        <w:pPrChange w:id="2393" w:author="Carlos Erazo" w:date="2020-08-15T05:55:00Z">
          <w:pPr>
            <w:pStyle w:val="TableofFigures"/>
            <w:tabs>
              <w:tab w:val="right" w:leader="dot" w:pos="9016"/>
            </w:tabs>
            <w:ind w:firstLine="0"/>
          </w:pPr>
        </w:pPrChange>
      </w:pPr>
      <w:del w:id="2394" w:author="Carlos Erazo" w:date="2020-08-15T05:55:00Z">
        <w:r w:rsidRPr="00B90347" w:rsidDel="00D57E3F">
          <w:rPr>
            <w:noProof/>
          </w:rPr>
          <w:fldChar w:fldCharType="begin"/>
        </w:r>
        <w:r w:rsidRPr="00B90347" w:rsidDel="00D57E3F">
          <w:rPr>
            <w:noProof/>
          </w:rPr>
          <w:delInstrText xml:space="preserve"> HYPERLINK \l "_Toc48268182" </w:delInstrText>
        </w:r>
        <w:r w:rsidRPr="00B90347" w:rsidDel="00D57E3F">
          <w:rPr>
            <w:noProof/>
          </w:rPr>
          <w:fldChar w:fldCharType="separate"/>
        </w:r>
      </w:del>
      <w:ins w:id="2395" w:author="Carlos Erazo" w:date="2020-08-15T05:55:00Z">
        <w:r w:rsidR="00D57E3F">
          <w:rPr>
            <w:b/>
            <w:bCs/>
            <w:noProof/>
          </w:rPr>
          <w:t>Error! Hyperlink reference not valid.</w:t>
        </w:r>
      </w:ins>
      <w:del w:id="2396" w:author="Carlos Erazo" w:date="2020-08-15T05:55:00Z">
        <w:r w:rsidR="0004697E" w:rsidRPr="00B90347" w:rsidDel="00D57E3F">
          <w:rPr>
            <w:rStyle w:val="Hyperlink"/>
            <w:noProof/>
          </w:rPr>
          <w:delText>Snippet 34. Aggregation of hyetograph.</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_Toc48268182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67</w:delText>
        </w:r>
        <w:r w:rsidR="0004697E" w:rsidRPr="00B90347" w:rsidDel="00D57E3F">
          <w:rPr>
            <w:noProof/>
            <w:webHidden/>
          </w:rPr>
          <w:fldChar w:fldCharType="end"/>
        </w:r>
        <w:r w:rsidRPr="00B90347" w:rsidDel="00D57E3F">
          <w:rPr>
            <w:noProof/>
          </w:rPr>
          <w:fldChar w:fldCharType="end"/>
        </w:r>
      </w:del>
    </w:p>
    <w:p w14:paraId="32B59259" w14:textId="5F078D93" w:rsidR="0004697E" w:rsidRPr="00B90347" w:rsidDel="00D57E3F" w:rsidRDefault="00344313" w:rsidP="00D57E3F">
      <w:pPr>
        <w:pStyle w:val="TableofFigures"/>
        <w:tabs>
          <w:tab w:val="right" w:leader="dot" w:pos="9016"/>
        </w:tabs>
        <w:ind w:firstLine="0"/>
        <w:rPr>
          <w:del w:id="2397" w:author="Carlos Erazo" w:date="2020-08-15T05:55:00Z"/>
          <w:rFonts w:asciiTheme="minorHAnsi" w:eastAsiaTheme="minorEastAsia" w:hAnsiTheme="minorHAnsi"/>
          <w:noProof/>
          <w:color w:val="auto"/>
          <w:sz w:val="22"/>
        </w:rPr>
        <w:pPrChange w:id="2398" w:author="Carlos Erazo" w:date="2020-08-15T05:55:00Z">
          <w:pPr>
            <w:pStyle w:val="TableofFigures"/>
            <w:tabs>
              <w:tab w:val="right" w:leader="dot" w:pos="9016"/>
            </w:tabs>
            <w:ind w:firstLine="0"/>
          </w:pPr>
        </w:pPrChange>
      </w:pPr>
      <w:del w:id="2399" w:author="Carlos Erazo" w:date="2020-08-15T05:55:00Z">
        <w:r w:rsidRPr="00B90347" w:rsidDel="00D57E3F">
          <w:rPr>
            <w:noProof/>
          </w:rPr>
          <w:fldChar w:fldCharType="begin"/>
        </w:r>
        <w:r w:rsidRPr="00B90347" w:rsidDel="00D57E3F">
          <w:rPr>
            <w:noProof/>
          </w:rPr>
          <w:delInstrText xml:space="preserve"> HYPERLINK \l "_Toc48268183" </w:delInstrText>
        </w:r>
        <w:r w:rsidRPr="00B90347" w:rsidDel="00D57E3F">
          <w:rPr>
            <w:noProof/>
          </w:rPr>
          <w:fldChar w:fldCharType="separate"/>
        </w:r>
      </w:del>
      <w:ins w:id="2400" w:author="Carlos Erazo" w:date="2020-08-15T05:55:00Z">
        <w:r w:rsidR="00D57E3F">
          <w:rPr>
            <w:b/>
            <w:bCs/>
            <w:noProof/>
          </w:rPr>
          <w:t>Error! Hyperlink reference not valid.</w:t>
        </w:r>
      </w:ins>
      <w:del w:id="2401" w:author="Carlos Erazo" w:date="2020-08-15T05:55:00Z">
        <w:r w:rsidR="0004697E" w:rsidRPr="00B90347" w:rsidDel="00D57E3F">
          <w:rPr>
            <w:rStyle w:val="Hyperlink"/>
            <w:noProof/>
          </w:rPr>
          <w:delText>Snippet 35.l Computation of convolution flooding hydrograph.</w:delText>
        </w:r>
        <w:r w:rsidR="0004697E" w:rsidRPr="00B90347" w:rsidDel="00D57E3F">
          <w:rPr>
            <w:noProof/>
            <w:webHidden/>
          </w:rPr>
          <w:tab/>
        </w:r>
        <w:r w:rsidR="0004697E" w:rsidRPr="00B90347" w:rsidDel="00D57E3F">
          <w:rPr>
            <w:noProof/>
            <w:webHidden/>
          </w:rPr>
          <w:fldChar w:fldCharType="begin"/>
        </w:r>
        <w:r w:rsidR="0004697E" w:rsidRPr="00B90347" w:rsidDel="00D57E3F">
          <w:rPr>
            <w:noProof/>
            <w:webHidden/>
          </w:rPr>
          <w:delInstrText xml:space="preserve"> PAGEREF _Toc48268183 \h </w:delInstrText>
        </w:r>
        <w:r w:rsidR="0004697E" w:rsidRPr="00B90347" w:rsidDel="00D57E3F">
          <w:rPr>
            <w:noProof/>
            <w:webHidden/>
          </w:rPr>
        </w:r>
        <w:r w:rsidR="0004697E" w:rsidRPr="00B90347" w:rsidDel="00D57E3F">
          <w:rPr>
            <w:noProof/>
            <w:webHidden/>
          </w:rPr>
          <w:fldChar w:fldCharType="separate"/>
        </w:r>
        <w:r w:rsidR="0004697E" w:rsidRPr="00B90347" w:rsidDel="00D57E3F">
          <w:rPr>
            <w:noProof/>
            <w:webHidden/>
          </w:rPr>
          <w:delText>68</w:delText>
        </w:r>
        <w:r w:rsidR="0004697E" w:rsidRPr="00B90347" w:rsidDel="00D57E3F">
          <w:rPr>
            <w:noProof/>
            <w:webHidden/>
          </w:rPr>
          <w:fldChar w:fldCharType="end"/>
        </w:r>
        <w:r w:rsidRPr="00B90347" w:rsidDel="00D57E3F">
          <w:rPr>
            <w:noProof/>
          </w:rPr>
          <w:fldChar w:fldCharType="end"/>
        </w:r>
      </w:del>
    </w:p>
    <w:p w14:paraId="1B3476CB" w14:textId="7ABC2B68" w:rsidR="008B5A51" w:rsidRPr="00B90347" w:rsidRDefault="008B5A51" w:rsidP="00D57E3F">
      <w:pPr>
        <w:ind w:firstLine="0"/>
      </w:pPr>
      <w:r w:rsidRPr="00B90347">
        <w:fldChar w:fldCharType="end"/>
      </w:r>
    </w:p>
    <w:p w14:paraId="35D308EC" w14:textId="43114929" w:rsidR="00BB354C" w:rsidRDefault="00BB354C" w:rsidP="007073A8">
      <w:pPr>
        <w:ind w:firstLine="0"/>
        <w:jc w:val="left"/>
        <w:rPr>
          <w:ins w:id="2402" w:author="Carlos Erazo" w:date="2020-08-15T04:51:00Z"/>
        </w:rPr>
      </w:pPr>
      <w:del w:id="2403" w:author="Carlos Erazo" w:date="2020-08-15T04:51:00Z">
        <w:r w:rsidRPr="00B90347" w:rsidDel="007073A8">
          <w:br w:type="page"/>
        </w:r>
      </w:del>
    </w:p>
    <w:p w14:paraId="093074E7" w14:textId="19C91C58" w:rsidR="007073A8" w:rsidRDefault="007073A8" w:rsidP="007073A8">
      <w:pPr>
        <w:ind w:firstLine="0"/>
        <w:jc w:val="left"/>
        <w:rPr>
          <w:ins w:id="2404" w:author="Carlos Erazo" w:date="2020-08-15T04:51:00Z"/>
        </w:rPr>
      </w:pPr>
    </w:p>
    <w:p w14:paraId="535116B6" w14:textId="7A3790D5" w:rsidR="007073A8" w:rsidRDefault="007073A8" w:rsidP="007073A8">
      <w:pPr>
        <w:ind w:firstLine="0"/>
        <w:jc w:val="left"/>
        <w:rPr>
          <w:ins w:id="2405" w:author="Carlos Erazo" w:date="2020-08-15T04:51:00Z"/>
        </w:rPr>
      </w:pPr>
    </w:p>
    <w:p w14:paraId="40BC251A" w14:textId="37CEAEBE" w:rsidR="007073A8" w:rsidRDefault="007073A8" w:rsidP="007073A8">
      <w:pPr>
        <w:ind w:firstLine="0"/>
        <w:jc w:val="left"/>
        <w:rPr>
          <w:ins w:id="2406" w:author="Carlos Erazo" w:date="2020-08-15T04:51:00Z"/>
        </w:rPr>
      </w:pPr>
    </w:p>
    <w:p w14:paraId="0F1278E8" w14:textId="32BA3EC0" w:rsidR="007073A8" w:rsidRDefault="007073A8" w:rsidP="007073A8">
      <w:pPr>
        <w:ind w:firstLine="0"/>
        <w:jc w:val="left"/>
        <w:rPr>
          <w:ins w:id="2407" w:author="Carlos Erazo" w:date="2020-08-15T04:51:00Z"/>
        </w:rPr>
      </w:pPr>
    </w:p>
    <w:p w14:paraId="2E060E23" w14:textId="13BFF55F" w:rsidR="007073A8" w:rsidRDefault="007073A8" w:rsidP="007073A8">
      <w:pPr>
        <w:ind w:firstLine="0"/>
        <w:jc w:val="left"/>
        <w:rPr>
          <w:ins w:id="2408" w:author="Carlos Erazo" w:date="2020-08-15T04:51:00Z"/>
        </w:rPr>
      </w:pPr>
    </w:p>
    <w:p w14:paraId="46350AFD" w14:textId="51869A6E" w:rsidR="007073A8" w:rsidRDefault="007073A8" w:rsidP="007073A8">
      <w:pPr>
        <w:ind w:firstLine="0"/>
        <w:jc w:val="left"/>
        <w:rPr>
          <w:ins w:id="2409" w:author="Carlos Erazo" w:date="2020-08-15T04:51:00Z"/>
        </w:rPr>
      </w:pPr>
    </w:p>
    <w:p w14:paraId="33DF60AD" w14:textId="3B963ADD" w:rsidR="007073A8" w:rsidRDefault="007073A8" w:rsidP="007073A8">
      <w:pPr>
        <w:ind w:firstLine="0"/>
        <w:jc w:val="left"/>
        <w:rPr>
          <w:ins w:id="2410" w:author="Carlos Erazo" w:date="2020-08-15T04:51:00Z"/>
          <w:rFonts w:asciiTheme="majorHAnsi" w:eastAsiaTheme="majorEastAsia" w:hAnsiTheme="majorHAnsi" w:cstheme="majorBidi"/>
          <w:color w:val="2F5496" w:themeColor="accent1" w:themeShade="BF"/>
          <w:sz w:val="32"/>
          <w:szCs w:val="32"/>
        </w:rPr>
      </w:pPr>
    </w:p>
    <w:p w14:paraId="78E1EBC8" w14:textId="120F6FBD" w:rsidR="007073A8" w:rsidRDefault="007073A8" w:rsidP="007073A8">
      <w:pPr>
        <w:ind w:firstLine="0"/>
        <w:jc w:val="left"/>
        <w:rPr>
          <w:ins w:id="2411" w:author="Carlos Erazo" w:date="2020-08-15T05:55:00Z"/>
          <w:rFonts w:asciiTheme="majorHAnsi" w:eastAsiaTheme="majorEastAsia" w:hAnsiTheme="majorHAnsi" w:cstheme="majorBidi"/>
          <w:color w:val="2F5496" w:themeColor="accent1" w:themeShade="BF"/>
          <w:sz w:val="32"/>
          <w:szCs w:val="32"/>
        </w:rPr>
      </w:pPr>
    </w:p>
    <w:p w14:paraId="753E72D5" w14:textId="77777777" w:rsidR="00D57E3F" w:rsidRPr="00B90347" w:rsidRDefault="00D57E3F" w:rsidP="007073A8">
      <w:pPr>
        <w:ind w:firstLine="0"/>
        <w:jc w:val="left"/>
        <w:rPr>
          <w:rFonts w:asciiTheme="majorHAnsi" w:eastAsiaTheme="majorEastAsia" w:hAnsiTheme="majorHAnsi" w:cstheme="majorBidi"/>
          <w:color w:val="2F5496" w:themeColor="accent1" w:themeShade="BF"/>
          <w:sz w:val="32"/>
          <w:szCs w:val="32"/>
        </w:rPr>
        <w:pPrChange w:id="2412" w:author="Carlos Erazo" w:date="2020-08-15T04:51:00Z">
          <w:pPr>
            <w:jc w:val="left"/>
          </w:pPr>
        </w:pPrChange>
      </w:pPr>
    </w:p>
    <w:p w14:paraId="0BFD3E8D" w14:textId="2E626FAE" w:rsidR="008B5A51" w:rsidRPr="00B90347" w:rsidRDefault="008B5A51" w:rsidP="00344313">
      <w:pPr>
        <w:pStyle w:val="Heading1"/>
        <w:numPr>
          <w:ilvl w:val="0"/>
          <w:numId w:val="0"/>
        </w:numPr>
        <w:ind w:left="432" w:hanging="432"/>
      </w:pPr>
      <w:bookmarkStart w:id="2413" w:name="_Toc48337911"/>
      <w:bookmarkStart w:id="2414" w:name="_Toc48363137"/>
      <w:commentRangeStart w:id="2415"/>
      <w:commentRangeStart w:id="2416"/>
      <w:commentRangeStart w:id="2417"/>
      <w:r w:rsidRPr="00B90347">
        <w:t>Abbreviations</w:t>
      </w:r>
      <w:commentRangeEnd w:id="2415"/>
      <w:r w:rsidR="00FD2940" w:rsidRPr="00B90347">
        <w:rPr>
          <w:rStyle w:val="CommentReference"/>
          <w:rFonts w:eastAsiaTheme="minorHAnsi" w:cstheme="minorBidi"/>
          <w:b w:val="0"/>
          <w:smallCaps w:val="0"/>
          <w:color w:val="000000" w:themeColor="text1"/>
        </w:rPr>
        <w:commentReference w:id="2415"/>
      </w:r>
      <w:commentRangeEnd w:id="2416"/>
      <w:r w:rsidR="00C50FB6" w:rsidRPr="00B90347">
        <w:rPr>
          <w:rStyle w:val="CommentReference"/>
          <w:rFonts w:eastAsiaTheme="minorHAnsi" w:cstheme="minorBidi"/>
          <w:b w:val="0"/>
          <w:smallCaps w:val="0"/>
          <w:color w:val="000000" w:themeColor="text1"/>
        </w:rPr>
        <w:commentReference w:id="2416"/>
      </w:r>
      <w:commentRangeEnd w:id="2417"/>
      <w:r w:rsidR="00C50FB6" w:rsidRPr="00B90347">
        <w:rPr>
          <w:rStyle w:val="CommentReference"/>
          <w:rFonts w:eastAsiaTheme="minorHAnsi" w:cstheme="minorBidi"/>
          <w:b w:val="0"/>
          <w:smallCaps w:val="0"/>
          <w:color w:val="000000" w:themeColor="text1"/>
        </w:rPr>
        <w:commentReference w:id="2417"/>
      </w:r>
      <w:bookmarkEnd w:id="2413"/>
      <w:bookmarkEnd w:id="2414"/>
    </w:p>
    <w:p w14:paraId="1D99A14E" w14:textId="77777777" w:rsidR="008B5A51" w:rsidRPr="00B90347" w:rsidRDefault="008B5A51" w:rsidP="008B5A51">
      <w:pPr>
        <w:pStyle w:val="ListParagraph"/>
        <w:numPr>
          <w:ilvl w:val="0"/>
          <w:numId w:val="1"/>
        </w:numPr>
      </w:pPr>
      <w:r w:rsidRPr="00B90347">
        <w:t>API: application program interface.</w:t>
      </w:r>
    </w:p>
    <w:p w14:paraId="29CDFF62" w14:textId="77777777" w:rsidR="008B5A51" w:rsidRPr="00B90347" w:rsidRDefault="008B5A51" w:rsidP="008B5A51">
      <w:pPr>
        <w:pStyle w:val="ListParagraph"/>
        <w:numPr>
          <w:ilvl w:val="0"/>
          <w:numId w:val="1"/>
        </w:numPr>
      </w:pPr>
      <w:r w:rsidRPr="00B90347">
        <w:t xml:space="preserve">External library (JavaScript): a library of functions that have been created by third parties which aim to provide with standardized and optimized functionalities for specific problems. </w:t>
      </w:r>
    </w:p>
    <w:p w14:paraId="5ECB2878" w14:textId="77777777" w:rsidR="008B5A51" w:rsidRPr="00B90347" w:rsidRDefault="008B5A51" w:rsidP="008B5A51">
      <w:pPr>
        <w:pStyle w:val="ListParagraph"/>
        <w:numPr>
          <w:ilvl w:val="0"/>
          <w:numId w:val="1"/>
        </w:numPr>
      </w:pPr>
      <w:r w:rsidRPr="00B90347">
        <w:t>Lazy-loading: asynchronous loading of interfaces such as images, websites, external libraries, etc.</w:t>
      </w:r>
    </w:p>
    <w:p w14:paraId="32DC6394" w14:textId="77777777" w:rsidR="008B5A51" w:rsidRPr="00B90347" w:rsidRDefault="008B5A51" w:rsidP="008B5A51">
      <w:pPr>
        <w:pStyle w:val="ListParagraph"/>
        <w:numPr>
          <w:ilvl w:val="0"/>
          <w:numId w:val="1"/>
        </w:numPr>
      </w:pPr>
      <w:r w:rsidRPr="00B90347">
        <w:t>EcmaScript: commonly used international agreements for client-side code development of the World Wide Web.</w:t>
      </w:r>
    </w:p>
    <w:p w14:paraId="4BE4F264" w14:textId="77777777" w:rsidR="008B5A51" w:rsidRPr="00B90347" w:rsidRDefault="008B5A51" w:rsidP="008B5A51">
      <w:pPr>
        <w:pStyle w:val="ListParagraph"/>
        <w:numPr>
          <w:ilvl w:val="0"/>
          <w:numId w:val="1"/>
        </w:numPr>
      </w:pPr>
      <w:r w:rsidRPr="00B90347">
        <w:t>CDN: content distribution network, used for calling external libraries dynamically.</w:t>
      </w:r>
    </w:p>
    <w:p w14:paraId="2933C710" w14:textId="22108991" w:rsidR="008B5A51" w:rsidRPr="00B90347" w:rsidRDefault="008B5A51" w:rsidP="008B5A51">
      <w:pPr>
        <w:pStyle w:val="ListParagraph"/>
        <w:numPr>
          <w:ilvl w:val="0"/>
          <w:numId w:val="1"/>
        </w:numPr>
      </w:pPr>
      <w:r w:rsidRPr="00B90347">
        <w:t>REST: acronym for Representational State Transfer</w:t>
      </w:r>
      <w:r w:rsidR="00747B33" w:rsidRPr="00B90347">
        <w:t>.</w:t>
      </w:r>
    </w:p>
    <w:p w14:paraId="42687765" w14:textId="77777777" w:rsidR="008B5A51" w:rsidRPr="00B90347" w:rsidRDefault="008B5A51" w:rsidP="008B5A51">
      <w:pPr>
        <w:pStyle w:val="ListParagraph"/>
        <w:numPr>
          <w:ilvl w:val="0"/>
          <w:numId w:val="1"/>
        </w:numPr>
      </w:pPr>
      <w:r w:rsidRPr="00B90347">
        <w:t>AEMET: Spanish Meteorological Agency (Agencia Estatal de Meteorologia).</w:t>
      </w:r>
    </w:p>
    <w:p w14:paraId="3CB93B94" w14:textId="77777777" w:rsidR="008B5A51" w:rsidRPr="00B90347" w:rsidRDefault="008B5A51" w:rsidP="008B5A51">
      <w:pPr>
        <w:pStyle w:val="ListParagraph"/>
        <w:numPr>
          <w:ilvl w:val="0"/>
          <w:numId w:val="1"/>
        </w:numPr>
      </w:pPr>
      <w:r w:rsidRPr="00B90347">
        <w:t>CORS: acronym for cross-origin requests in browser technology.</w:t>
      </w:r>
    </w:p>
    <w:p w14:paraId="292F6719" w14:textId="77777777" w:rsidR="008B5A51" w:rsidRPr="00B90347" w:rsidRDefault="008B5A51" w:rsidP="008B5A51">
      <w:pPr>
        <w:pStyle w:val="ListParagraph"/>
        <w:numPr>
          <w:ilvl w:val="0"/>
          <w:numId w:val="1"/>
        </w:numPr>
      </w:pPr>
      <w:r w:rsidRPr="00B90347">
        <w:t>EAUK: Environmental Agency of the United Kingdom.</w:t>
      </w:r>
    </w:p>
    <w:p w14:paraId="1A92E4C1" w14:textId="77777777" w:rsidR="008B5A51" w:rsidRPr="00B90347" w:rsidRDefault="008B5A51" w:rsidP="008B5A51">
      <w:pPr>
        <w:pStyle w:val="ListParagraph"/>
        <w:numPr>
          <w:ilvl w:val="0"/>
          <w:numId w:val="1"/>
        </w:numPr>
      </w:pPr>
      <w:r w:rsidRPr="00B90347">
        <w:t>FEMA: United States Federal Emergency Management Agency.</w:t>
      </w:r>
    </w:p>
    <w:p w14:paraId="105E7C36" w14:textId="77777777" w:rsidR="008B5A51" w:rsidRPr="00B90347" w:rsidRDefault="008B5A51" w:rsidP="008B5A51">
      <w:pPr>
        <w:pStyle w:val="ListParagraph"/>
        <w:numPr>
          <w:ilvl w:val="0"/>
          <w:numId w:val="1"/>
        </w:numPr>
      </w:pPr>
      <w:r w:rsidRPr="00B90347">
        <w:t xml:space="preserve">METEOIT: Italian meteorological network. </w:t>
      </w:r>
    </w:p>
    <w:p w14:paraId="13CFCAA8" w14:textId="77777777" w:rsidR="008B5A51" w:rsidRPr="00B90347" w:rsidRDefault="008B5A51" w:rsidP="008B5A51">
      <w:pPr>
        <w:pStyle w:val="ListParagraph"/>
        <w:numPr>
          <w:ilvl w:val="0"/>
          <w:numId w:val="1"/>
        </w:numPr>
      </w:pPr>
      <w:r w:rsidRPr="00B90347">
        <w:t>Object (JavaScript Environment): available variables, functions, definitions on the language. It is the main idea for the language’s development (object-based paradigm).</w:t>
      </w:r>
    </w:p>
    <w:p w14:paraId="259E5ADC" w14:textId="77777777" w:rsidR="008B5A51" w:rsidRPr="00B90347" w:rsidRDefault="008B5A51" w:rsidP="008B5A51">
      <w:pPr>
        <w:pStyle w:val="ListParagraph"/>
        <w:numPr>
          <w:ilvl w:val="0"/>
          <w:numId w:val="1"/>
        </w:numPr>
      </w:pPr>
      <w:r w:rsidRPr="00B90347">
        <w:t>NOAA: National Oceanic and Atmospheric Administration of the United States.</w:t>
      </w:r>
    </w:p>
    <w:p w14:paraId="47107CDE" w14:textId="77777777" w:rsidR="008B5A51" w:rsidRPr="00B90347" w:rsidRDefault="008B5A51" w:rsidP="008B5A51">
      <w:pPr>
        <w:pStyle w:val="ListParagraph"/>
        <w:numPr>
          <w:ilvl w:val="0"/>
          <w:numId w:val="1"/>
        </w:numPr>
      </w:pPr>
      <w:r w:rsidRPr="00B90347">
        <w:t>USGS: United States Geological Service.</w:t>
      </w:r>
    </w:p>
    <w:p w14:paraId="5E932D68" w14:textId="77777777" w:rsidR="008B5A51" w:rsidRPr="00D57E3F" w:rsidRDefault="008B5A51" w:rsidP="008B5A51">
      <w:pPr>
        <w:pStyle w:val="ListParagraph"/>
        <w:numPr>
          <w:ilvl w:val="0"/>
          <w:numId w:val="1"/>
        </w:numPr>
        <w:rPr>
          <w:lang w:val="de-DE"/>
        </w:rPr>
      </w:pPr>
      <w:r w:rsidRPr="00D57E3F">
        <w:rPr>
          <w:lang w:val="de-DE"/>
        </w:rPr>
        <w:t>DWD: Deutscher Wetterdiesnt (German Weather).</w:t>
      </w:r>
    </w:p>
    <w:p w14:paraId="4F41EA0A" w14:textId="77777777" w:rsidR="008B5A51" w:rsidRPr="00B90347" w:rsidRDefault="008B5A51" w:rsidP="008B5A51">
      <w:pPr>
        <w:pStyle w:val="ListParagraph"/>
        <w:numPr>
          <w:ilvl w:val="0"/>
          <w:numId w:val="1"/>
        </w:numPr>
      </w:pPr>
      <w:r w:rsidRPr="00B90347">
        <w:t>Syntactic sugar: ways of coding that become easier to write.</w:t>
      </w:r>
    </w:p>
    <w:p w14:paraId="2EBC53C1" w14:textId="77777777" w:rsidR="008B5A51" w:rsidRPr="00B90347" w:rsidRDefault="008B5A51" w:rsidP="008B5A51">
      <w:pPr>
        <w:pStyle w:val="ListParagraph"/>
        <w:numPr>
          <w:ilvl w:val="0"/>
          <w:numId w:val="1"/>
        </w:numPr>
      </w:pPr>
      <w:r w:rsidRPr="00B90347">
        <w:t>Blob: Binary Large Object; a chunk of data.</w:t>
      </w:r>
    </w:p>
    <w:p w14:paraId="09E5EFF4" w14:textId="77777777" w:rsidR="008B5A51" w:rsidRPr="00B90347" w:rsidRDefault="008B5A51" w:rsidP="008B5A51">
      <w:pPr>
        <w:pStyle w:val="ListParagraph"/>
        <w:numPr>
          <w:ilvl w:val="0"/>
          <w:numId w:val="1"/>
        </w:numPr>
      </w:pPr>
      <w:r w:rsidRPr="00B90347">
        <w:t>PRF: Peak rate flow.</w:t>
      </w:r>
    </w:p>
    <w:p w14:paraId="55331923" w14:textId="77777777" w:rsidR="008B5A51" w:rsidRPr="00B90347" w:rsidRDefault="008B5A51" w:rsidP="008B5A51">
      <w:pPr>
        <w:pStyle w:val="ListParagraph"/>
        <w:numPr>
          <w:ilvl w:val="0"/>
          <w:numId w:val="1"/>
        </w:numPr>
      </w:pPr>
      <w:r w:rsidRPr="00B90347">
        <w:t>cfs: Cubic feet per second.</w:t>
      </w:r>
    </w:p>
    <w:p w14:paraId="24584815" w14:textId="77777777" w:rsidR="008B5A51" w:rsidRPr="00B90347" w:rsidRDefault="008B5A51" w:rsidP="008B5A51">
      <w:pPr>
        <w:pStyle w:val="ListParagraph"/>
        <w:numPr>
          <w:ilvl w:val="0"/>
          <w:numId w:val="1"/>
        </w:numPr>
      </w:pPr>
      <w:r w:rsidRPr="00B90347">
        <w:t>cumecs: Cubic meters per second.</w:t>
      </w:r>
    </w:p>
    <w:p w14:paraId="69D20479" w14:textId="77777777" w:rsidR="008B5A51" w:rsidRPr="00B90347" w:rsidRDefault="008B5A51" w:rsidP="008B5A51">
      <w:pPr>
        <w:pStyle w:val="ListParagraph"/>
        <w:numPr>
          <w:ilvl w:val="0"/>
          <w:numId w:val="1"/>
        </w:numPr>
      </w:pPr>
      <w:r w:rsidRPr="00B90347">
        <w:lastRenderedPageBreak/>
        <w:t>UH: Unit hydrograph.</w:t>
      </w:r>
    </w:p>
    <w:p w14:paraId="390294A9" w14:textId="0E079C6D" w:rsidR="008B5A51" w:rsidRPr="00B90347" w:rsidRDefault="008B5A51" w:rsidP="008B5A51">
      <w:pPr>
        <w:pStyle w:val="ListParagraph"/>
        <w:numPr>
          <w:ilvl w:val="0"/>
          <w:numId w:val="1"/>
        </w:numPr>
      </w:pPr>
      <w:r w:rsidRPr="00B90347">
        <w:t>DUH: Dimensionless unit hydrograph.</w:t>
      </w:r>
    </w:p>
    <w:p w14:paraId="2CA92DB8" w14:textId="19094A0B" w:rsidR="00BB354C" w:rsidRPr="00B90347" w:rsidRDefault="00D91935" w:rsidP="00D91935">
      <w:pPr>
        <w:pStyle w:val="ListParagraph"/>
        <w:numPr>
          <w:ilvl w:val="0"/>
          <w:numId w:val="1"/>
        </w:numPr>
      </w:pPr>
      <w:r w:rsidRPr="00B90347">
        <w:t>SCS: United States Soil Conservation Service.</w:t>
      </w:r>
    </w:p>
    <w:p w14:paraId="146A4AE9" w14:textId="1E08910B" w:rsidR="00945AFF" w:rsidRPr="00B90347" w:rsidRDefault="00945AFF" w:rsidP="00D91935">
      <w:pPr>
        <w:pStyle w:val="ListParagraph"/>
        <w:numPr>
          <w:ilvl w:val="0"/>
          <w:numId w:val="1"/>
        </w:numPr>
      </w:pPr>
      <w:r w:rsidRPr="00B90347">
        <w:t>ERH: Effective rainfall hydrograph.</w:t>
      </w:r>
    </w:p>
    <w:p w14:paraId="25EE2848" w14:textId="4C5B09F6" w:rsidR="007B6F87" w:rsidRPr="00B90347" w:rsidRDefault="007B6F87" w:rsidP="00D91935">
      <w:pPr>
        <w:pStyle w:val="ListParagraph"/>
        <w:numPr>
          <w:ilvl w:val="0"/>
          <w:numId w:val="1"/>
        </w:numPr>
      </w:pPr>
      <w:r w:rsidRPr="00B90347">
        <w:t>JSON: JavaScript Object Notation, commonly used format for data management.</w:t>
      </w:r>
    </w:p>
    <w:p w14:paraId="5B99FA1B" w14:textId="3F0D1AC6" w:rsidR="007B6F87" w:rsidRPr="00B90347" w:rsidRDefault="007B6F87" w:rsidP="00D91935">
      <w:pPr>
        <w:pStyle w:val="ListParagraph"/>
        <w:numPr>
          <w:ilvl w:val="0"/>
          <w:numId w:val="1"/>
        </w:numPr>
      </w:pPr>
      <w:r w:rsidRPr="00B90347">
        <w:t>CSV: Comma Delimited Values, commonly used for data management.</w:t>
      </w:r>
    </w:p>
    <w:p w14:paraId="74C8EA5B" w14:textId="2D8CE9E6" w:rsidR="00822CB1" w:rsidRPr="00B90347" w:rsidRDefault="00822CB1" w:rsidP="00D91935">
      <w:pPr>
        <w:pStyle w:val="ListParagraph"/>
        <w:numPr>
          <w:ilvl w:val="0"/>
          <w:numId w:val="1"/>
        </w:numPr>
      </w:pPr>
      <w:r w:rsidRPr="00B90347">
        <w:t>Instantiation (programming): a real instance or particular realization of an abstraction or template like classes of objects or processes.</w:t>
      </w:r>
    </w:p>
    <w:p w14:paraId="55940419" w14:textId="77777777" w:rsidR="008D4B6B" w:rsidRDefault="00822CB1" w:rsidP="00D91935">
      <w:pPr>
        <w:pStyle w:val="ListParagraph"/>
        <w:numPr>
          <w:ilvl w:val="0"/>
          <w:numId w:val="1"/>
        </w:numPr>
        <w:rPr>
          <w:ins w:id="2418" w:author="Carlos Erazo" w:date="2020-08-15T03:25:00Z"/>
        </w:rPr>
      </w:pPr>
      <w:r w:rsidRPr="00B90347">
        <w:t>Inheritance (programming): mechanism of basing an object or class on another object and retaining the latter’s implementation</w:t>
      </w:r>
      <w:ins w:id="2419" w:author="Carlos Erazo" w:date="2020-08-15T03:25:00Z">
        <w:r w:rsidR="008D4B6B">
          <w:t>.</w:t>
        </w:r>
      </w:ins>
      <w:del w:id="2420" w:author="Carlos Erazo" w:date="2020-08-15T03:24:00Z">
        <w:r w:rsidRPr="00B90347" w:rsidDel="008D4B6B">
          <w:delText>.</w:delText>
        </w:r>
      </w:del>
    </w:p>
    <w:p w14:paraId="0C78CA8B" w14:textId="77777777" w:rsidR="007073A8" w:rsidRDefault="007073A8" w:rsidP="007073A8">
      <w:pPr>
        <w:spacing w:before="0" w:after="160" w:line="259" w:lineRule="auto"/>
        <w:ind w:firstLine="0"/>
        <w:jc w:val="left"/>
        <w:rPr>
          <w:ins w:id="2421" w:author="Carlos Erazo" w:date="2020-08-15T04:49:00Z"/>
        </w:rPr>
        <w:sectPr w:rsidR="007073A8" w:rsidSect="00AC32FC">
          <w:headerReference w:type="even" r:id="rId14"/>
          <w:headerReference w:type="default" r:id="rId15"/>
          <w:footerReference w:type="even" r:id="rId16"/>
          <w:footerReference w:type="default" r:id="rId17"/>
          <w:pgSz w:w="11906" w:h="16838" w:code="9"/>
          <w:pgMar w:top="1440" w:right="1440" w:bottom="1440" w:left="1440" w:header="720" w:footer="720" w:gutter="0"/>
          <w:pgNumType w:fmt="lowerRoman" w:start="1"/>
          <w:cols w:space="720"/>
          <w:docGrid w:linePitch="360"/>
        </w:sectPr>
      </w:pPr>
      <w:ins w:id="2440" w:author="Carlos Erazo" w:date="2020-08-15T04:49:00Z">
        <w:r>
          <w:br w:type="page"/>
        </w:r>
      </w:ins>
    </w:p>
    <w:p w14:paraId="09A924FD" w14:textId="77777777" w:rsidR="007073A8" w:rsidRDefault="007073A8" w:rsidP="007073A8">
      <w:pPr>
        <w:tabs>
          <w:tab w:val="left" w:pos="1365"/>
        </w:tabs>
        <w:spacing w:before="0" w:after="160" w:line="259" w:lineRule="auto"/>
        <w:ind w:firstLine="0"/>
        <w:jc w:val="left"/>
        <w:rPr>
          <w:ins w:id="2441" w:author="Carlos Erazo" w:date="2020-08-15T04:49:00Z"/>
        </w:rPr>
        <w:sectPr w:rsidR="007073A8" w:rsidSect="00AC32FC">
          <w:headerReference w:type="default" r:id="rId18"/>
          <w:footerReference w:type="default" r:id="rId19"/>
          <w:pgSz w:w="11906" w:h="16838" w:code="9"/>
          <w:pgMar w:top="1440" w:right="1440" w:bottom="1440" w:left="1440" w:header="720" w:footer="720" w:gutter="0"/>
          <w:pgNumType w:fmt="lowerRoman" w:start="1"/>
          <w:cols w:space="720"/>
          <w:docGrid w:linePitch="360"/>
        </w:sectPr>
      </w:pPr>
      <w:ins w:id="2442" w:author="Carlos Erazo" w:date="2020-08-15T04:49:00Z">
        <w:r>
          <w:lastRenderedPageBreak/>
          <w:tab/>
        </w:r>
      </w:ins>
    </w:p>
    <w:p w14:paraId="0BDB9796" w14:textId="533088C3" w:rsidR="008D4B6B" w:rsidRPr="00B90347" w:rsidDel="008D4B6B" w:rsidRDefault="008D4B6B" w:rsidP="008D4B6B">
      <w:pPr>
        <w:pStyle w:val="Heading1"/>
        <w:rPr>
          <w:del w:id="2443" w:author="Carlos Erazo" w:date="2020-08-15T03:19:00Z"/>
        </w:rPr>
        <w:pPrChange w:id="2444" w:author="Carlos Erazo" w:date="2020-08-15T03:23:00Z">
          <w:pPr>
            <w:pStyle w:val="ListParagraph"/>
            <w:numPr>
              <w:numId w:val="1"/>
            </w:numPr>
            <w:ind w:hanging="360"/>
          </w:pPr>
        </w:pPrChange>
      </w:pPr>
      <w:bookmarkStart w:id="2445" w:name="_Toc48363138"/>
      <w:bookmarkEnd w:id="2445"/>
    </w:p>
    <w:p w14:paraId="4425BAC5" w14:textId="40511C96" w:rsidR="001D2A18" w:rsidRPr="00B90347" w:rsidRDefault="001D2A18" w:rsidP="008D4B6B">
      <w:pPr>
        <w:pStyle w:val="Heading1"/>
      </w:pPr>
      <w:bookmarkStart w:id="2446" w:name="_Toc48337912"/>
      <w:del w:id="2447" w:author="Carlos Erazo" w:date="2020-08-15T03:24:00Z">
        <w:r w:rsidRPr="00B90347" w:rsidDel="008D4B6B">
          <w:delText>I</w:delText>
        </w:r>
      </w:del>
      <w:bookmarkStart w:id="2448" w:name="_Toc48363139"/>
      <w:ins w:id="2449" w:author="Carlos Erazo" w:date="2020-08-15T03:24:00Z">
        <w:r w:rsidR="008D4B6B">
          <w:t>I</w:t>
        </w:r>
      </w:ins>
      <w:r w:rsidRPr="00B90347">
        <w:t>ntroduction</w:t>
      </w:r>
      <w:bookmarkEnd w:id="2446"/>
      <w:bookmarkEnd w:id="2448"/>
    </w:p>
    <w:p w14:paraId="466645BB" w14:textId="4C814537" w:rsidR="00474C03" w:rsidRPr="00B90347" w:rsidRDefault="001D2A18" w:rsidP="00344313">
      <w:pPr>
        <w:pStyle w:val="Heading2"/>
      </w:pPr>
      <w:bookmarkStart w:id="2450" w:name="_Toc48337913"/>
      <w:bookmarkStart w:id="2451" w:name="_Toc48363140"/>
      <w:r w:rsidRPr="00B90347">
        <w:t>Objectives</w:t>
      </w:r>
      <w:bookmarkEnd w:id="2450"/>
      <w:bookmarkEnd w:id="2451"/>
    </w:p>
    <w:p w14:paraId="773C5105" w14:textId="15A122D6" w:rsidR="00D328EF" w:rsidRPr="00B90347" w:rsidRDefault="003508F0" w:rsidP="00344313">
      <w:r w:rsidRPr="00B90347">
        <w:t>The objective of this study is to develop an open and integrated community-driven computational framework</w:t>
      </w:r>
      <w:r w:rsidR="00857B45" w:rsidRPr="00B90347">
        <w:t>, HydroLang,</w:t>
      </w:r>
      <w:r w:rsidRPr="00B90347">
        <w:t xml:space="preserve"> </w:t>
      </w:r>
      <w:r w:rsidR="00037A50" w:rsidRPr="00B90347">
        <w:t xml:space="preserve">on web systems </w:t>
      </w:r>
      <w:r w:rsidRPr="00B90347">
        <w:t>to support research and education in hydrology and water resources.</w:t>
      </w:r>
      <w:r w:rsidR="00A17602" w:rsidRPr="00B90347">
        <w:t xml:space="preserve"> </w:t>
      </w:r>
      <w:r w:rsidR="001D2A18" w:rsidRPr="00B90347">
        <w:t>Hydro</w:t>
      </w:r>
      <w:r w:rsidR="00E778C4" w:rsidRPr="00B90347">
        <w:t>L</w:t>
      </w:r>
      <w:r w:rsidR="001D2A18" w:rsidRPr="00B90347">
        <w:t xml:space="preserve">ang </w:t>
      </w:r>
      <w:r w:rsidR="00C321C1" w:rsidRPr="00B90347">
        <w:t>uses</w:t>
      </w:r>
      <w:r w:rsidR="001D2A18" w:rsidRPr="00B90347">
        <w:t xml:space="preserve"> </w:t>
      </w:r>
      <w:r w:rsidR="003A0682" w:rsidRPr="00B90347">
        <w:t xml:space="preserve">client-side </w:t>
      </w:r>
      <w:r w:rsidR="00892F0D" w:rsidRPr="00B90347">
        <w:t xml:space="preserve">web </w:t>
      </w:r>
      <w:r w:rsidR="003A0682" w:rsidRPr="00B90347">
        <w:t>technolog</w:t>
      </w:r>
      <w:r w:rsidR="00892F0D" w:rsidRPr="00B90347">
        <w:t>ies and standards</w:t>
      </w:r>
      <w:r w:rsidR="003A0682" w:rsidRPr="00B90347">
        <w:t xml:space="preserve"> to</w:t>
      </w:r>
      <w:r w:rsidR="001D2A18" w:rsidRPr="00B90347">
        <w:t xml:space="preserve"> </w:t>
      </w:r>
      <w:r w:rsidR="003A0682" w:rsidRPr="00B90347">
        <w:t xml:space="preserve">perform different routines which </w:t>
      </w:r>
      <w:r w:rsidR="00C321C1" w:rsidRPr="00B90347">
        <w:t xml:space="preserve">aim towards the </w:t>
      </w:r>
      <w:r w:rsidR="00A17C99" w:rsidRPr="00B90347">
        <w:t xml:space="preserve">acquisition, management, transformation, analysis and visualization </w:t>
      </w:r>
      <w:r w:rsidR="00C321C1" w:rsidRPr="00B90347">
        <w:t xml:space="preserve">of </w:t>
      </w:r>
      <w:r w:rsidR="00A17C99" w:rsidRPr="00B90347">
        <w:t xml:space="preserve">environmental </w:t>
      </w:r>
      <w:r w:rsidR="00C321C1" w:rsidRPr="00B90347">
        <w:t>data</w:t>
      </w:r>
      <w:r w:rsidR="00A17C99" w:rsidRPr="00B90347">
        <w:t>sets</w:t>
      </w:r>
      <w:r w:rsidR="00D328EF" w:rsidRPr="00B90347">
        <w:t xml:space="preserve">. This </w:t>
      </w:r>
      <w:r w:rsidR="004C18CD" w:rsidRPr="00B90347">
        <w:t>is achieved</w:t>
      </w:r>
      <w:r w:rsidR="00D328EF" w:rsidRPr="00B90347">
        <w:t xml:space="preserve"> by creating a series of components within </w:t>
      </w:r>
      <w:r w:rsidR="00C321C1" w:rsidRPr="00B90347">
        <w:t xml:space="preserve">the </w:t>
      </w:r>
      <w:r w:rsidR="003C1707" w:rsidRPr="00B90347">
        <w:t>framework</w:t>
      </w:r>
      <w:r w:rsidR="003A0682" w:rsidRPr="00B90347">
        <w:t xml:space="preserve"> working as a library</w:t>
      </w:r>
      <w:r w:rsidR="00D328EF" w:rsidRPr="00B90347">
        <w:t xml:space="preserve"> in which the user </w:t>
      </w:r>
      <w:r w:rsidR="003A0682" w:rsidRPr="00B90347">
        <w:t xml:space="preserve">selects a </w:t>
      </w:r>
      <w:r w:rsidR="00C321C1" w:rsidRPr="00B90347">
        <w:t>particular function</w:t>
      </w:r>
      <w:r w:rsidR="003A0682" w:rsidRPr="00B90347">
        <w:t xml:space="preserve"> for data manipulation</w:t>
      </w:r>
      <w:r w:rsidR="00D328EF" w:rsidRPr="00B90347">
        <w:t>.  The main structure of the Hydro</w:t>
      </w:r>
      <w:r w:rsidR="00E778C4" w:rsidRPr="00B90347">
        <w:t>L</w:t>
      </w:r>
      <w:r w:rsidR="00D328EF" w:rsidRPr="00B90347">
        <w:t xml:space="preserve">ang is described in more details on the methodology section of this thesis. </w:t>
      </w:r>
    </w:p>
    <w:p w14:paraId="147DCF1C" w14:textId="6BE49707" w:rsidR="00D328EF" w:rsidRPr="00B90347" w:rsidRDefault="00D328EF" w:rsidP="007D7988">
      <w:pPr>
        <w:ind w:firstLine="0"/>
      </w:pPr>
      <w:r w:rsidRPr="00B90347">
        <w:t xml:space="preserve">The components </w:t>
      </w:r>
      <w:r w:rsidR="000C38C3" w:rsidRPr="00B90347">
        <w:t xml:space="preserve">that are </w:t>
      </w:r>
      <w:r w:rsidRPr="00B90347">
        <w:t xml:space="preserve">defined and created within the library </w:t>
      </w:r>
      <w:r w:rsidR="005A4D78" w:rsidRPr="00B90347">
        <w:t>are structured as follows</w:t>
      </w:r>
      <w:r w:rsidR="000C38C3" w:rsidRPr="00B90347">
        <w:t>.</w:t>
      </w:r>
    </w:p>
    <w:p w14:paraId="38704B5F" w14:textId="2C9A4AF4" w:rsidR="00D328EF" w:rsidRPr="00B90347" w:rsidRDefault="00D328EF" w:rsidP="00D328EF">
      <w:pPr>
        <w:pStyle w:val="ListParagraph"/>
        <w:numPr>
          <w:ilvl w:val="0"/>
          <w:numId w:val="1"/>
        </w:numPr>
      </w:pPr>
      <w:r w:rsidRPr="00B90347">
        <w:t>Data</w:t>
      </w:r>
    </w:p>
    <w:p w14:paraId="6EB10019" w14:textId="44B13BC9" w:rsidR="00D328EF" w:rsidRPr="00B90347" w:rsidRDefault="0093140F" w:rsidP="00D328EF">
      <w:pPr>
        <w:pStyle w:val="ListParagraph"/>
        <w:numPr>
          <w:ilvl w:val="0"/>
          <w:numId w:val="1"/>
        </w:numPr>
      </w:pPr>
      <w:r w:rsidRPr="00B90347">
        <w:t>Anal</w:t>
      </w:r>
      <w:r w:rsidR="007B6F87" w:rsidRPr="00B90347">
        <w:t>ysis</w:t>
      </w:r>
    </w:p>
    <w:p w14:paraId="1C0C0E6E" w14:textId="7D45DC36" w:rsidR="0093140F" w:rsidRPr="00B90347" w:rsidRDefault="0093140F" w:rsidP="0093140F">
      <w:pPr>
        <w:pStyle w:val="ListParagraph"/>
        <w:numPr>
          <w:ilvl w:val="0"/>
          <w:numId w:val="1"/>
        </w:numPr>
      </w:pPr>
      <w:r w:rsidRPr="00B90347">
        <w:t>Map</w:t>
      </w:r>
      <w:r w:rsidR="003A0682" w:rsidRPr="00B90347">
        <w:t>s</w:t>
      </w:r>
    </w:p>
    <w:p w14:paraId="7401E793" w14:textId="0FD05A74" w:rsidR="0093140F" w:rsidRPr="00B90347" w:rsidRDefault="0093140F" w:rsidP="0093140F">
      <w:pPr>
        <w:pStyle w:val="ListParagraph"/>
        <w:numPr>
          <w:ilvl w:val="0"/>
          <w:numId w:val="1"/>
        </w:numPr>
      </w:pPr>
      <w:r w:rsidRPr="00B90347">
        <w:t>Visualization</w:t>
      </w:r>
    </w:p>
    <w:p w14:paraId="472ABC27" w14:textId="2CC3ADE1" w:rsidR="003C1707" w:rsidRPr="00B90347" w:rsidRDefault="003C1707" w:rsidP="003C1707">
      <w:r w:rsidRPr="00B90347">
        <w:t xml:space="preserve">The data module has been written so that </w:t>
      </w:r>
      <w:r w:rsidR="00D42137" w:rsidRPr="00B90347">
        <w:t xml:space="preserve">it </w:t>
      </w:r>
      <w:r w:rsidRPr="00B90347">
        <w:t xml:space="preserve">can retrieve </w:t>
      </w:r>
      <w:r w:rsidR="003A0682" w:rsidRPr="00B90347">
        <w:t>environmental data</w:t>
      </w:r>
      <w:r w:rsidRPr="00B90347">
        <w:t xml:space="preserve"> from </w:t>
      </w:r>
      <w:r w:rsidR="003A0682" w:rsidRPr="00B90347">
        <w:t>open sources such as governmental agencies</w:t>
      </w:r>
      <w:r w:rsidR="00E03259" w:rsidRPr="00B90347">
        <w:t xml:space="preserve"> and other freely available data repositories</w:t>
      </w:r>
      <w:r w:rsidR="003A0682" w:rsidRPr="00B90347">
        <w:t xml:space="preserve"> </w:t>
      </w:r>
      <w:r w:rsidR="00E03259" w:rsidRPr="00B90347">
        <w:t>through their APIs</w:t>
      </w:r>
      <w:r w:rsidR="003A0682" w:rsidRPr="00B90347">
        <w:t xml:space="preserve"> </w:t>
      </w:r>
      <w:r w:rsidR="00360508" w:rsidRPr="00B90347">
        <w:t xml:space="preserve">selection </w:t>
      </w:r>
      <w:r w:rsidR="003A0682" w:rsidRPr="00B90347">
        <w:t xml:space="preserve">which solely </w:t>
      </w:r>
      <w:r w:rsidR="00344313" w:rsidRPr="00B90347">
        <w:t>depend</w:t>
      </w:r>
      <w:r w:rsidR="003A0682" w:rsidRPr="00B90347">
        <w:t xml:space="preserve"> on the availability of information and the final aim of the user</w:t>
      </w:r>
      <w:r w:rsidRPr="00B90347">
        <w:t xml:space="preserve">.  </w:t>
      </w:r>
      <w:r w:rsidR="003A0682" w:rsidRPr="00B90347">
        <w:t>The data is obtained, manipulated and output through functionalities within the data module.</w:t>
      </w:r>
    </w:p>
    <w:p w14:paraId="17E8146E" w14:textId="575C3E45" w:rsidR="003C1707" w:rsidRPr="00B90347" w:rsidRDefault="003C1707" w:rsidP="003C1707">
      <w:r w:rsidRPr="00B90347">
        <w:t>The analy</w:t>
      </w:r>
      <w:r w:rsidR="003A0682" w:rsidRPr="00B90347">
        <w:t xml:space="preserve">ze </w:t>
      </w:r>
      <w:r w:rsidRPr="00B90347">
        <w:t>module contains t</w:t>
      </w:r>
      <w:r w:rsidR="00EF2214" w:rsidRPr="00B90347">
        <w:t>hree</w:t>
      </w:r>
      <w:r w:rsidRPr="00B90347">
        <w:t xml:space="preserve"> different </w:t>
      </w:r>
      <w:r w:rsidR="00EF2214" w:rsidRPr="00B90347">
        <w:t>components</w:t>
      </w:r>
      <w:r w:rsidRPr="00B90347">
        <w:rPr>
          <w:i/>
        </w:rPr>
        <w:t>: stats</w:t>
      </w:r>
      <w:r w:rsidR="00EF2214" w:rsidRPr="00B90347">
        <w:rPr>
          <w:i/>
        </w:rPr>
        <w:t xml:space="preserve">, </w:t>
      </w:r>
      <w:r w:rsidRPr="00B90347">
        <w:rPr>
          <w:i/>
        </w:rPr>
        <w:t>hydro</w:t>
      </w:r>
      <w:r w:rsidR="00EF2214" w:rsidRPr="00B90347">
        <w:rPr>
          <w:i/>
        </w:rPr>
        <w:t xml:space="preserve"> and NN</w:t>
      </w:r>
      <w:r w:rsidRPr="00B90347">
        <w:t xml:space="preserve">. Stats </w:t>
      </w:r>
      <w:r w:rsidR="00EF2214" w:rsidRPr="00B90347">
        <w:t>component</w:t>
      </w:r>
      <w:r w:rsidR="003A0682" w:rsidRPr="00B90347">
        <w:t xml:space="preserve"> contains different tools that process data and performs statistical analy</w:t>
      </w:r>
      <w:r w:rsidR="0092622C" w:rsidRPr="00B90347">
        <w:t>s</w:t>
      </w:r>
      <w:r w:rsidR="003A0682" w:rsidRPr="00B90347">
        <w:t>es which provide a cleanup version of the data as required from the user</w:t>
      </w:r>
      <w:r w:rsidRPr="00B90347">
        <w:t xml:space="preserve">. The hydro </w:t>
      </w:r>
      <w:r w:rsidR="00EF2214" w:rsidRPr="00B90347">
        <w:t>component</w:t>
      </w:r>
      <w:r w:rsidRPr="00B90347">
        <w:t xml:space="preserve"> contains </w:t>
      </w:r>
      <w:r w:rsidR="003A0682" w:rsidRPr="00B90347">
        <w:t>subroutines t</w:t>
      </w:r>
      <w:r w:rsidRPr="00B90347">
        <w:t xml:space="preserve">hat </w:t>
      </w:r>
      <w:r w:rsidR="003A0682" w:rsidRPr="00B90347">
        <w:t xml:space="preserve">build up together a complete hydrological analysis. This includes features </w:t>
      </w:r>
      <w:r w:rsidR="008061E8" w:rsidRPr="00B90347">
        <w:t>that work within the framework established by renown authors and community accepted practices.</w:t>
      </w:r>
    </w:p>
    <w:p w14:paraId="4630A192" w14:textId="77777777" w:rsidR="007073A8" w:rsidRDefault="00971AD5" w:rsidP="003C1707">
      <w:pPr>
        <w:rPr>
          <w:ins w:id="2452" w:author="Carlos Erazo" w:date="2020-08-15T04:58:00Z"/>
        </w:rPr>
        <w:sectPr w:rsidR="007073A8" w:rsidSect="00AC32FC">
          <w:headerReference w:type="even" r:id="rId20"/>
          <w:headerReference w:type="default" r:id="rId21"/>
          <w:footerReference w:type="even" r:id="rId22"/>
          <w:footerReference w:type="default" r:id="rId23"/>
          <w:pgSz w:w="11906" w:h="16838" w:code="9"/>
          <w:pgMar w:top="1440" w:right="1440" w:bottom="1440" w:left="1440" w:header="720" w:footer="720" w:gutter="0"/>
          <w:pgNumType w:start="1"/>
          <w:cols w:space="720"/>
          <w:docGrid w:linePitch="360"/>
        </w:sectPr>
      </w:pPr>
      <w:r w:rsidRPr="00B90347">
        <w:t>The map</w:t>
      </w:r>
      <w:r w:rsidR="008061E8" w:rsidRPr="00B90347">
        <w:t>s</w:t>
      </w:r>
      <w:r w:rsidRPr="00B90347">
        <w:t xml:space="preserve"> module consist of mapping tools that allow the user to include layers of data obtained from previous modules</w:t>
      </w:r>
      <w:r w:rsidR="008061E8" w:rsidRPr="00B90347">
        <w:t xml:space="preserve"> or </w:t>
      </w:r>
      <w:r w:rsidR="00B911C2" w:rsidRPr="00B90347">
        <w:t xml:space="preserve">provided </w:t>
      </w:r>
      <w:r w:rsidR="008061E8" w:rsidRPr="00B90347">
        <w:t>by the user</w:t>
      </w:r>
      <w:r w:rsidR="00B911C2" w:rsidRPr="00B90347">
        <w:t>, given that</w:t>
      </w:r>
      <w:r w:rsidR="008061E8" w:rsidRPr="00B90347">
        <w:t xml:space="preserve"> they </w:t>
      </w:r>
      <w:r w:rsidR="00B911C2" w:rsidRPr="00B90347">
        <w:t>follow the</w:t>
      </w:r>
      <w:ins w:id="2481" w:author="Carlos Erazo" w:date="2020-08-15T01:31:00Z">
        <w:r w:rsidR="00A407BA" w:rsidRPr="00B90347">
          <w:t xml:space="preserve"> </w:t>
        </w:r>
      </w:ins>
      <w:r w:rsidR="008061E8" w:rsidRPr="00B90347">
        <w:t xml:space="preserve">are on the </w:t>
      </w:r>
    </w:p>
    <w:p w14:paraId="5D56569A" w14:textId="31B34A28" w:rsidR="00971AD5" w:rsidRPr="00B90347" w:rsidRDefault="008061E8" w:rsidP="003C1707">
      <w:r w:rsidRPr="00B90347">
        <w:lastRenderedPageBreak/>
        <w:t xml:space="preserve">same </w:t>
      </w:r>
      <w:r w:rsidR="00B911C2" w:rsidRPr="00B90347">
        <w:t>data format,</w:t>
      </w:r>
      <w:r w:rsidRPr="00B90347">
        <w:t xml:space="preserve"> so that it can be </w:t>
      </w:r>
      <w:r w:rsidR="00B911C2" w:rsidRPr="00B90347">
        <w:t xml:space="preserve">visualized </w:t>
      </w:r>
      <w:r w:rsidRPr="00B90347">
        <w:t>within a map</w:t>
      </w:r>
      <w:r w:rsidR="00D976AC" w:rsidRPr="00B90347">
        <w:t xml:space="preserve">. The layers can be </w:t>
      </w:r>
      <w:r w:rsidR="00A10E3F" w:rsidRPr="00B90347">
        <w:t xml:space="preserve">comprised of </w:t>
      </w:r>
      <w:r w:rsidR="00D976AC" w:rsidRPr="00B90347">
        <w:t>flooding extents, markers</w:t>
      </w:r>
      <w:r w:rsidR="00A10E3F" w:rsidRPr="00B90347">
        <w:t xml:space="preserve">, </w:t>
      </w:r>
      <w:r w:rsidR="00D976AC" w:rsidRPr="00B90347">
        <w:t>or</w:t>
      </w:r>
      <w:r w:rsidR="00344313" w:rsidRPr="00B90347">
        <w:t xml:space="preserve"> </w:t>
      </w:r>
      <w:r w:rsidR="00D976AC" w:rsidRPr="00B90347">
        <w:t>analyzed data. Finally, the visualization module provides the user with charts, reports</w:t>
      </w:r>
      <w:r w:rsidR="00B80F7B" w:rsidRPr="00B90347">
        <w:t>,</w:t>
      </w:r>
      <w:r w:rsidR="00D976AC" w:rsidRPr="00B90347">
        <w:t xml:space="preserve"> and other visual tools that aid the user to better analyze the </w:t>
      </w:r>
      <w:r w:rsidR="00B27CB9" w:rsidRPr="00B90347">
        <w:t>data at hand</w:t>
      </w:r>
      <w:r w:rsidR="00D976AC" w:rsidRPr="00B90347">
        <w:t>.</w:t>
      </w:r>
    </w:p>
    <w:p w14:paraId="7B7FD801" w14:textId="0067ABB8" w:rsidR="004934EF" w:rsidRPr="00B90347" w:rsidRDefault="004934EF" w:rsidP="003C1707">
      <w:r w:rsidRPr="00B90347">
        <w:t xml:space="preserve">The modules </w:t>
      </w:r>
      <w:r w:rsidR="005440B4" w:rsidRPr="00B90347">
        <w:t>can be accessed using</w:t>
      </w:r>
      <w:r w:rsidR="00F34316" w:rsidRPr="00B90347">
        <w:t xml:space="preserve"> the chaining properties of high-level modules in </w:t>
      </w:r>
      <w:r w:rsidR="00C321C1" w:rsidRPr="00B90347">
        <w:t>J</w:t>
      </w:r>
      <w:r w:rsidR="00F34316" w:rsidRPr="00B90347">
        <w:t>ava</w:t>
      </w:r>
      <w:r w:rsidR="00C321C1" w:rsidRPr="00B90347">
        <w:t>S</w:t>
      </w:r>
      <w:r w:rsidR="00F34316" w:rsidRPr="00B90347">
        <w:t>cript, and after the functions have been used, they can be saved on array-like objects.</w:t>
      </w:r>
    </w:p>
    <w:p w14:paraId="44C2A621" w14:textId="594DE9DD" w:rsidR="001D2A18" w:rsidRPr="00B90347" w:rsidRDefault="001D2A18" w:rsidP="00BD0FDF">
      <w:pPr>
        <w:pStyle w:val="Heading2"/>
      </w:pPr>
      <w:bookmarkStart w:id="2482" w:name="_Toc48337914"/>
      <w:bookmarkStart w:id="2483" w:name="_Toc48363141"/>
      <w:r w:rsidRPr="00B90347">
        <w:t>Literature review</w:t>
      </w:r>
      <w:bookmarkEnd w:id="2482"/>
      <w:bookmarkEnd w:id="2483"/>
    </w:p>
    <w:p w14:paraId="56BE2F84" w14:textId="6816A38C" w:rsidR="00EF2F6D" w:rsidRPr="00B90347" w:rsidRDefault="00EF2F6D">
      <w:r w:rsidRPr="00B90347">
        <w:t xml:space="preserve">The research question that was used to find similar approaches </w:t>
      </w:r>
      <w:r w:rsidR="009F3A96" w:rsidRPr="00B90347">
        <w:t xml:space="preserve">partially aligning with </w:t>
      </w:r>
      <w:r w:rsidRPr="00B90347">
        <w:t>Hydro</w:t>
      </w:r>
      <w:r w:rsidR="00E778C4" w:rsidRPr="00B90347">
        <w:t>L</w:t>
      </w:r>
      <w:r w:rsidRPr="00B90347">
        <w:t>ang</w:t>
      </w:r>
      <w:r w:rsidR="009F3A96" w:rsidRPr="00B90347">
        <w:t>’s vision is</w:t>
      </w:r>
      <w:r w:rsidRPr="00B90347">
        <w:t xml:space="preserve"> the following:</w:t>
      </w:r>
    </w:p>
    <w:p w14:paraId="53E4182B" w14:textId="65426251" w:rsidR="00EF2F6D" w:rsidRPr="00B90347" w:rsidRDefault="00EF2F6D">
      <w:pPr>
        <w:rPr>
          <w:i/>
          <w:iCs/>
        </w:rPr>
      </w:pPr>
      <w:r w:rsidRPr="00B90347">
        <w:rPr>
          <w:i/>
          <w:iCs/>
        </w:rPr>
        <w:t xml:space="preserve">“Which </w:t>
      </w:r>
      <w:r w:rsidR="007D1D18" w:rsidRPr="00B90347">
        <w:rPr>
          <w:i/>
          <w:iCs/>
        </w:rPr>
        <w:t>software libraries</w:t>
      </w:r>
      <w:commentRangeStart w:id="2484"/>
      <w:r w:rsidR="007D1D18" w:rsidRPr="00B90347">
        <w:rPr>
          <w:i/>
          <w:iCs/>
        </w:rPr>
        <w:t xml:space="preserve"> </w:t>
      </w:r>
      <w:commentRangeStart w:id="2485"/>
      <w:commentRangeEnd w:id="2485"/>
      <w:r w:rsidR="005448FC" w:rsidRPr="00B90347">
        <w:rPr>
          <w:rStyle w:val="CommentReference"/>
        </w:rPr>
        <w:commentReference w:id="2485"/>
      </w:r>
      <w:commentRangeEnd w:id="2484"/>
      <w:r w:rsidR="007B6F87" w:rsidRPr="00B90347">
        <w:rPr>
          <w:rStyle w:val="CommentReference"/>
        </w:rPr>
        <w:commentReference w:id="2484"/>
      </w:r>
      <w:r w:rsidRPr="00B90347">
        <w:rPr>
          <w:i/>
          <w:iCs/>
        </w:rPr>
        <w:t>are available on the literature and</w:t>
      </w:r>
      <w:r w:rsidR="00C321C1" w:rsidRPr="00B90347">
        <w:rPr>
          <w:i/>
          <w:iCs/>
        </w:rPr>
        <w:t xml:space="preserve"> on the</w:t>
      </w:r>
      <w:r w:rsidRPr="00B90347">
        <w:rPr>
          <w:i/>
          <w:iCs/>
        </w:rPr>
        <w:t xml:space="preserve"> web</w:t>
      </w:r>
      <w:r w:rsidR="00C321C1" w:rsidRPr="00B90347">
        <w:rPr>
          <w:i/>
          <w:iCs/>
        </w:rPr>
        <w:t xml:space="preserve"> with respect to </w:t>
      </w:r>
      <w:r w:rsidRPr="00B90347">
        <w:rPr>
          <w:i/>
          <w:iCs/>
        </w:rPr>
        <w:t>open source, web</w:t>
      </w:r>
      <w:r w:rsidR="00965625" w:rsidRPr="00B90347">
        <w:rPr>
          <w:i/>
          <w:iCs/>
        </w:rPr>
        <w:t>-</w:t>
      </w:r>
      <w:r w:rsidRPr="00B90347">
        <w:rPr>
          <w:i/>
          <w:iCs/>
        </w:rPr>
        <w:t>based environmental, hydrologic</w:t>
      </w:r>
      <w:r w:rsidR="00965625" w:rsidRPr="00B90347">
        <w:rPr>
          <w:i/>
          <w:iCs/>
        </w:rPr>
        <w:t>,</w:t>
      </w:r>
      <w:r w:rsidRPr="00B90347">
        <w:rPr>
          <w:i/>
          <w:iCs/>
        </w:rPr>
        <w:t xml:space="preserve"> and hydraulic analy</w:t>
      </w:r>
      <w:r w:rsidR="0092622C" w:rsidRPr="00B90347">
        <w:rPr>
          <w:i/>
          <w:iCs/>
        </w:rPr>
        <w:t>s</w:t>
      </w:r>
      <w:r w:rsidRPr="00B90347">
        <w:rPr>
          <w:i/>
          <w:iCs/>
        </w:rPr>
        <w:t>es?”</w:t>
      </w:r>
    </w:p>
    <w:p w14:paraId="2D8E4A57" w14:textId="19A6C08A" w:rsidR="00D42137" w:rsidRPr="00B90347" w:rsidRDefault="009F3A96" w:rsidP="006F5FBF">
      <w:r w:rsidRPr="00B90347">
        <w:t>In response, a systematic literature review is conducted, prior to the development of HydroLang, utilizing the search engines including Google Scholar, Science Direct, Research Gate, Google, and GitHub.</w:t>
      </w:r>
      <w:r w:rsidR="00D42137" w:rsidRPr="00B90347">
        <w:t xml:space="preserve"> From the results, </w:t>
      </w:r>
      <w:r w:rsidR="00184D88" w:rsidRPr="00B90347">
        <w:t>5</w:t>
      </w:r>
      <w:r w:rsidR="00D42137" w:rsidRPr="00B90347">
        <w:t xml:space="preserve"> were papers and projects that used </w:t>
      </w:r>
      <w:r w:rsidR="00C321C1" w:rsidRPr="00B90347">
        <w:t>JavaScrip</w:t>
      </w:r>
      <w:r w:rsidR="00184D88" w:rsidRPr="00B90347">
        <w:t>t</w:t>
      </w:r>
      <w:r w:rsidR="00C321C1" w:rsidRPr="00B90347">
        <w:t>;</w:t>
      </w:r>
      <w:r w:rsidR="00D42137" w:rsidRPr="00B90347">
        <w:t xml:space="preserve"> </w:t>
      </w:r>
      <w:r w:rsidR="00184D88" w:rsidRPr="00B90347">
        <w:t>3</w:t>
      </w:r>
      <w:r w:rsidR="00D42137" w:rsidRPr="00B90347">
        <w:t xml:space="preserve"> used Java</w:t>
      </w:r>
      <w:r w:rsidR="00965625" w:rsidRPr="00B90347">
        <w:t xml:space="preserve">, </w:t>
      </w:r>
      <w:r w:rsidR="00184D88" w:rsidRPr="00B90347">
        <w:t>C,</w:t>
      </w:r>
      <w:r w:rsidR="00965625" w:rsidRPr="00B90347">
        <w:t xml:space="preserve"> </w:t>
      </w:r>
      <w:r w:rsidR="00184D88" w:rsidRPr="00B90347">
        <w:t>C++</w:t>
      </w:r>
      <w:r w:rsidR="00C321C1" w:rsidRPr="00B90347">
        <w:t>;</w:t>
      </w:r>
      <w:r w:rsidR="00D42137" w:rsidRPr="00B90347">
        <w:t xml:space="preserve"> </w:t>
      </w:r>
      <w:r w:rsidR="00184D88" w:rsidRPr="00B90347">
        <w:t>12</w:t>
      </w:r>
      <w:r w:rsidR="00D42137" w:rsidRPr="00B90347">
        <w:t xml:space="preserve"> used Python</w:t>
      </w:r>
      <w:r w:rsidR="00965625" w:rsidRPr="00B90347">
        <w:t>,</w:t>
      </w:r>
      <w:r w:rsidR="00D42137" w:rsidRPr="00B90347">
        <w:t xml:space="preserve"> and finally </w:t>
      </w:r>
      <w:r w:rsidR="00184D88" w:rsidRPr="00B90347">
        <w:t>6</w:t>
      </w:r>
      <w:r w:rsidR="00D42137" w:rsidRPr="00B90347">
        <w:t xml:space="preserve"> used PHP or any other language. Overall, the papers can be categorized on the type of results that are obtained</w:t>
      </w:r>
      <w:r w:rsidR="00184D88" w:rsidRPr="00B90347">
        <w:t xml:space="preserve"> </w:t>
      </w:r>
      <w:r w:rsidR="00D42137" w:rsidRPr="00B90347">
        <w:t xml:space="preserve">based mainly on environmental data, data retrieval from environmental agencies, visualizations applications that used </w:t>
      </w:r>
      <w:r w:rsidR="00184D88" w:rsidRPr="00B90347">
        <w:t>map engines</w:t>
      </w:r>
      <w:r w:rsidR="00D42137" w:rsidRPr="00B90347">
        <w:t xml:space="preserve"> or other web services for deployment</w:t>
      </w:r>
      <w:r w:rsidR="00965625" w:rsidRPr="00B90347">
        <w:t>,</w:t>
      </w:r>
      <w:r w:rsidR="00C321C1" w:rsidRPr="00B90347">
        <w:t xml:space="preserve"> and statistical sorting and manipulation of data</w:t>
      </w:r>
      <w:r w:rsidR="00D42137" w:rsidRPr="00B90347">
        <w:t>.</w:t>
      </w:r>
      <w:r w:rsidR="00324861" w:rsidRPr="00B90347">
        <w:t xml:space="preserve"> </w:t>
      </w:r>
      <w:commentRangeStart w:id="2486"/>
      <w:r w:rsidR="00324861" w:rsidRPr="00B90347">
        <w:t xml:space="preserve">Table 1 </w:t>
      </w:r>
      <w:commentRangeEnd w:id="2486"/>
      <w:r w:rsidR="001944DA" w:rsidRPr="00B90347">
        <w:rPr>
          <w:rStyle w:val="CommentReference"/>
        </w:rPr>
        <w:commentReference w:id="2486"/>
      </w:r>
      <w:r w:rsidR="00324861" w:rsidRPr="00B90347">
        <w:t>lists the reviewed related work along with brief conclusions.</w:t>
      </w:r>
    </w:p>
    <w:p w14:paraId="0B1CB2F3" w14:textId="77777777" w:rsidR="00184D88" w:rsidRPr="00B90347" w:rsidRDefault="00184D88" w:rsidP="00184D88">
      <w:pPr>
        <w:ind w:firstLine="0"/>
      </w:pPr>
    </w:p>
    <w:p w14:paraId="5C91EFBA" w14:textId="4DBF7C6B" w:rsidR="002862E1" w:rsidRPr="00B90347" w:rsidRDefault="002862E1" w:rsidP="002862E1">
      <w:pPr>
        <w:spacing w:before="0" w:after="160" w:line="259" w:lineRule="auto"/>
        <w:ind w:firstLine="0"/>
        <w:jc w:val="left"/>
        <w:sectPr w:rsidR="002862E1" w:rsidRPr="00B90347" w:rsidSect="00654C8B">
          <w:headerReference w:type="default" r:id="rId24"/>
          <w:pgSz w:w="11906" w:h="16838" w:code="9"/>
          <w:pgMar w:top="1440" w:right="1440" w:bottom="1440" w:left="1440" w:header="720" w:footer="720" w:gutter="0"/>
          <w:cols w:space="720"/>
          <w:docGrid w:linePitch="360"/>
        </w:sectPr>
      </w:pPr>
      <w:r w:rsidRPr="00B90347">
        <w:br w:type="page"/>
      </w:r>
    </w:p>
    <w:p w14:paraId="25D5B35C" w14:textId="712C20C8" w:rsidR="00184D88" w:rsidRPr="00B90347" w:rsidRDefault="00184D88" w:rsidP="00184D88">
      <w:pPr>
        <w:pStyle w:val="Caption"/>
        <w:keepNext/>
      </w:pPr>
      <w:bookmarkStart w:id="2497" w:name="_Toc48363262"/>
      <w:r w:rsidRPr="00B90347">
        <w:lastRenderedPageBreak/>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1</w:t>
      </w:r>
      <w:r w:rsidR="00245413" w:rsidRPr="00B90347">
        <w:rPr>
          <w:noProof/>
        </w:rPr>
        <w:fldChar w:fldCharType="end"/>
      </w:r>
      <w:r w:rsidRPr="00B90347">
        <w:rPr>
          <w:noProof/>
        </w:rPr>
        <w:t>. Literature review of web applications.</w:t>
      </w:r>
      <w:bookmarkEnd w:id="2497"/>
    </w:p>
    <w:tbl>
      <w:tblPr>
        <w:tblStyle w:val="GridTable1Light"/>
        <w:tblW w:w="0" w:type="auto"/>
        <w:tblLook w:val="04A0" w:firstRow="1" w:lastRow="0" w:firstColumn="1" w:lastColumn="0" w:noHBand="0" w:noVBand="1"/>
      </w:tblPr>
      <w:tblGrid>
        <w:gridCol w:w="1668"/>
        <w:gridCol w:w="940"/>
        <w:gridCol w:w="2320"/>
        <w:gridCol w:w="4925"/>
        <w:gridCol w:w="2049"/>
        <w:gridCol w:w="2046"/>
      </w:tblGrid>
      <w:tr w:rsidR="00A94E03" w:rsidRPr="00B90347" w14:paraId="2C9C2703" w14:textId="77777777" w:rsidTr="000F511A">
        <w:trPr>
          <w:cnfStyle w:val="100000000000" w:firstRow="1" w:lastRow="0" w:firstColumn="0" w:lastColumn="0" w:oddVBand="0" w:evenVBand="0" w:oddHBand="0" w:evenHBand="0" w:firstRowFirstColumn="0" w:firstRowLastColumn="0" w:lastRowFirstColumn="0" w:lastRowLastColumn="0"/>
          <w:trHeight w:val="166"/>
          <w:tblHead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C33C60" w14:textId="768D4171" w:rsidR="00A94E03" w:rsidRPr="00B90347" w:rsidRDefault="00A94E03" w:rsidP="00A407BA">
            <w:pPr>
              <w:pStyle w:val="tables1"/>
              <w:jc w:val="center"/>
              <w:rPr>
                <w:i/>
              </w:rPr>
              <w:pPrChange w:id="2498" w:author="Carlos Erazo" w:date="2020-08-15T01:31:00Z">
                <w:pPr>
                  <w:pStyle w:val="tables1"/>
                  <w:jc w:val="left"/>
                </w:pPr>
              </w:pPrChange>
            </w:pPr>
            <w:r w:rsidRPr="00B90347">
              <w:rPr>
                <w:i/>
              </w:rPr>
              <w:t>Study</w:t>
            </w:r>
          </w:p>
        </w:tc>
        <w:tc>
          <w:tcPr>
            <w:tcW w:w="0" w:type="auto"/>
            <w:vAlign w:val="center"/>
            <w:hideMark/>
          </w:tcPr>
          <w:p w14:paraId="15AA6DB6" w14:textId="77777777" w:rsidR="00A94E03" w:rsidRPr="00B90347"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B90347">
              <w:rPr>
                <w:rFonts w:cs="Times New Roman"/>
                <w:i/>
                <w:iCs/>
                <w:szCs w:val="18"/>
              </w:rPr>
              <w:t>Citing Articles</w:t>
            </w:r>
          </w:p>
        </w:tc>
        <w:tc>
          <w:tcPr>
            <w:tcW w:w="0" w:type="auto"/>
            <w:vAlign w:val="center"/>
            <w:hideMark/>
          </w:tcPr>
          <w:p w14:paraId="13D8A100" w14:textId="77777777" w:rsidR="00A94E03" w:rsidRPr="00B90347"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B90347">
              <w:rPr>
                <w:rFonts w:cs="Times New Roman"/>
                <w:i/>
                <w:iCs/>
                <w:szCs w:val="18"/>
              </w:rPr>
              <w:t>Answer to RQ</w:t>
            </w:r>
          </w:p>
        </w:tc>
        <w:tc>
          <w:tcPr>
            <w:tcW w:w="0" w:type="auto"/>
            <w:vAlign w:val="center"/>
            <w:hideMark/>
          </w:tcPr>
          <w:p w14:paraId="78A54A06" w14:textId="77777777" w:rsidR="00A94E03" w:rsidRPr="00B90347"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B90347">
              <w:rPr>
                <w:rFonts w:cs="Times New Roman"/>
                <w:i/>
                <w:iCs/>
                <w:szCs w:val="18"/>
              </w:rPr>
              <w:t>Main conclusion</w:t>
            </w:r>
          </w:p>
        </w:tc>
        <w:tc>
          <w:tcPr>
            <w:tcW w:w="0" w:type="auto"/>
            <w:vAlign w:val="center"/>
            <w:hideMark/>
          </w:tcPr>
          <w:p w14:paraId="7522BB73" w14:textId="77777777" w:rsidR="00A94E03" w:rsidRPr="00B90347"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B90347">
              <w:rPr>
                <w:rFonts w:cs="Times New Roman"/>
                <w:i/>
                <w:iCs/>
                <w:szCs w:val="18"/>
              </w:rPr>
              <w:t>Search Engine</w:t>
            </w:r>
          </w:p>
        </w:tc>
        <w:tc>
          <w:tcPr>
            <w:tcW w:w="0" w:type="auto"/>
            <w:vAlign w:val="center"/>
            <w:hideMark/>
          </w:tcPr>
          <w:p w14:paraId="147A22F7" w14:textId="0C86C920" w:rsidR="00A94E03" w:rsidRPr="00B90347" w:rsidRDefault="00A94E03" w:rsidP="002862E1">
            <w:pPr>
              <w:pStyle w:val="tables1"/>
              <w:jc w:val="center"/>
              <w:cnfStyle w:val="100000000000" w:firstRow="1" w:lastRow="0" w:firstColumn="0" w:lastColumn="0" w:oddVBand="0" w:evenVBand="0" w:oddHBand="0" w:evenHBand="0" w:firstRowFirstColumn="0" w:firstRowLastColumn="0" w:lastRowFirstColumn="0" w:lastRowLastColumn="0"/>
              <w:rPr>
                <w:rFonts w:cs="Times New Roman"/>
                <w:i/>
                <w:iCs/>
                <w:szCs w:val="18"/>
              </w:rPr>
            </w:pPr>
            <w:r w:rsidRPr="00B90347">
              <w:rPr>
                <w:rFonts w:cs="Times New Roman"/>
                <w:i/>
                <w:iCs/>
                <w:szCs w:val="18"/>
              </w:rPr>
              <w:t>Application type</w:t>
            </w:r>
          </w:p>
        </w:tc>
      </w:tr>
      <w:tr w:rsidR="00A94E03" w:rsidRPr="00B90347" w14:paraId="6AF31E55"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6431D3" w14:textId="6FE6267A" w:rsidR="00A94E03" w:rsidRPr="00B90347" w:rsidRDefault="00344313" w:rsidP="00184D88">
            <w:pPr>
              <w:ind w:firstLine="0"/>
              <w:jc w:val="left"/>
              <w:rPr>
                <w:b w:val="0"/>
                <w:bCs w:val="0"/>
                <w:sz w:val="18"/>
              </w:rPr>
            </w:pPr>
            <w:sdt>
              <w:sdtPr>
                <w:rPr>
                  <w:b w:val="0"/>
                  <w:bCs w:val="0"/>
                  <w:sz w:val="18"/>
                </w:rPr>
                <w:id w:val="-716501185"/>
                <w:citation/>
              </w:sdtPr>
              <w:sdtContent>
                <w:r w:rsidR="00A94E03" w:rsidRPr="00B90347">
                  <w:rPr>
                    <w:b w:val="0"/>
                    <w:bCs w:val="0"/>
                    <w:sz w:val="18"/>
                  </w:rPr>
                  <w:fldChar w:fldCharType="begin"/>
                </w:r>
                <w:r w:rsidR="00A94E03" w:rsidRPr="00B90347">
                  <w:rPr>
                    <w:b w:val="0"/>
                    <w:bCs w:val="0"/>
                    <w:sz w:val="18"/>
                  </w:rPr>
                  <w:instrText xml:space="preserve"> CITATION Swa151 \l 1033 </w:instrText>
                </w:r>
                <w:r w:rsidR="00A94E03" w:rsidRPr="00B90347">
                  <w:rPr>
                    <w:b w:val="0"/>
                    <w:bCs w:val="0"/>
                    <w:sz w:val="18"/>
                  </w:rPr>
                  <w:fldChar w:fldCharType="separate"/>
                </w:r>
                <w:r w:rsidR="002D1986" w:rsidRPr="00B90347">
                  <w:rPr>
                    <w:noProof/>
                    <w:sz w:val="18"/>
                  </w:rPr>
                  <w:t>(Swain, et al., May 2015)</w:t>
                </w:r>
                <w:r w:rsidR="00A94E03" w:rsidRPr="00B90347">
                  <w:rPr>
                    <w:b w:val="0"/>
                    <w:bCs w:val="0"/>
                    <w:sz w:val="18"/>
                  </w:rPr>
                  <w:fldChar w:fldCharType="end"/>
                </w:r>
              </w:sdtContent>
            </w:sdt>
          </w:p>
          <w:p w14:paraId="7D916A4A" w14:textId="2FACB0B3" w:rsidR="00A94E03" w:rsidRPr="00B90347" w:rsidRDefault="00A94E03" w:rsidP="00184D88">
            <w:pPr>
              <w:pStyle w:val="tables1"/>
              <w:jc w:val="left"/>
              <w:rPr>
                <w:b w:val="0"/>
                <w:bCs w:val="0"/>
              </w:rPr>
            </w:pPr>
          </w:p>
        </w:tc>
        <w:tc>
          <w:tcPr>
            <w:tcW w:w="0" w:type="auto"/>
            <w:vAlign w:val="center"/>
            <w:hideMark/>
          </w:tcPr>
          <w:p w14:paraId="0D1924A5"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43</w:t>
            </w:r>
          </w:p>
        </w:tc>
        <w:tc>
          <w:tcPr>
            <w:tcW w:w="0" w:type="auto"/>
            <w:vAlign w:val="center"/>
            <w:hideMark/>
          </w:tcPr>
          <w:p w14:paraId="39BEDCD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Review of software falling in 2 main scope definitions.</w:t>
            </w:r>
          </w:p>
        </w:tc>
        <w:tc>
          <w:tcPr>
            <w:tcW w:w="0" w:type="auto"/>
            <w:vAlign w:val="center"/>
            <w:hideMark/>
          </w:tcPr>
          <w:p w14:paraId="6A2B335E" w14:textId="77777777"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Review of web GIS software, web development software. The selected applications were evaluated depending on criteria featuring the end means (spatial functions, web configuration, implementation language, etc).</w:t>
            </w:r>
          </w:p>
        </w:tc>
        <w:tc>
          <w:tcPr>
            <w:tcW w:w="0" w:type="auto"/>
            <w:vAlign w:val="center"/>
            <w:hideMark/>
          </w:tcPr>
          <w:p w14:paraId="42BC85E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Google/Science Direct/SpringerLink</w:t>
            </w:r>
          </w:p>
        </w:tc>
        <w:tc>
          <w:tcPr>
            <w:tcW w:w="0" w:type="auto"/>
            <w:vAlign w:val="center"/>
            <w:hideMark/>
          </w:tcPr>
          <w:p w14:paraId="76D1D55C"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GIS applications, hydraulic-hydrology</w:t>
            </w:r>
          </w:p>
        </w:tc>
      </w:tr>
      <w:tr w:rsidR="00A94E03" w:rsidRPr="00B90347" w14:paraId="7E7DE9EC"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F6BFFF" w14:textId="31D9A47A" w:rsidR="00A94E03" w:rsidRPr="00B90347" w:rsidRDefault="00344313" w:rsidP="00184D88">
            <w:pPr>
              <w:ind w:firstLine="0"/>
              <w:jc w:val="left"/>
              <w:rPr>
                <w:b w:val="0"/>
                <w:bCs w:val="0"/>
                <w:sz w:val="18"/>
              </w:rPr>
            </w:pPr>
            <w:sdt>
              <w:sdtPr>
                <w:rPr>
                  <w:b w:val="0"/>
                  <w:bCs w:val="0"/>
                  <w:sz w:val="18"/>
                </w:rPr>
                <w:id w:val="-50162960"/>
                <w:citation/>
              </w:sdtPr>
              <w:sdtContent>
                <w:r w:rsidR="00A94E03" w:rsidRPr="00B90347">
                  <w:rPr>
                    <w:b w:val="0"/>
                    <w:bCs w:val="0"/>
                    <w:sz w:val="18"/>
                  </w:rPr>
                  <w:fldChar w:fldCharType="begin"/>
                </w:r>
                <w:r w:rsidR="00A94E03" w:rsidRPr="00B90347">
                  <w:rPr>
                    <w:b w:val="0"/>
                    <w:bCs w:val="0"/>
                    <w:sz w:val="18"/>
                  </w:rPr>
                  <w:instrText xml:space="preserve"> CITATION Ame12 \l 1033 </w:instrText>
                </w:r>
                <w:r w:rsidR="00A94E03" w:rsidRPr="00B90347">
                  <w:rPr>
                    <w:b w:val="0"/>
                    <w:bCs w:val="0"/>
                    <w:sz w:val="18"/>
                  </w:rPr>
                  <w:fldChar w:fldCharType="separate"/>
                </w:r>
                <w:r w:rsidR="002D1986" w:rsidRPr="00B90347">
                  <w:rPr>
                    <w:noProof/>
                    <w:sz w:val="18"/>
                  </w:rPr>
                  <w:t>(Ames, et al., November 2012)</w:t>
                </w:r>
                <w:r w:rsidR="00A94E03" w:rsidRPr="00B90347">
                  <w:rPr>
                    <w:b w:val="0"/>
                    <w:bCs w:val="0"/>
                    <w:sz w:val="18"/>
                  </w:rPr>
                  <w:fldChar w:fldCharType="end"/>
                </w:r>
              </w:sdtContent>
            </w:sdt>
          </w:p>
          <w:p w14:paraId="0BDFA316" w14:textId="6B8240A4" w:rsidR="00A94E03" w:rsidRPr="00B90347" w:rsidRDefault="00A94E03" w:rsidP="00184D88">
            <w:pPr>
              <w:pStyle w:val="tables1"/>
              <w:jc w:val="left"/>
              <w:rPr>
                <w:b w:val="0"/>
                <w:bCs w:val="0"/>
              </w:rPr>
            </w:pPr>
          </w:p>
        </w:tc>
        <w:tc>
          <w:tcPr>
            <w:tcW w:w="0" w:type="auto"/>
            <w:vAlign w:val="center"/>
            <w:hideMark/>
          </w:tcPr>
          <w:p w14:paraId="597FF93B"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112</w:t>
            </w:r>
          </w:p>
        </w:tc>
        <w:tc>
          <w:tcPr>
            <w:tcW w:w="0" w:type="auto"/>
            <w:vAlign w:val="center"/>
            <w:hideMark/>
          </w:tcPr>
          <w:p w14:paraId="34F2360C"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software used to download open source data for hydrologic and hydraulic analysis</w:t>
            </w:r>
          </w:p>
        </w:tc>
        <w:tc>
          <w:tcPr>
            <w:tcW w:w="0" w:type="auto"/>
            <w:vAlign w:val="center"/>
            <w:hideMark/>
          </w:tcPr>
          <w:p w14:paraId="4B1032D1" w14:textId="01648536"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A collaborative project using CUAHSI platform. Able </w:t>
            </w:r>
            <w:r w:rsidR="00E2397A" w:rsidRPr="00B90347">
              <w:rPr>
                <w:rFonts w:cs="Times New Roman"/>
                <w:szCs w:val="18"/>
              </w:rPr>
              <w:t>access</w:t>
            </w:r>
            <w:r w:rsidRPr="00B90347">
              <w:rPr>
                <w:rFonts w:cs="Times New Roman"/>
                <w:szCs w:val="18"/>
              </w:rPr>
              <w:t xml:space="preserve"> to data from internet-based platforms with flexibility on the software to enable new features by introducing plugins</w:t>
            </w:r>
            <w:r w:rsidR="00E2397A" w:rsidRPr="00B90347">
              <w:rPr>
                <w:rFonts w:cs="Times New Roman"/>
                <w:szCs w:val="18"/>
              </w:rPr>
              <w:t>.</w:t>
            </w:r>
          </w:p>
        </w:tc>
        <w:tc>
          <w:tcPr>
            <w:tcW w:w="0" w:type="auto"/>
            <w:vAlign w:val="center"/>
            <w:hideMark/>
          </w:tcPr>
          <w:p w14:paraId="3930C94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Science Direct</w:t>
            </w:r>
          </w:p>
        </w:tc>
        <w:tc>
          <w:tcPr>
            <w:tcW w:w="0" w:type="auto"/>
            <w:vAlign w:val="center"/>
            <w:hideMark/>
          </w:tcPr>
          <w:p w14:paraId="5A2953BA"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GIS applications, hydraulic-hydrology, data manipulation.</w:t>
            </w:r>
          </w:p>
        </w:tc>
      </w:tr>
      <w:tr w:rsidR="00A94E03" w:rsidRPr="00B90347" w14:paraId="561C2109"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D2CD2C" w14:textId="736D05CE" w:rsidR="00A94E03" w:rsidRPr="00B90347" w:rsidRDefault="00344313" w:rsidP="00184D88">
            <w:pPr>
              <w:ind w:firstLine="0"/>
              <w:jc w:val="left"/>
              <w:rPr>
                <w:b w:val="0"/>
                <w:bCs w:val="0"/>
                <w:sz w:val="18"/>
                <w:rPrChange w:id="2499" w:author="Carlos Erazo" w:date="2020-08-15T02:17:00Z">
                  <w:rPr>
                    <w:b w:val="0"/>
                    <w:bCs w:val="0"/>
                    <w:sz w:val="18"/>
                    <w:lang w:val="es-HN"/>
                  </w:rPr>
                </w:rPrChange>
              </w:rPr>
            </w:pPr>
            <w:sdt>
              <w:sdtPr>
                <w:rPr>
                  <w:b w:val="0"/>
                  <w:bCs w:val="0"/>
                  <w:sz w:val="18"/>
                </w:rPr>
                <w:id w:val="1745448680"/>
                <w:citation/>
              </w:sdtPr>
              <w:sdtContent>
                <w:r w:rsidR="00A94E03" w:rsidRPr="00B90347">
                  <w:rPr>
                    <w:b w:val="0"/>
                    <w:bCs w:val="0"/>
                    <w:sz w:val="18"/>
                  </w:rPr>
                  <w:fldChar w:fldCharType="begin"/>
                </w:r>
                <w:r w:rsidR="00A94E03" w:rsidRPr="00B90347">
                  <w:rPr>
                    <w:b w:val="0"/>
                    <w:bCs w:val="0"/>
                    <w:sz w:val="18"/>
                    <w:rPrChange w:id="2500" w:author="Carlos Erazo" w:date="2020-08-15T02:17:00Z">
                      <w:rPr>
                        <w:b w:val="0"/>
                        <w:bCs w:val="0"/>
                        <w:sz w:val="18"/>
                        <w:lang w:val="es-HN"/>
                      </w:rPr>
                    </w:rPrChange>
                  </w:rPr>
                  <w:instrText xml:space="preserve"> CITATION Ras19 \l 1033 </w:instrText>
                </w:r>
                <w:r w:rsidR="00A94E03" w:rsidRPr="00B90347">
                  <w:rPr>
                    <w:b w:val="0"/>
                    <w:bCs w:val="0"/>
                    <w:sz w:val="18"/>
                  </w:rPr>
                  <w:fldChar w:fldCharType="separate"/>
                </w:r>
                <w:r w:rsidR="002D1986" w:rsidRPr="00B90347">
                  <w:rPr>
                    <w:noProof/>
                    <w:sz w:val="18"/>
                    <w:rPrChange w:id="2501" w:author="Carlos Erazo" w:date="2020-08-15T02:17:00Z">
                      <w:rPr>
                        <w:noProof/>
                        <w:sz w:val="18"/>
                        <w:lang w:val="es-HN"/>
                      </w:rPr>
                    </w:rPrChange>
                  </w:rPr>
                  <w:t>(Raseman, et al., June 2019)</w:t>
                </w:r>
                <w:r w:rsidR="00A94E03" w:rsidRPr="00B90347">
                  <w:rPr>
                    <w:b w:val="0"/>
                    <w:bCs w:val="0"/>
                    <w:sz w:val="18"/>
                  </w:rPr>
                  <w:fldChar w:fldCharType="end"/>
                </w:r>
              </w:sdtContent>
            </w:sdt>
          </w:p>
          <w:p w14:paraId="3F83FD64" w14:textId="4FC14DCF" w:rsidR="00A94E03" w:rsidRPr="00B90347" w:rsidRDefault="00A94E03" w:rsidP="00184D88">
            <w:pPr>
              <w:pStyle w:val="tables1"/>
              <w:jc w:val="left"/>
              <w:rPr>
                <w:b w:val="0"/>
                <w:bCs w:val="0"/>
              </w:rPr>
            </w:pPr>
          </w:p>
        </w:tc>
        <w:tc>
          <w:tcPr>
            <w:tcW w:w="0" w:type="auto"/>
            <w:vAlign w:val="center"/>
            <w:hideMark/>
          </w:tcPr>
          <w:p w14:paraId="2B5E4F46"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5</w:t>
            </w:r>
          </w:p>
        </w:tc>
        <w:tc>
          <w:tcPr>
            <w:tcW w:w="0" w:type="auto"/>
            <w:vAlign w:val="center"/>
            <w:hideMark/>
          </w:tcPr>
          <w:p w14:paraId="0717538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Library for multi-objective optimization problems in environmental decision making</w:t>
            </w:r>
          </w:p>
        </w:tc>
        <w:tc>
          <w:tcPr>
            <w:tcW w:w="0" w:type="auto"/>
            <w:vAlign w:val="center"/>
            <w:hideMark/>
          </w:tcPr>
          <w:p w14:paraId="24EC6D7D" w14:textId="3A88BC5C"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Interactive visualization library created using HTML, </w:t>
            </w:r>
            <w:r w:rsidR="00E2397A" w:rsidRPr="00B90347">
              <w:rPr>
                <w:rFonts w:cs="Times New Roman"/>
                <w:szCs w:val="18"/>
              </w:rPr>
              <w:t>JavaScript</w:t>
            </w:r>
            <w:r w:rsidRPr="00B90347">
              <w:rPr>
                <w:rFonts w:cs="Times New Roman"/>
                <w:szCs w:val="18"/>
              </w:rPr>
              <w:t xml:space="preserve"> and CSS deployed using Github repository. The main idea is to use k-mean approach for multi-objective optimization. 5 different libraries created that aim to integrate different purposes.</w:t>
            </w:r>
          </w:p>
        </w:tc>
        <w:tc>
          <w:tcPr>
            <w:tcW w:w="0" w:type="auto"/>
            <w:vAlign w:val="center"/>
            <w:hideMark/>
          </w:tcPr>
          <w:p w14:paraId="7D393EEF"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Science Direct</w:t>
            </w:r>
          </w:p>
        </w:tc>
        <w:tc>
          <w:tcPr>
            <w:tcW w:w="0" w:type="auto"/>
            <w:vAlign w:val="center"/>
            <w:hideMark/>
          </w:tcPr>
          <w:p w14:paraId="12760EA2"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Environmental decision making, k-means clustering</w:t>
            </w:r>
          </w:p>
        </w:tc>
      </w:tr>
      <w:tr w:rsidR="00A94E03" w:rsidRPr="00B90347" w14:paraId="7D23C13D"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C6F0A0" w14:textId="46DFB2C4" w:rsidR="00A94E03" w:rsidRPr="00B90347" w:rsidRDefault="00344313" w:rsidP="00184D88">
            <w:pPr>
              <w:ind w:firstLine="0"/>
              <w:jc w:val="left"/>
              <w:rPr>
                <w:b w:val="0"/>
                <w:bCs w:val="0"/>
                <w:sz w:val="18"/>
                <w:rPrChange w:id="2502" w:author="Carlos Erazo" w:date="2020-08-15T02:17:00Z">
                  <w:rPr>
                    <w:b w:val="0"/>
                    <w:bCs w:val="0"/>
                    <w:sz w:val="18"/>
                    <w:lang w:val="es-HN"/>
                  </w:rPr>
                </w:rPrChange>
              </w:rPr>
            </w:pPr>
            <w:sdt>
              <w:sdtPr>
                <w:rPr>
                  <w:b w:val="0"/>
                  <w:bCs w:val="0"/>
                  <w:sz w:val="18"/>
                </w:rPr>
                <w:id w:val="832797120"/>
                <w:citation/>
              </w:sdtPr>
              <w:sdtContent>
                <w:r w:rsidR="00A94E03" w:rsidRPr="00B90347">
                  <w:rPr>
                    <w:b w:val="0"/>
                    <w:bCs w:val="0"/>
                    <w:sz w:val="18"/>
                  </w:rPr>
                  <w:fldChar w:fldCharType="begin"/>
                </w:r>
                <w:r w:rsidR="00A94E03" w:rsidRPr="00B90347">
                  <w:rPr>
                    <w:b w:val="0"/>
                    <w:bCs w:val="0"/>
                    <w:sz w:val="18"/>
                    <w:rPrChange w:id="2503" w:author="Carlos Erazo" w:date="2020-08-15T02:17:00Z">
                      <w:rPr>
                        <w:b w:val="0"/>
                        <w:bCs w:val="0"/>
                        <w:sz w:val="18"/>
                        <w:lang w:val="es-HN"/>
                      </w:rPr>
                    </w:rPrChange>
                  </w:rPr>
                  <w:instrText xml:space="preserve">CITATION Hei13 \l 1033 </w:instrText>
                </w:r>
                <w:r w:rsidR="00A94E03" w:rsidRPr="00B90347">
                  <w:rPr>
                    <w:b w:val="0"/>
                    <w:bCs w:val="0"/>
                    <w:sz w:val="18"/>
                  </w:rPr>
                  <w:fldChar w:fldCharType="separate"/>
                </w:r>
                <w:r w:rsidR="002D1986" w:rsidRPr="00B90347">
                  <w:rPr>
                    <w:noProof/>
                    <w:sz w:val="18"/>
                    <w:rPrChange w:id="2504" w:author="Carlos Erazo" w:date="2020-08-15T02:17:00Z">
                      <w:rPr>
                        <w:noProof/>
                        <w:sz w:val="18"/>
                        <w:lang w:val="es-HN"/>
                      </w:rPr>
                    </w:rPrChange>
                  </w:rPr>
                  <w:t>(Heistermann, et al., February 2013)</w:t>
                </w:r>
                <w:r w:rsidR="00A94E03" w:rsidRPr="00B90347">
                  <w:rPr>
                    <w:b w:val="0"/>
                    <w:bCs w:val="0"/>
                    <w:sz w:val="18"/>
                  </w:rPr>
                  <w:fldChar w:fldCharType="end"/>
                </w:r>
              </w:sdtContent>
            </w:sdt>
          </w:p>
          <w:p w14:paraId="102C3B5A" w14:textId="42C8EA07" w:rsidR="00A94E03" w:rsidRPr="00B90347" w:rsidRDefault="00A94E03" w:rsidP="00184D88">
            <w:pPr>
              <w:pStyle w:val="tables1"/>
              <w:jc w:val="left"/>
              <w:rPr>
                <w:b w:val="0"/>
                <w:bCs w:val="0"/>
              </w:rPr>
            </w:pPr>
          </w:p>
        </w:tc>
        <w:tc>
          <w:tcPr>
            <w:tcW w:w="0" w:type="auto"/>
            <w:vAlign w:val="center"/>
            <w:hideMark/>
          </w:tcPr>
          <w:p w14:paraId="36310A75"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86</w:t>
            </w:r>
          </w:p>
        </w:tc>
        <w:tc>
          <w:tcPr>
            <w:tcW w:w="0" w:type="auto"/>
            <w:vAlign w:val="center"/>
            <w:hideMark/>
          </w:tcPr>
          <w:p w14:paraId="2F810AE8"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Library for geoprocessing of radar images for hydrological purposes.</w:t>
            </w:r>
          </w:p>
        </w:tc>
        <w:tc>
          <w:tcPr>
            <w:tcW w:w="0" w:type="auto"/>
            <w:vAlign w:val="center"/>
            <w:hideMark/>
          </w:tcPr>
          <w:p w14:paraId="048C42E6" w14:textId="3C4116FA"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Open source </w:t>
            </w:r>
            <w:r w:rsidR="00E2397A" w:rsidRPr="00B90347">
              <w:rPr>
                <w:rFonts w:cs="Times New Roman"/>
                <w:szCs w:val="18"/>
              </w:rPr>
              <w:t>library</w:t>
            </w:r>
            <w:r w:rsidRPr="00B90347">
              <w:rPr>
                <w:rFonts w:cs="Times New Roman"/>
                <w:szCs w:val="18"/>
              </w:rPr>
              <w:t xml:space="preserve"> of geoprocessing tools which aims to do the </w:t>
            </w:r>
            <w:r w:rsidR="00E2397A" w:rsidRPr="00B90347">
              <w:rPr>
                <w:rFonts w:cs="Times New Roman"/>
                <w:szCs w:val="18"/>
              </w:rPr>
              <w:t>preprocessing</w:t>
            </w:r>
            <w:r w:rsidRPr="00B90347">
              <w:rPr>
                <w:rFonts w:cs="Times New Roman"/>
                <w:szCs w:val="18"/>
              </w:rPr>
              <w:t xml:space="preserve"> of radar imagery data for further hydrological analyses. Written in python and having a </w:t>
            </w:r>
            <w:r w:rsidR="00E2397A" w:rsidRPr="00B90347">
              <w:rPr>
                <w:rFonts w:cs="Times New Roman"/>
                <w:szCs w:val="18"/>
              </w:rPr>
              <w:t>community-based</w:t>
            </w:r>
            <w:r w:rsidRPr="00B90347">
              <w:rPr>
                <w:rFonts w:cs="Times New Roman"/>
                <w:szCs w:val="18"/>
              </w:rPr>
              <w:t xml:space="preserve"> approach.</w:t>
            </w:r>
          </w:p>
        </w:tc>
        <w:tc>
          <w:tcPr>
            <w:tcW w:w="0" w:type="auto"/>
            <w:vAlign w:val="center"/>
            <w:hideMark/>
          </w:tcPr>
          <w:p w14:paraId="5598162B"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Research Gate</w:t>
            </w:r>
          </w:p>
        </w:tc>
        <w:tc>
          <w:tcPr>
            <w:tcW w:w="0" w:type="auto"/>
            <w:vAlign w:val="center"/>
            <w:hideMark/>
          </w:tcPr>
          <w:p w14:paraId="354041A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GIS applications, radar imagery, hydrology</w:t>
            </w:r>
          </w:p>
        </w:tc>
      </w:tr>
      <w:tr w:rsidR="00A94E03" w:rsidRPr="00B90347" w14:paraId="46993CE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B940FC" w14:textId="0CBB3AFD" w:rsidR="00A94E03" w:rsidRPr="00B90347" w:rsidRDefault="00344313" w:rsidP="00184D88">
            <w:pPr>
              <w:ind w:firstLine="0"/>
              <w:jc w:val="left"/>
              <w:rPr>
                <w:b w:val="0"/>
                <w:bCs w:val="0"/>
                <w:sz w:val="18"/>
                <w:rPrChange w:id="2505" w:author="Carlos Erazo" w:date="2020-08-15T02:17:00Z">
                  <w:rPr>
                    <w:b w:val="0"/>
                    <w:bCs w:val="0"/>
                    <w:sz w:val="18"/>
                    <w:lang w:val="es-HN"/>
                  </w:rPr>
                </w:rPrChange>
              </w:rPr>
            </w:pPr>
            <w:sdt>
              <w:sdtPr>
                <w:rPr>
                  <w:b w:val="0"/>
                  <w:bCs w:val="0"/>
                  <w:sz w:val="18"/>
                </w:rPr>
                <w:id w:val="-1349939411"/>
                <w:citation/>
              </w:sdtPr>
              <w:sdtContent>
                <w:r w:rsidR="00A94E03" w:rsidRPr="00B90347">
                  <w:rPr>
                    <w:b w:val="0"/>
                    <w:bCs w:val="0"/>
                    <w:sz w:val="18"/>
                  </w:rPr>
                  <w:fldChar w:fldCharType="begin"/>
                </w:r>
                <w:r w:rsidR="00A94E03" w:rsidRPr="00B90347">
                  <w:rPr>
                    <w:b w:val="0"/>
                    <w:bCs w:val="0"/>
                    <w:sz w:val="18"/>
                    <w:rPrChange w:id="2506" w:author="Carlos Erazo" w:date="2020-08-15T02:17:00Z">
                      <w:rPr>
                        <w:b w:val="0"/>
                        <w:bCs w:val="0"/>
                        <w:sz w:val="18"/>
                        <w:lang w:val="es-HN"/>
                      </w:rPr>
                    </w:rPrChange>
                  </w:rPr>
                  <w:instrText xml:space="preserve"> CITATION Ame18 \l 18442 </w:instrText>
                </w:r>
                <w:r w:rsidR="00A94E03" w:rsidRPr="00B90347">
                  <w:rPr>
                    <w:b w:val="0"/>
                    <w:bCs w:val="0"/>
                    <w:sz w:val="18"/>
                  </w:rPr>
                  <w:fldChar w:fldCharType="separate"/>
                </w:r>
                <w:r w:rsidR="002D1986" w:rsidRPr="00B90347">
                  <w:rPr>
                    <w:noProof/>
                    <w:sz w:val="18"/>
                    <w:rPrChange w:id="2507" w:author="Carlos Erazo" w:date="2020-08-15T02:17:00Z">
                      <w:rPr>
                        <w:noProof/>
                        <w:sz w:val="18"/>
                        <w:lang w:val="es-HN"/>
                      </w:rPr>
                    </w:rPrChange>
                  </w:rPr>
                  <w:t>(Ames, 2018)</w:t>
                </w:r>
                <w:r w:rsidR="00A94E03" w:rsidRPr="00B90347">
                  <w:rPr>
                    <w:b w:val="0"/>
                    <w:bCs w:val="0"/>
                    <w:sz w:val="18"/>
                  </w:rPr>
                  <w:fldChar w:fldCharType="end"/>
                </w:r>
              </w:sdtContent>
            </w:sdt>
          </w:p>
        </w:tc>
        <w:tc>
          <w:tcPr>
            <w:tcW w:w="0" w:type="auto"/>
            <w:vAlign w:val="center"/>
            <w:hideMark/>
          </w:tcPr>
          <w:p w14:paraId="3193362F"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773822F"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source infrastructure for hydrological data</w:t>
            </w:r>
          </w:p>
        </w:tc>
        <w:tc>
          <w:tcPr>
            <w:tcW w:w="0" w:type="auto"/>
            <w:vAlign w:val="center"/>
            <w:hideMark/>
          </w:tcPr>
          <w:p w14:paraId="3556244F" w14:textId="77777777"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source repository with different applications fo hydrological analysis. It allows the user to upload the data and manipulate it for visualization, analysis and work depending on the type fo data. Is part of the CUAHSI framework. Nany papers derived from the platform.</w:t>
            </w:r>
          </w:p>
        </w:tc>
        <w:tc>
          <w:tcPr>
            <w:tcW w:w="0" w:type="auto"/>
            <w:vAlign w:val="center"/>
            <w:hideMark/>
          </w:tcPr>
          <w:p w14:paraId="71A95CBA" w14:textId="5DDBA378" w:rsidR="00A94E03" w:rsidRPr="00B90347" w:rsidRDefault="00184D88"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Google</w:t>
            </w:r>
          </w:p>
        </w:tc>
        <w:tc>
          <w:tcPr>
            <w:tcW w:w="0" w:type="auto"/>
            <w:vAlign w:val="center"/>
            <w:hideMark/>
          </w:tcPr>
          <w:p w14:paraId="7190444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GIS applications, Hydrology, Data management</w:t>
            </w:r>
          </w:p>
        </w:tc>
      </w:tr>
      <w:tr w:rsidR="00A94E03" w:rsidRPr="00B90347" w14:paraId="7338AE60"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E3C1F3" w14:textId="7214B4D1" w:rsidR="00A94E03" w:rsidRPr="00B90347" w:rsidRDefault="00344313" w:rsidP="00184D88">
            <w:pPr>
              <w:ind w:firstLine="0"/>
              <w:jc w:val="left"/>
              <w:rPr>
                <w:b w:val="0"/>
                <w:bCs w:val="0"/>
                <w:sz w:val="18"/>
                <w:rPrChange w:id="2508" w:author="Carlos Erazo" w:date="2020-08-15T02:17:00Z">
                  <w:rPr>
                    <w:b w:val="0"/>
                    <w:bCs w:val="0"/>
                    <w:sz w:val="18"/>
                    <w:lang w:val="es-HN"/>
                  </w:rPr>
                </w:rPrChange>
              </w:rPr>
            </w:pPr>
            <w:sdt>
              <w:sdtPr>
                <w:rPr>
                  <w:b w:val="0"/>
                  <w:bCs w:val="0"/>
                  <w:sz w:val="18"/>
                </w:rPr>
                <w:id w:val="-1739859916"/>
                <w:citation/>
              </w:sdtPr>
              <w:sdtContent>
                <w:r w:rsidR="00A94E03" w:rsidRPr="00B90347">
                  <w:rPr>
                    <w:b w:val="0"/>
                    <w:bCs w:val="0"/>
                    <w:sz w:val="18"/>
                  </w:rPr>
                  <w:fldChar w:fldCharType="begin"/>
                </w:r>
                <w:r w:rsidR="00A94E03" w:rsidRPr="00B90347">
                  <w:rPr>
                    <w:b w:val="0"/>
                    <w:bCs w:val="0"/>
                    <w:sz w:val="18"/>
                    <w:rPrChange w:id="2509" w:author="Carlos Erazo" w:date="2020-08-15T02:17:00Z">
                      <w:rPr>
                        <w:b w:val="0"/>
                        <w:bCs w:val="0"/>
                        <w:sz w:val="18"/>
                        <w:lang w:val="es-HN"/>
                      </w:rPr>
                    </w:rPrChange>
                  </w:rPr>
                  <w:instrText xml:space="preserve"> CITATION Fog15 \l 1033 </w:instrText>
                </w:r>
                <w:r w:rsidR="00A94E03" w:rsidRPr="00B90347">
                  <w:rPr>
                    <w:b w:val="0"/>
                    <w:bCs w:val="0"/>
                    <w:sz w:val="18"/>
                  </w:rPr>
                  <w:fldChar w:fldCharType="separate"/>
                </w:r>
                <w:r w:rsidR="002D1986" w:rsidRPr="00B90347">
                  <w:rPr>
                    <w:noProof/>
                    <w:sz w:val="18"/>
                    <w:rPrChange w:id="2510" w:author="Carlos Erazo" w:date="2020-08-15T02:17:00Z">
                      <w:rPr>
                        <w:noProof/>
                        <w:sz w:val="18"/>
                        <w:lang w:val="es-HN"/>
                      </w:rPr>
                    </w:rPrChange>
                  </w:rPr>
                  <w:t>(Foglia, et al., April 2015)</w:t>
                </w:r>
                <w:r w:rsidR="00A94E03" w:rsidRPr="00B90347">
                  <w:rPr>
                    <w:b w:val="0"/>
                    <w:bCs w:val="0"/>
                    <w:sz w:val="18"/>
                  </w:rPr>
                  <w:fldChar w:fldCharType="end"/>
                </w:r>
              </w:sdtContent>
            </w:sdt>
          </w:p>
          <w:p w14:paraId="7FC2385D" w14:textId="4A09969C" w:rsidR="00A94E03" w:rsidRPr="00B90347" w:rsidRDefault="00A94E03" w:rsidP="00184D88">
            <w:pPr>
              <w:pStyle w:val="tables1"/>
              <w:jc w:val="left"/>
              <w:rPr>
                <w:b w:val="0"/>
                <w:bCs w:val="0"/>
              </w:rPr>
            </w:pPr>
          </w:p>
        </w:tc>
        <w:tc>
          <w:tcPr>
            <w:tcW w:w="0" w:type="auto"/>
            <w:vAlign w:val="center"/>
            <w:hideMark/>
          </w:tcPr>
          <w:p w14:paraId="6F511AF6"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37</w:t>
            </w:r>
          </w:p>
        </w:tc>
        <w:tc>
          <w:tcPr>
            <w:tcW w:w="0" w:type="auto"/>
            <w:vAlign w:val="center"/>
            <w:hideMark/>
          </w:tcPr>
          <w:p w14:paraId="0D7DA1EE"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source software</w:t>
            </w:r>
          </w:p>
        </w:tc>
        <w:tc>
          <w:tcPr>
            <w:tcW w:w="0" w:type="auto"/>
            <w:vAlign w:val="center"/>
            <w:hideMark/>
          </w:tcPr>
          <w:p w14:paraId="27B9CDFA" w14:textId="3BBC3207"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A Horizon 2020 project financed by EU </w:t>
            </w:r>
            <w:r w:rsidR="00E2397A" w:rsidRPr="00B90347">
              <w:rPr>
                <w:rFonts w:cs="Times New Roman"/>
                <w:szCs w:val="18"/>
              </w:rPr>
              <w:t>commission</w:t>
            </w:r>
            <w:r w:rsidRPr="00B90347">
              <w:rPr>
                <w:rFonts w:cs="Times New Roman"/>
                <w:szCs w:val="18"/>
              </w:rPr>
              <w:t xml:space="preserve"> consisting in a platform with free open software encompassing several types of approaches for hydrological analysis.</w:t>
            </w:r>
          </w:p>
        </w:tc>
        <w:tc>
          <w:tcPr>
            <w:tcW w:w="0" w:type="auto"/>
            <w:vAlign w:val="center"/>
            <w:hideMark/>
          </w:tcPr>
          <w:p w14:paraId="40DF143A"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Research Gate</w:t>
            </w:r>
          </w:p>
        </w:tc>
        <w:tc>
          <w:tcPr>
            <w:tcW w:w="0" w:type="auto"/>
            <w:vAlign w:val="center"/>
            <w:hideMark/>
          </w:tcPr>
          <w:p w14:paraId="317511C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GIS applications, hydraulic-hydrology, data manipulation.</w:t>
            </w:r>
          </w:p>
        </w:tc>
      </w:tr>
      <w:tr w:rsidR="00A94E03" w:rsidRPr="00B90347" w14:paraId="6D666B80"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006643" w14:textId="1F643F86" w:rsidR="00A94E03" w:rsidRPr="00D57E3F" w:rsidRDefault="00344313" w:rsidP="00184D88">
            <w:pPr>
              <w:ind w:firstLine="0"/>
              <w:jc w:val="left"/>
              <w:rPr>
                <w:b w:val="0"/>
                <w:bCs w:val="0"/>
                <w:sz w:val="18"/>
                <w:lang w:val="es-HN"/>
              </w:rPr>
            </w:pPr>
            <w:sdt>
              <w:sdtPr>
                <w:rPr>
                  <w:b w:val="0"/>
                  <w:bCs w:val="0"/>
                  <w:sz w:val="18"/>
                </w:rPr>
                <w:id w:val="-1560388563"/>
                <w:citation/>
              </w:sdtPr>
              <w:sdtContent>
                <w:r w:rsidR="00A94E03" w:rsidRPr="00B90347">
                  <w:rPr>
                    <w:b w:val="0"/>
                    <w:bCs w:val="0"/>
                    <w:sz w:val="18"/>
                  </w:rPr>
                  <w:fldChar w:fldCharType="begin"/>
                </w:r>
                <w:r w:rsidR="00A94E03" w:rsidRPr="00D57E3F">
                  <w:rPr>
                    <w:b w:val="0"/>
                    <w:bCs w:val="0"/>
                    <w:sz w:val="18"/>
                    <w:lang w:val="es-HN"/>
                  </w:rPr>
                  <w:instrText xml:space="preserve"> CITATION Alc19 \l 1033 </w:instrText>
                </w:r>
                <w:r w:rsidR="00A94E03" w:rsidRPr="00B90347">
                  <w:rPr>
                    <w:b w:val="0"/>
                    <w:bCs w:val="0"/>
                    <w:sz w:val="18"/>
                  </w:rPr>
                  <w:fldChar w:fldCharType="separate"/>
                </w:r>
                <w:r w:rsidR="002D1986" w:rsidRPr="00D57E3F">
                  <w:rPr>
                    <w:noProof/>
                    <w:sz w:val="18"/>
                    <w:lang w:val="es-HN"/>
                  </w:rPr>
                  <w:t>(Alcantara Souffront, et al., October 2019)</w:t>
                </w:r>
                <w:r w:rsidR="00A94E03" w:rsidRPr="00B90347">
                  <w:rPr>
                    <w:b w:val="0"/>
                    <w:bCs w:val="0"/>
                    <w:sz w:val="18"/>
                  </w:rPr>
                  <w:fldChar w:fldCharType="end"/>
                </w:r>
              </w:sdtContent>
            </w:sdt>
          </w:p>
          <w:p w14:paraId="35B944C8" w14:textId="66E4BBAA" w:rsidR="00A94E03" w:rsidRPr="00D57E3F" w:rsidRDefault="00A94E03" w:rsidP="00184D88">
            <w:pPr>
              <w:pStyle w:val="tables1"/>
              <w:jc w:val="left"/>
              <w:rPr>
                <w:b w:val="0"/>
                <w:bCs w:val="0"/>
                <w:lang w:val="es-HN"/>
              </w:rPr>
            </w:pPr>
          </w:p>
        </w:tc>
        <w:tc>
          <w:tcPr>
            <w:tcW w:w="0" w:type="auto"/>
            <w:vAlign w:val="center"/>
            <w:hideMark/>
          </w:tcPr>
          <w:p w14:paraId="038ACA15" w14:textId="77777777" w:rsidR="00A94E03" w:rsidRPr="00D57E3F"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lang w:val="es-HN"/>
              </w:rPr>
            </w:pPr>
          </w:p>
        </w:tc>
        <w:tc>
          <w:tcPr>
            <w:tcW w:w="0" w:type="auto"/>
            <w:vAlign w:val="center"/>
            <w:hideMark/>
          </w:tcPr>
          <w:p w14:paraId="41C10E5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repository</w:t>
            </w:r>
          </w:p>
        </w:tc>
        <w:tc>
          <w:tcPr>
            <w:tcW w:w="0" w:type="auto"/>
            <w:vAlign w:val="center"/>
            <w:hideMark/>
          </w:tcPr>
          <w:p w14:paraId="265044AD" w14:textId="4CBFFB3F"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Discussion about the hydoinformatic challenges that developing countries have. Specifically introducing a </w:t>
            </w:r>
            <w:r w:rsidR="00E2397A" w:rsidRPr="00B90347">
              <w:rPr>
                <w:rFonts w:cs="Times New Roman"/>
                <w:szCs w:val="18"/>
              </w:rPr>
              <w:t>repository</w:t>
            </w:r>
            <w:r w:rsidRPr="00B90347">
              <w:rPr>
                <w:rFonts w:cs="Times New Roman"/>
                <w:szCs w:val="18"/>
              </w:rPr>
              <w:t xml:space="preserve"> in which many tools can be </w:t>
            </w:r>
            <w:r w:rsidR="00E2397A" w:rsidRPr="00B90347">
              <w:rPr>
                <w:rFonts w:cs="Times New Roman"/>
                <w:szCs w:val="18"/>
              </w:rPr>
              <w:t>obtained</w:t>
            </w:r>
            <w:r w:rsidRPr="00B90347">
              <w:rPr>
                <w:rFonts w:cs="Times New Roman"/>
                <w:szCs w:val="18"/>
              </w:rPr>
              <w:t xml:space="preserve"> written in a variety of languages and addressing different approaches.</w:t>
            </w:r>
          </w:p>
        </w:tc>
        <w:tc>
          <w:tcPr>
            <w:tcW w:w="0" w:type="auto"/>
            <w:vAlign w:val="center"/>
            <w:hideMark/>
          </w:tcPr>
          <w:p w14:paraId="47FDDB9B"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Frontiers In</w:t>
            </w:r>
          </w:p>
        </w:tc>
        <w:tc>
          <w:tcPr>
            <w:tcW w:w="0" w:type="auto"/>
            <w:vAlign w:val="center"/>
            <w:hideMark/>
          </w:tcPr>
          <w:p w14:paraId="2B0B591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GIS, hydrologic validation, Statistics</w:t>
            </w:r>
          </w:p>
        </w:tc>
      </w:tr>
      <w:tr w:rsidR="00A94E03" w:rsidRPr="00B90347" w14:paraId="3962F32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3D009A" w14:textId="2E96847B" w:rsidR="00A94E03" w:rsidRPr="00B90347" w:rsidRDefault="00344313" w:rsidP="00184D88">
            <w:pPr>
              <w:ind w:firstLine="0"/>
              <w:jc w:val="left"/>
              <w:rPr>
                <w:b w:val="0"/>
                <w:bCs w:val="0"/>
                <w:sz w:val="18"/>
                <w:rPrChange w:id="2511" w:author="Carlos Erazo" w:date="2020-08-15T02:17:00Z">
                  <w:rPr>
                    <w:b w:val="0"/>
                    <w:bCs w:val="0"/>
                    <w:sz w:val="18"/>
                    <w:lang w:val="es-HN"/>
                  </w:rPr>
                </w:rPrChange>
              </w:rPr>
            </w:pPr>
            <w:sdt>
              <w:sdtPr>
                <w:rPr>
                  <w:b w:val="0"/>
                  <w:bCs w:val="0"/>
                  <w:sz w:val="18"/>
                </w:rPr>
                <w:id w:val="80186062"/>
                <w:citation/>
              </w:sdtPr>
              <w:sdtContent>
                <w:r w:rsidR="00A94E03" w:rsidRPr="00B90347">
                  <w:rPr>
                    <w:b w:val="0"/>
                    <w:bCs w:val="0"/>
                    <w:sz w:val="18"/>
                  </w:rPr>
                  <w:fldChar w:fldCharType="begin"/>
                </w:r>
                <w:r w:rsidR="00A94E03" w:rsidRPr="00B90347">
                  <w:rPr>
                    <w:b w:val="0"/>
                    <w:bCs w:val="0"/>
                    <w:sz w:val="18"/>
                    <w:rPrChange w:id="2512" w:author="Carlos Erazo" w:date="2020-08-15T02:17:00Z">
                      <w:rPr>
                        <w:b w:val="0"/>
                        <w:bCs w:val="0"/>
                        <w:sz w:val="18"/>
                        <w:lang w:val="es-HN"/>
                      </w:rPr>
                    </w:rPrChange>
                  </w:rPr>
                  <w:instrText xml:space="preserve"> CITATION Daw07 \l 1033 </w:instrText>
                </w:r>
                <w:r w:rsidR="00A94E03" w:rsidRPr="00B90347">
                  <w:rPr>
                    <w:b w:val="0"/>
                    <w:bCs w:val="0"/>
                    <w:sz w:val="18"/>
                  </w:rPr>
                  <w:fldChar w:fldCharType="separate"/>
                </w:r>
                <w:r w:rsidR="002D1986" w:rsidRPr="00B90347">
                  <w:rPr>
                    <w:noProof/>
                    <w:sz w:val="18"/>
                    <w:rPrChange w:id="2513" w:author="Carlos Erazo" w:date="2020-08-15T02:17:00Z">
                      <w:rPr>
                        <w:noProof/>
                        <w:sz w:val="18"/>
                        <w:lang w:val="es-HN"/>
                      </w:rPr>
                    </w:rPrChange>
                  </w:rPr>
                  <w:t>(Dawson, et al., July 2007)</w:t>
                </w:r>
                <w:r w:rsidR="00A94E03" w:rsidRPr="00B90347">
                  <w:rPr>
                    <w:b w:val="0"/>
                    <w:bCs w:val="0"/>
                    <w:sz w:val="18"/>
                  </w:rPr>
                  <w:fldChar w:fldCharType="end"/>
                </w:r>
              </w:sdtContent>
            </w:sdt>
          </w:p>
          <w:p w14:paraId="0D36EFA9" w14:textId="52938408" w:rsidR="00A94E03" w:rsidRPr="00B90347" w:rsidRDefault="00A94E03" w:rsidP="00184D88">
            <w:pPr>
              <w:pStyle w:val="tables1"/>
              <w:jc w:val="left"/>
              <w:rPr>
                <w:b w:val="0"/>
                <w:bCs w:val="0"/>
              </w:rPr>
            </w:pPr>
          </w:p>
        </w:tc>
        <w:tc>
          <w:tcPr>
            <w:tcW w:w="0" w:type="auto"/>
            <w:vAlign w:val="center"/>
            <w:hideMark/>
          </w:tcPr>
          <w:p w14:paraId="5C3214C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243</w:t>
            </w:r>
          </w:p>
        </w:tc>
        <w:tc>
          <w:tcPr>
            <w:tcW w:w="0" w:type="auto"/>
            <w:vAlign w:val="center"/>
            <w:hideMark/>
          </w:tcPr>
          <w:p w14:paraId="25F13017"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Web application</w:t>
            </w:r>
          </w:p>
        </w:tc>
        <w:tc>
          <w:tcPr>
            <w:tcW w:w="0" w:type="auto"/>
            <w:vAlign w:val="center"/>
            <w:hideMark/>
          </w:tcPr>
          <w:p w14:paraId="30CEB5E7" w14:textId="77777777"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Website hosting a toolbox for hydrological analysis, specifically focusing on evaluation metrics for performance testing. Somewhat outdated considering the scope of the review, but important takeouts can be obtained from the development of the app.</w:t>
            </w:r>
          </w:p>
        </w:tc>
        <w:tc>
          <w:tcPr>
            <w:tcW w:w="0" w:type="auto"/>
            <w:vAlign w:val="center"/>
            <w:hideMark/>
          </w:tcPr>
          <w:p w14:paraId="7D4A7B50"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Elsevier</w:t>
            </w:r>
          </w:p>
        </w:tc>
        <w:tc>
          <w:tcPr>
            <w:tcW w:w="0" w:type="auto"/>
            <w:vAlign w:val="center"/>
            <w:hideMark/>
          </w:tcPr>
          <w:p w14:paraId="494D6686"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Hydrologic model performance test assessment for forecasting</w:t>
            </w:r>
          </w:p>
        </w:tc>
      </w:tr>
      <w:tr w:rsidR="00A94E03" w:rsidRPr="00B90347" w14:paraId="2E08ECEB"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16FC28" w14:textId="732234BB" w:rsidR="00A94E03" w:rsidRPr="00B90347" w:rsidRDefault="00344313" w:rsidP="00184D88">
            <w:pPr>
              <w:ind w:firstLine="0"/>
              <w:jc w:val="left"/>
              <w:rPr>
                <w:b w:val="0"/>
                <w:bCs w:val="0"/>
                <w:sz w:val="18"/>
              </w:rPr>
            </w:pPr>
            <w:sdt>
              <w:sdtPr>
                <w:rPr>
                  <w:b w:val="0"/>
                  <w:bCs w:val="0"/>
                  <w:sz w:val="18"/>
                </w:rPr>
                <w:id w:val="868034355"/>
                <w:citation/>
              </w:sdtPr>
              <w:sdtContent>
                <w:r w:rsidR="00A94E03" w:rsidRPr="00B90347">
                  <w:rPr>
                    <w:b w:val="0"/>
                    <w:bCs w:val="0"/>
                    <w:sz w:val="18"/>
                  </w:rPr>
                  <w:fldChar w:fldCharType="begin"/>
                </w:r>
                <w:r w:rsidR="00A94E03" w:rsidRPr="00B90347">
                  <w:rPr>
                    <w:b w:val="0"/>
                    <w:bCs w:val="0"/>
                    <w:sz w:val="18"/>
                  </w:rPr>
                  <w:instrText xml:space="preserve"> CITATION Del141 \l 1033 </w:instrText>
                </w:r>
                <w:r w:rsidR="00A94E03" w:rsidRPr="00B90347">
                  <w:rPr>
                    <w:b w:val="0"/>
                    <w:bCs w:val="0"/>
                    <w:sz w:val="18"/>
                  </w:rPr>
                  <w:fldChar w:fldCharType="separate"/>
                </w:r>
                <w:r w:rsidR="002D1986" w:rsidRPr="00B90347">
                  <w:rPr>
                    <w:noProof/>
                    <w:sz w:val="18"/>
                  </w:rPr>
                  <w:t>(Delipetrev, et al., 2014)</w:t>
                </w:r>
                <w:r w:rsidR="00A94E03" w:rsidRPr="00B90347">
                  <w:rPr>
                    <w:b w:val="0"/>
                    <w:bCs w:val="0"/>
                    <w:sz w:val="18"/>
                  </w:rPr>
                  <w:fldChar w:fldCharType="end"/>
                </w:r>
              </w:sdtContent>
            </w:sdt>
          </w:p>
        </w:tc>
        <w:tc>
          <w:tcPr>
            <w:tcW w:w="0" w:type="auto"/>
            <w:vAlign w:val="center"/>
            <w:hideMark/>
          </w:tcPr>
          <w:p w14:paraId="0BBFE8DB"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32</w:t>
            </w:r>
          </w:p>
        </w:tc>
        <w:tc>
          <w:tcPr>
            <w:tcW w:w="0" w:type="auto"/>
            <w:vAlign w:val="center"/>
            <w:hideMark/>
          </w:tcPr>
          <w:p w14:paraId="3CE8BCD4"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Web application</w:t>
            </w:r>
          </w:p>
        </w:tc>
        <w:tc>
          <w:tcPr>
            <w:tcW w:w="0" w:type="auto"/>
            <w:vAlign w:val="center"/>
            <w:hideMark/>
          </w:tcPr>
          <w:p w14:paraId="47A0EDED" w14:textId="7FB9171C"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Part of the CUAHSI framework, the web app aims to </w:t>
            </w:r>
            <w:r w:rsidR="00E2397A" w:rsidRPr="00B90347">
              <w:rPr>
                <w:rFonts w:cs="Times New Roman"/>
                <w:szCs w:val="18"/>
              </w:rPr>
              <w:t>manage</w:t>
            </w:r>
            <w:r w:rsidRPr="00B90347">
              <w:rPr>
                <w:rFonts w:cs="Times New Roman"/>
                <w:szCs w:val="18"/>
              </w:rPr>
              <w:t xml:space="preserve"> data, support water resources modeling and optimization of resources. Written in PHP, Ajax, </w:t>
            </w:r>
            <w:r w:rsidR="00E2397A" w:rsidRPr="00B90347">
              <w:rPr>
                <w:rFonts w:cs="Times New Roman"/>
                <w:szCs w:val="18"/>
              </w:rPr>
              <w:t>JavaScript</w:t>
            </w:r>
            <w:r w:rsidRPr="00B90347">
              <w:rPr>
                <w:rFonts w:cs="Times New Roman"/>
                <w:szCs w:val="18"/>
              </w:rPr>
              <w:t xml:space="preserve"> and Java.</w:t>
            </w:r>
          </w:p>
        </w:tc>
        <w:tc>
          <w:tcPr>
            <w:tcW w:w="0" w:type="auto"/>
            <w:vAlign w:val="center"/>
            <w:hideMark/>
          </w:tcPr>
          <w:p w14:paraId="0A3C9758"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Science Direct</w:t>
            </w:r>
          </w:p>
        </w:tc>
        <w:tc>
          <w:tcPr>
            <w:tcW w:w="0" w:type="auto"/>
            <w:vAlign w:val="center"/>
            <w:hideMark/>
          </w:tcPr>
          <w:p w14:paraId="39D4A69F"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GIS, hydrologic validation, Statistics</w:t>
            </w:r>
          </w:p>
        </w:tc>
      </w:tr>
      <w:tr w:rsidR="00A94E03" w:rsidRPr="00B90347" w14:paraId="05F7423E"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3C8EC5" w14:textId="5F8DE1E5" w:rsidR="00A94E03" w:rsidRPr="00B90347" w:rsidRDefault="00344313" w:rsidP="00184D88">
            <w:pPr>
              <w:ind w:firstLine="0"/>
              <w:jc w:val="left"/>
              <w:rPr>
                <w:b w:val="0"/>
                <w:bCs w:val="0"/>
                <w:sz w:val="18"/>
                <w:rPrChange w:id="2514" w:author="Carlos Erazo" w:date="2020-08-15T02:17:00Z">
                  <w:rPr>
                    <w:b w:val="0"/>
                    <w:bCs w:val="0"/>
                    <w:sz w:val="18"/>
                    <w:lang w:val="es-HN"/>
                  </w:rPr>
                </w:rPrChange>
              </w:rPr>
            </w:pPr>
            <w:sdt>
              <w:sdtPr>
                <w:rPr>
                  <w:b w:val="0"/>
                  <w:bCs w:val="0"/>
                  <w:sz w:val="18"/>
                  <w:rPrChange w:id="2515" w:author="Carlos Erazo" w:date="2020-08-15T02:17:00Z">
                    <w:rPr>
                      <w:b w:val="0"/>
                      <w:bCs w:val="0"/>
                      <w:sz w:val="18"/>
                      <w:lang w:val="es-HN"/>
                    </w:rPr>
                  </w:rPrChange>
                </w:rPr>
                <w:id w:val="-2080512823"/>
                <w:citation/>
              </w:sdtPr>
              <w:sdtContent>
                <w:r w:rsidR="00A94E03" w:rsidRPr="00B90347">
                  <w:rPr>
                    <w:b w:val="0"/>
                    <w:bCs w:val="0"/>
                    <w:sz w:val="18"/>
                    <w:rPrChange w:id="2516" w:author="Carlos Erazo" w:date="2020-08-15T02:17:00Z">
                      <w:rPr>
                        <w:b w:val="0"/>
                        <w:bCs w:val="0"/>
                        <w:sz w:val="18"/>
                        <w:lang w:val="es-HN"/>
                      </w:rPr>
                    </w:rPrChange>
                  </w:rPr>
                  <w:fldChar w:fldCharType="begin"/>
                </w:r>
                <w:r w:rsidR="00A94E03" w:rsidRPr="00B90347">
                  <w:rPr>
                    <w:b w:val="0"/>
                    <w:bCs w:val="0"/>
                    <w:sz w:val="18"/>
                    <w:rPrChange w:id="2517" w:author="Carlos Erazo" w:date="2020-08-15T02:17:00Z">
                      <w:rPr>
                        <w:b w:val="0"/>
                        <w:bCs w:val="0"/>
                        <w:sz w:val="18"/>
                        <w:lang w:val="es-HN"/>
                      </w:rPr>
                    </w:rPrChange>
                  </w:rPr>
                  <w:instrText xml:space="preserve"> CITATION Rob17 \l 1033 </w:instrText>
                </w:r>
                <w:r w:rsidR="00A94E03" w:rsidRPr="00B90347">
                  <w:rPr>
                    <w:b w:val="0"/>
                    <w:bCs w:val="0"/>
                    <w:sz w:val="18"/>
                    <w:rPrChange w:id="2518" w:author="Carlos Erazo" w:date="2020-08-15T02:17:00Z">
                      <w:rPr>
                        <w:b w:val="0"/>
                        <w:bCs w:val="0"/>
                        <w:sz w:val="18"/>
                        <w:lang w:val="es-HN"/>
                      </w:rPr>
                    </w:rPrChange>
                  </w:rPr>
                  <w:fldChar w:fldCharType="separate"/>
                </w:r>
                <w:r w:rsidR="002D1986" w:rsidRPr="00B90347">
                  <w:rPr>
                    <w:noProof/>
                    <w:sz w:val="18"/>
                    <w:rPrChange w:id="2519" w:author="Carlos Erazo" w:date="2020-08-15T02:17:00Z">
                      <w:rPr>
                        <w:noProof/>
                        <w:sz w:val="18"/>
                        <w:lang w:val="es-HN"/>
                      </w:rPr>
                    </w:rPrChange>
                  </w:rPr>
                  <w:t>(Roberge, et al., 2017)</w:t>
                </w:r>
                <w:r w:rsidR="00A94E03" w:rsidRPr="00B90347">
                  <w:rPr>
                    <w:b w:val="0"/>
                    <w:bCs w:val="0"/>
                    <w:sz w:val="18"/>
                    <w:rPrChange w:id="2520" w:author="Carlos Erazo" w:date="2020-08-15T02:17:00Z">
                      <w:rPr>
                        <w:b w:val="0"/>
                        <w:bCs w:val="0"/>
                        <w:sz w:val="18"/>
                        <w:lang w:val="es-HN"/>
                      </w:rPr>
                    </w:rPrChange>
                  </w:rPr>
                  <w:fldChar w:fldCharType="end"/>
                </w:r>
              </w:sdtContent>
            </w:sdt>
          </w:p>
          <w:p w14:paraId="2775ADF8" w14:textId="31B4FC37" w:rsidR="00A94E03" w:rsidRPr="00B90347" w:rsidRDefault="00A94E03" w:rsidP="00184D88">
            <w:pPr>
              <w:pStyle w:val="tables1"/>
              <w:jc w:val="left"/>
              <w:rPr>
                <w:b w:val="0"/>
                <w:bCs w:val="0"/>
              </w:rPr>
            </w:pPr>
          </w:p>
        </w:tc>
        <w:tc>
          <w:tcPr>
            <w:tcW w:w="0" w:type="auto"/>
            <w:vAlign w:val="center"/>
            <w:hideMark/>
          </w:tcPr>
          <w:p w14:paraId="526B0DD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2D2C0EA"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Web application</w:t>
            </w:r>
          </w:p>
        </w:tc>
        <w:tc>
          <w:tcPr>
            <w:tcW w:w="0" w:type="auto"/>
            <w:vAlign w:val="center"/>
            <w:hideMark/>
          </w:tcPr>
          <w:p w14:paraId="2A3F9C2A" w14:textId="4FF844BD"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Web application for browsing within a webpage regarding data from USGS and </w:t>
            </w:r>
            <w:r w:rsidR="00E2397A" w:rsidRPr="00B90347">
              <w:rPr>
                <w:rFonts w:cs="Times New Roman"/>
                <w:szCs w:val="18"/>
              </w:rPr>
              <w:t>German</w:t>
            </w:r>
            <w:r w:rsidRPr="00B90347">
              <w:rPr>
                <w:rFonts w:cs="Times New Roman"/>
                <w:szCs w:val="18"/>
              </w:rPr>
              <w:t xml:space="preserve"> WSV of about 10,000 stream gages worldwide. It uses </w:t>
            </w:r>
            <w:r w:rsidR="00E2397A" w:rsidRPr="00B90347">
              <w:rPr>
                <w:rFonts w:cs="Times New Roman"/>
                <w:szCs w:val="18"/>
              </w:rPr>
              <w:t>JavaScript</w:t>
            </w:r>
            <w:r w:rsidRPr="00B90347">
              <w:rPr>
                <w:rFonts w:cs="Times New Roman"/>
                <w:szCs w:val="18"/>
              </w:rPr>
              <w:t xml:space="preserve">, html and CSS. Specifically uses knockout.js and hosted in </w:t>
            </w:r>
            <w:r w:rsidR="00E2397A" w:rsidRPr="00B90347">
              <w:rPr>
                <w:rFonts w:cs="Times New Roman"/>
                <w:szCs w:val="18"/>
              </w:rPr>
              <w:t>GitHub</w:t>
            </w:r>
          </w:p>
        </w:tc>
        <w:tc>
          <w:tcPr>
            <w:tcW w:w="0" w:type="auto"/>
            <w:vAlign w:val="center"/>
            <w:hideMark/>
          </w:tcPr>
          <w:p w14:paraId="49F1D3AF"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research software</w:t>
            </w:r>
          </w:p>
        </w:tc>
        <w:tc>
          <w:tcPr>
            <w:tcW w:w="0" w:type="auto"/>
            <w:vAlign w:val="center"/>
            <w:hideMark/>
          </w:tcPr>
          <w:p w14:paraId="4887348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Hydrology, GIS visualization</w:t>
            </w:r>
          </w:p>
        </w:tc>
      </w:tr>
      <w:tr w:rsidR="00A94E03" w:rsidRPr="00B90347" w14:paraId="2E09B7CD" w14:textId="77777777" w:rsidTr="00184D88">
        <w:trPr>
          <w:trHeight w:val="13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4A65B5" w14:textId="23936CEF" w:rsidR="00A94E03" w:rsidRPr="00B90347" w:rsidRDefault="00344313" w:rsidP="00184D88">
            <w:pPr>
              <w:ind w:firstLine="0"/>
              <w:jc w:val="left"/>
              <w:rPr>
                <w:b w:val="0"/>
                <w:bCs w:val="0"/>
                <w:sz w:val="18"/>
                <w:rPrChange w:id="2521" w:author="Carlos Erazo" w:date="2020-08-15T02:17:00Z">
                  <w:rPr>
                    <w:b w:val="0"/>
                    <w:bCs w:val="0"/>
                    <w:sz w:val="18"/>
                    <w:lang w:val="es-HN"/>
                  </w:rPr>
                </w:rPrChange>
              </w:rPr>
            </w:pPr>
            <w:sdt>
              <w:sdtPr>
                <w:rPr>
                  <w:b w:val="0"/>
                  <w:bCs w:val="0"/>
                  <w:sz w:val="18"/>
                  <w:rPrChange w:id="2522" w:author="Carlos Erazo" w:date="2020-08-15T02:17:00Z">
                    <w:rPr>
                      <w:b w:val="0"/>
                      <w:bCs w:val="0"/>
                      <w:sz w:val="18"/>
                      <w:lang w:val="es-HN"/>
                    </w:rPr>
                  </w:rPrChange>
                </w:rPr>
                <w:id w:val="-1541273722"/>
                <w:citation/>
              </w:sdtPr>
              <w:sdtContent>
                <w:r w:rsidR="00A94E03" w:rsidRPr="00B90347">
                  <w:rPr>
                    <w:b w:val="0"/>
                    <w:bCs w:val="0"/>
                    <w:sz w:val="18"/>
                    <w:rPrChange w:id="2523" w:author="Carlos Erazo" w:date="2020-08-15T02:17:00Z">
                      <w:rPr>
                        <w:b w:val="0"/>
                        <w:bCs w:val="0"/>
                        <w:sz w:val="18"/>
                        <w:lang w:val="es-HN"/>
                      </w:rPr>
                    </w:rPrChange>
                  </w:rPr>
                  <w:fldChar w:fldCharType="begin"/>
                </w:r>
                <w:r w:rsidR="00A94E03" w:rsidRPr="00B90347">
                  <w:rPr>
                    <w:b w:val="0"/>
                    <w:bCs w:val="0"/>
                    <w:sz w:val="18"/>
                    <w:rPrChange w:id="2524" w:author="Carlos Erazo" w:date="2020-08-15T02:17:00Z">
                      <w:rPr>
                        <w:b w:val="0"/>
                        <w:bCs w:val="0"/>
                        <w:sz w:val="18"/>
                        <w:lang w:val="es-HN"/>
                      </w:rPr>
                    </w:rPrChange>
                  </w:rPr>
                  <w:instrText xml:space="preserve"> CITATION Bre19 \l 1033 </w:instrText>
                </w:r>
                <w:r w:rsidR="00A94E03" w:rsidRPr="00B90347">
                  <w:rPr>
                    <w:b w:val="0"/>
                    <w:bCs w:val="0"/>
                    <w:sz w:val="18"/>
                    <w:rPrChange w:id="2525" w:author="Carlos Erazo" w:date="2020-08-15T02:17:00Z">
                      <w:rPr>
                        <w:b w:val="0"/>
                        <w:bCs w:val="0"/>
                        <w:sz w:val="18"/>
                        <w:lang w:val="es-HN"/>
                      </w:rPr>
                    </w:rPrChange>
                  </w:rPr>
                  <w:fldChar w:fldCharType="separate"/>
                </w:r>
                <w:r w:rsidR="002D1986" w:rsidRPr="00B90347">
                  <w:rPr>
                    <w:noProof/>
                    <w:sz w:val="18"/>
                    <w:rPrChange w:id="2526" w:author="Carlos Erazo" w:date="2020-08-15T02:17:00Z">
                      <w:rPr>
                        <w:noProof/>
                        <w:sz w:val="18"/>
                        <w:lang w:val="es-HN"/>
                      </w:rPr>
                    </w:rPrChange>
                  </w:rPr>
                  <w:t>(Brendel, et al., July 2019)</w:t>
                </w:r>
                <w:r w:rsidR="00A94E03" w:rsidRPr="00B90347">
                  <w:rPr>
                    <w:b w:val="0"/>
                    <w:bCs w:val="0"/>
                    <w:sz w:val="18"/>
                    <w:rPrChange w:id="2527" w:author="Carlos Erazo" w:date="2020-08-15T02:17:00Z">
                      <w:rPr>
                        <w:b w:val="0"/>
                        <w:bCs w:val="0"/>
                        <w:sz w:val="18"/>
                        <w:lang w:val="es-HN"/>
                      </w:rPr>
                    </w:rPrChange>
                  </w:rPr>
                  <w:fldChar w:fldCharType="end"/>
                </w:r>
              </w:sdtContent>
            </w:sdt>
          </w:p>
          <w:p w14:paraId="79B4E929" w14:textId="3B732475" w:rsidR="00A94E03" w:rsidRPr="00B90347" w:rsidRDefault="00A94E03" w:rsidP="00184D88">
            <w:pPr>
              <w:pStyle w:val="tables1"/>
              <w:jc w:val="left"/>
              <w:rPr>
                <w:b w:val="0"/>
                <w:bCs w:val="0"/>
              </w:rPr>
            </w:pPr>
          </w:p>
        </w:tc>
        <w:tc>
          <w:tcPr>
            <w:tcW w:w="0" w:type="auto"/>
            <w:vAlign w:val="center"/>
            <w:hideMark/>
          </w:tcPr>
          <w:p w14:paraId="3D8D5E86"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1</w:t>
            </w:r>
          </w:p>
        </w:tc>
        <w:tc>
          <w:tcPr>
            <w:tcW w:w="0" w:type="auto"/>
            <w:vAlign w:val="center"/>
            <w:hideMark/>
          </w:tcPr>
          <w:p w14:paraId="2C7433A3"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Web application</w:t>
            </w:r>
          </w:p>
        </w:tc>
        <w:tc>
          <w:tcPr>
            <w:tcW w:w="0" w:type="auto"/>
            <w:vAlign w:val="center"/>
            <w:hideMark/>
          </w:tcPr>
          <w:p w14:paraId="00EDCD9C" w14:textId="2E22FCBA"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Web application that aims to </w:t>
            </w:r>
            <w:r w:rsidR="00E2397A" w:rsidRPr="00B90347">
              <w:rPr>
                <w:rFonts w:cs="Times New Roman"/>
                <w:szCs w:val="18"/>
              </w:rPr>
              <w:t>provide</w:t>
            </w:r>
            <w:r w:rsidRPr="00B90347">
              <w:rPr>
                <w:rFonts w:cs="Times New Roman"/>
                <w:szCs w:val="18"/>
              </w:rPr>
              <w:t xml:space="preserve"> data analysis features on precipitation. Specifically, hydrological preanalyses for projects. It was written in R with the Shiny web app framework. The app </w:t>
            </w:r>
            <w:r w:rsidR="00E2397A" w:rsidRPr="00B90347">
              <w:rPr>
                <w:rFonts w:cs="Times New Roman"/>
                <w:szCs w:val="18"/>
              </w:rPr>
              <w:t>obtains</w:t>
            </w:r>
            <w:r w:rsidRPr="00B90347">
              <w:rPr>
                <w:rFonts w:cs="Times New Roman"/>
                <w:szCs w:val="18"/>
              </w:rPr>
              <w:t xml:space="preserve"> data from different governmental services.</w:t>
            </w:r>
          </w:p>
        </w:tc>
        <w:tc>
          <w:tcPr>
            <w:tcW w:w="0" w:type="auto"/>
            <w:vAlign w:val="center"/>
            <w:hideMark/>
          </w:tcPr>
          <w:p w14:paraId="0E773087"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Science Direct</w:t>
            </w:r>
          </w:p>
        </w:tc>
        <w:tc>
          <w:tcPr>
            <w:tcW w:w="0" w:type="auto"/>
            <w:vAlign w:val="center"/>
            <w:hideMark/>
          </w:tcPr>
          <w:p w14:paraId="0313EA21"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Hydrology, statistical analysis</w:t>
            </w:r>
          </w:p>
        </w:tc>
      </w:tr>
      <w:tr w:rsidR="00A94E03" w:rsidRPr="00B90347" w14:paraId="33D878AB"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7E066A" w14:textId="02FD764B" w:rsidR="00A94E03" w:rsidRPr="00B90347" w:rsidRDefault="00344313" w:rsidP="00184D88">
            <w:pPr>
              <w:ind w:firstLine="0"/>
              <w:jc w:val="left"/>
              <w:rPr>
                <w:b w:val="0"/>
                <w:bCs w:val="0"/>
                <w:sz w:val="18"/>
                <w:rPrChange w:id="2528" w:author="Carlos Erazo" w:date="2020-08-15T02:17:00Z">
                  <w:rPr>
                    <w:b w:val="0"/>
                    <w:bCs w:val="0"/>
                    <w:sz w:val="18"/>
                    <w:lang w:val="es-HN"/>
                  </w:rPr>
                </w:rPrChange>
              </w:rPr>
            </w:pPr>
            <w:sdt>
              <w:sdtPr>
                <w:rPr>
                  <w:b w:val="0"/>
                  <w:bCs w:val="0"/>
                  <w:sz w:val="18"/>
                  <w:rPrChange w:id="2529" w:author="Carlos Erazo" w:date="2020-08-15T02:17:00Z">
                    <w:rPr>
                      <w:b w:val="0"/>
                      <w:bCs w:val="0"/>
                      <w:sz w:val="18"/>
                      <w:lang w:val="es-HN"/>
                    </w:rPr>
                  </w:rPrChange>
                </w:rPr>
                <w:id w:val="-1558006747"/>
                <w:citation/>
              </w:sdtPr>
              <w:sdtContent>
                <w:r w:rsidR="00A94E03" w:rsidRPr="00B90347">
                  <w:rPr>
                    <w:b w:val="0"/>
                    <w:bCs w:val="0"/>
                    <w:sz w:val="18"/>
                    <w:rPrChange w:id="2530" w:author="Carlos Erazo" w:date="2020-08-15T02:17:00Z">
                      <w:rPr>
                        <w:b w:val="0"/>
                        <w:bCs w:val="0"/>
                        <w:sz w:val="18"/>
                        <w:lang w:val="es-HN"/>
                      </w:rPr>
                    </w:rPrChange>
                  </w:rPr>
                  <w:fldChar w:fldCharType="begin"/>
                </w:r>
                <w:r w:rsidR="00A94E03" w:rsidRPr="00B90347">
                  <w:rPr>
                    <w:b w:val="0"/>
                    <w:bCs w:val="0"/>
                    <w:sz w:val="18"/>
                    <w:rPrChange w:id="2531" w:author="Carlos Erazo" w:date="2020-08-15T02:17:00Z">
                      <w:rPr>
                        <w:b w:val="0"/>
                        <w:bCs w:val="0"/>
                        <w:sz w:val="18"/>
                        <w:lang w:val="es-HN"/>
                      </w:rPr>
                    </w:rPrChange>
                  </w:rPr>
                  <w:instrText xml:space="preserve"> CITATION Swa16 \l 1033 </w:instrText>
                </w:r>
                <w:r w:rsidR="00A94E03" w:rsidRPr="00B90347">
                  <w:rPr>
                    <w:b w:val="0"/>
                    <w:bCs w:val="0"/>
                    <w:sz w:val="18"/>
                    <w:rPrChange w:id="2532" w:author="Carlos Erazo" w:date="2020-08-15T02:17:00Z">
                      <w:rPr>
                        <w:b w:val="0"/>
                        <w:bCs w:val="0"/>
                        <w:sz w:val="18"/>
                        <w:lang w:val="es-HN"/>
                      </w:rPr>
                    </w:rPrChange>
                  </w:rPr>
                  <w:fldChar w:fldCharType="separate"/>
                </w:r>
                <w:r w:rsidR="002D1986" w:rsidRPr="00B90347">
                  <w:rPr>
                    <w:noProof/>
                    <w:sz w:val="18"/>
                    <w:rPrChange w:id="2533" w:author="Carlos Erazo" w:date="2020-08-15T02:17:00Z">
                      <w:rPr>
                        <w:noProof/>
                        <w:sz w:val="18"/>
                        <w:lang w:val="es-HN"/>
                      </w:rPr>
                    </w:rPrChange>
                  </w:rPr>
                  <w:t>(Swain, et al., November 2016)</w:t>
                </w:r>
                <w:r w:rsidR="00A94E03" w:rsidRPr="00B90347">
                  <w:rPr>
                    <w:b w:val="0"/>
                    <w:bCs w:val="0"/>
                    <w:sz w:val="18"/>
                    <w:rPrChange w:id="2534" w:author="Carlos Erazo" w:date="2020-08-15T02:17:00Z">
                      <w:rPr>
                        <w:b w:val="0"/>
                        <w:bCs w:val="0"/>
                        <w:sz w:val="18"/>
                        <w:lang w:val="es-HN"/>
                      </w:rPr>
                    </w:rPrChange>
                  </w:rPr>
                  <w:fldChar w:fldCharType="end"/>
                </w:r>
              </w:sdtContent>
            </w:sdt>
          </w:p>
          <w:p w14:paraId="45DCF5B6" w14:textId="05419F04" w:rsidR="00A94E03" w:rsidRPr="00B90347" w:rsidRDefault="00A94E03" w:rsidP="00184D88">
            <w:pPr>
              <w:pStyle w:val="tables1"/>
              <w:jc w:val="left"/>
              <w:rPr>
                <w:b w:val="0"/>
                <w:bCs w:val="0"/>
              </w:rPr>
            </w:pPr>
          </w:p>
        </w:tc>
        <w:tc>
          <w:tcPr>
            <w:tcW w:w="0" w:type="auto"/>
            <w:vAlign w:val="center"/>
            <w:hideMark/>
          </w:tcPr>
          <w:p w14:paraId="34B63D6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29</w:t>
            </w:r>
          </w:p>
        </w:tc>
        <w:tc>
          <w:tcPr>
            <w:tcW w:w="0" w:type="auto"/>
            <w:vAlign w:val="center"/>
            <w:hideMark/>
          </w:tcPr>
          <w:p w14:paraId="38C28A07"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Web application</w:t>
            </w:r>
          </w:p>
        </w:tc>
        <w:tc>
          <w:tcPr>
            <w:tcW w:w="0" w:type="auto"/>
            <w:vAlign w:val="center"/>
            <w:hideMark/>
          </w:tcPr>
          <w:p w14:paraId="1A35FAD3" w14:textId="77777777"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Web development app focusing on creating a friendly environment for developing applications. The platform serves as a host and provides the developer with tools to generate code easier. Written in Python, HTML.</w:t>
            </w:r>
          </w:p>
        </w:tc>
        <w:tc>
          <w:tcPr>
            <w:tcW w:w="0" w:type="auto"/>
            <w:vAlign w:val="center"/>
            <w:hideMark/>
          </w:tcPr>
          <w:p w14:paraId="01C69D9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Science Direct</w:t>
            </w:r>
          </w:p>
        </w:tc>
        <w:tc>
          <w:tcPr>
            <w:tcW w:w="0" w:type="auto"/>
            <w:vAlign w:val="center"/>
            <w:hideMark/>
          </w:tcPr>
          <w:p w14:paraId="01584EE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Hydrological repository</w:t>
            </w:r>
          </w:p>
        </w:tc>
      </w:tr>
      <w:tr w:rsidR="00A94E03" w:rsidRPr="00B90347" w14:paraId="7D4BE4B7"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CC4B38" w14:textId="6CABC53F" w:rsidR="00A94E03" w:rsidRPr="00B90347" w:rsidRDefault="00344313" w:rsidP="00184D88">
            <w:pPr>
              <w:ind w:firstLine="0"/>
              <w:jc w:val="left"/>
              <w:rPr>
                <w:b w:val="0"/>
                <w:bCs w:val="0"/>
                <w:sz w:val="18"/>
                <w:rPrChange w:id="2535" w:author="Carlos Erazo" w:date="2020-08-15T02:17:00Z">
                  <w:rPr>
                    <w:b w:val="0"/>
                    <w:bCs w:val="0"/>
                    <w:sz w:val="18"/>
                    <w:lang w:val="es-HN"/>
                  </w:rPr>
                </w:rPrChange>
              </w:rPr>
            </w:pPr>
            <w:sdt>
              <w:sdtPr>
                <w:rPr>
                  <w:b w:val="0"/>
                  <w:bCs w:val="0"/>
                  <w:sz w:val="18"/>
                  <w:rPrChange w:id="2536" w:author="Carlos Erazo" w:date="2020-08-15T02:17:00Z">
                    <w:rPr>
                      <w:b w:val="0"/>
                      <w:bCs w:val="0"/>
                      <w:sz w:val="18"/>
                      <w:lang w:val="es-HN"/>
                    </w:rPr>
                  </w:rPrChange>
                </w:rPr>
                <w:id w:val="-1469203648"/>
                <w:citation/>
              </w:sdtPr>
              <w:sdtContent>
                <w:r w:rsidR="00A94E03" w:rsidRPr="00B90347">
                  <w:rPr>
                    <w:b w:val="0"/>
                    <w:bCs w:val="0"/>
                    <w:sz w:val="18"/>
                    <w:rPrChange w:id="2537" w:author="Carlos Erazo" w:date="2020-08-15T02:17:00Z">
                      <w:rPr>
                        <w:b w:val="0"/>
                        <w:bCs w:val="0"/>
                        <w:sz w:val="18"/>
                        <w:lang w:val="es-HN"/>
                      </w:rPr>
                    </w:rPrChange>
                  </w:rPr>
                  <w:fldChar w:fldCharType="begin"/>
                </w:r>
                <w:r w:rsidR="00A94E03" w:rsidRPr="00B90347">
                  <w:rPr>
                    <w:b w:val="0"/>
                    <w:bCs w:val="0"/>
                    <w:sz w:val="18"/>
                    <w:rPrChange w:id="2538" w:author="Carlos Erazo" w:date="2020-08-15T02:17:00Z">
                      <w:rPr>
                        <w:b w:val="0"/>
                        <w:bCs w:val="0"/>
                        <w:sz w:val="18"/>
                        <w:lang w:val="es-HN"/>
                      </w:rPr>
                    </w:rPrChange>
                  </w:rPr>
                  <w:instrText xml:space="preserve"> CITATION Con13 \l 1033 </w:instrText>
                </w:r>
                <w:r w:rsidR="00A94E03" w:rsidRPr="00B90347">
                  <w:rPr>
                    <w:b w:val="0"/>
                    <w:bCs w:val="0"/>
                    <w:sz w:val="18"/>
                    <w:rPrChange w:id="2539" w:author="Carlos Erazo" w:date="2020-08-15T02:17:00Z">
                      <w:rPr>
                        <w:b w:val="0"/>
                        <w:bCs w:val="0"/>
                        <w:sz w:val="18"/>
                        <w:lang w:val="es-HN"/>
                      </w:rPr>
                    </w:rPrChange>
                  </w:rPr>
                  <w:fldChar w:fldCharType="separate"/>
                </w:r>
                <w:r w:rsidR="002D1986" w:rsidRPr="00B90347">
                  <w:rPr>
                    <w:noProof/>
                    <w:sz w:val="18"/>
                    <w:rPrChange w:id="2540" w:author="Carlos Erazo" w:date="2020-08-15T02:17:00Z">
                      <w:rPr>
                        <w:noProof/>
                        <w:sz w:val="18"/>
                        <w:lang w:val="es-HN"/>
                      </w:rPr>
                    </w:rPrChange>
                  </w:rPr>
                  <w:t>(Conner, et al., November 2013)</w:t>
                </w:r>
                <w:r w:rsidR="00A94E03" w:rsidRPr="00B90347">
                  <w:rPr>
                    <w:b w:val="0"/>
                    <w:bCs w:val="0"/>
                    <w:sz w:val="18"/>
                    <w:rPrChange w:id="2541" w:author="Carlos Erazo" w:date="2020-08-15T02:17:00Z">
                      <w:rPr>
                        <w:b w:val="0"/>
                        <w:bCs w:val="0"/>
                        <w:sz w:val="18"/>
                        <w:lang w:val="es-HN"/>
                      </w:rPr>
                    </w:rPrChange>
                  </w:rPr>
                  <w:fldChar w:fldCharType="end"/>
                </w:r>
              </w:sdtContent>
            </w:sdt>
          </w:p>
          <w:p w14:paraId="129A1629" w14:textId="4B9D3A24" w:rsidR="00A94E03" w:rsidRPr="00B90347" w:rsidRDefault="00A94E03" w:rsidP="00184D88">
            <w:pPr>
              <w:pStyle w:val="tables1"/>
              <w:jc w:val="left"/>
              <w:rPr>
                <w:b w:val="0"/>
                <w:bCs w:val="0"/>
              </w:rPr>
            </w:pPr>
          </w:p>
        </w:tc>
        <w:tc>
          <w:tcPr>
            <w:tcW w:w="0" w:type="auto"/>
            <w:vAlign w:val="center"/>
            <w:hideMark/>
          </w:tcPr>
          <w:p w14:paraId="05B9AB0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18</w:t>
            </w:r>
          </w:p>
        </w:tc>
        <w:tc>
          <w:tcPr>
            <w:tcW w:w="0" w:type="auto"/>
            <w:vAlign w:val="center"/>
            <w:hideMark/>
          </w:tcPr>
          <w:p w14:paraId="44899642"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Web application</w:t>
            </w:r>
          </w:p>
        </w:tc>
        <w:tc>
          <w:tcPr>
            <w:tcW w:w="0" w:type="auto"/>
            <w:vAlign w:val="center"/>
            <w:hideMark/>
          </w:tcPr>
          <w:p w14:paraId="6D563897" w14:textId="2D28D1C7"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Part of the CUAHSI framework, the application uses relational </w:t>
            </w:r>
            <w:r w:rsidR="00E2397A" w:rsidRPr="00B90347">
              <w:rPr>
                <w:rFonts w:cs="Times New Roman"/>
                <w:szCs w:val="18"/>
              </w:rPr>
              <w:t>databases</w:t>
            </w:r>
            <w:r w:rsidRPr="00B90347">
              <w:rPr>
                <w:rFonts w:cs="Times New Roman"/>
                <w:szCs w:val="18"/>
              </w:rPr>
              <w:t xml:space="preserve"> to store data through the framework. Serves as a point for data retrieval.</w:t>
            </w:r>
          </w:p>
        </w:tc>
        <w:tc>
          <w:tcPr>
            <w:tcW w:w="0" w:type="auto"/>
            <w:vAlign w:val="center"/>
            <w:hideMark/>
          </w:tcPr>
          <w:p w14:paraId="08CE07C0"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Science Direct</w:t>
            </w:r>
          </w:p>
        </w:tc>
        <w:tc>
          <w:tcPr>
            <w:tcW w:w="0" w:type="auto"/>
            <w:vAlign w:val="center"/>
            <w:hideMark/>
          </w:tcPr>
          <w:p w14:paraId="61AE785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Hydrological database system</w:t>
            </w:r>
          </w:p>
        </w:tc>
      </w:tr>
      <w:tr w:rsidR="00A94E03" w:rsidRPr="00B90347" w14:paraId="22D75C2A" w14:textId="77777777" w:rsidTr="00184D88">
        <w:trPr>
          <w:trHeight w:val="109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4D95AD" w14:textId="30C378C7" w:rsidR="00A94E03" w:rsidRPr="00B90347" w:rsidRDefault="00344313" w:rsidP="00184D88">
            <w:pPr>
              <w:ind w:firstLine="0"/>
              <w:jc w:val="left"/>
              <w:rPr>
                <w:b w:val="0"/>
                <w:bCs w:val="0"/>
                <w:sz w:val="18"/>
                <w:rPrChange w:id="2542" w:author="Carlos Erazo" w:date="2020-08-15T02:17:00Z">
                  <w:rPr>
                    <w:b w:val="0"/>
                    <w:bCs w:val="0"/>
                    <w:sz w:val="18"/>
                    <w:lang w:val="es-HN"/>
                  </w:rPr>
                </w:rPrChange>
              </w:rPr>
            </w:pPr>
            <w:sdt>
              <w:sdtPr>
                <w:rPr>
                  <w:b w:val="0"/>
                  <w:bCs w:val="0"/>
                  <w:sz w:val="18"/>
                  <w:rPrChange w:id="2543" w:author="Carlos Erazo" w:date="2020-08-15T02:17:00Z">
                    <w:rPr>
                      <w:b w:val="0"/>
                      <w:bCs w:val="0"/>
                      <w:sz w:val="18"/>
                      <w:lang w:val="es-HN"/>
                    </w:rPr>
                  </w:rPrChange>
                </w:rPr>
                <w:id w:val="-457577755"/>
                <w:citation/>
              </w:sdtPr>
              <w:sdtContent>
                <w:r w:rsidR="00A94E03" w:rsidRPr="00B90347">
                  <w:rPr>
                    <w:b w:val="0"/>
                    <w:bCs w:val="0"/>
                    <w:sz w:val="18"/>
                    <w:rPrChange w:id="2544" w:author="Carlos Erazo" w:date="2020-08-15T02:17:00Z">
                      <w:rPr>
                        <w:b w:val="0"/>
                        <w:bCs w:val="0"/>
                        <w:sz w:val="18"/>
                        <w:lang w:val="es-HN"/>
                      </w:rPr>
                    </w:rPrChange>
                  </w:rPr>
                  <w:fldChar w:fldCharType="begin"/>
                </w:r>
                <w:r w:rsidR="00A94E03" w:rsidRPr="00B90347">
                  <w:rPr>
                    <w:b w:val="0"/>
                    <w:bCs w:val="0"/>
                    <w:sz w:val="18"/>
                    <w:rPrChange w:id="2545" w:author="Carlos Erazo" w:date="2020-08-15T02:17:00Z">
                      <w:rPr>
                        <w:b w:val="0"/>
                        <w:bCs w:val="0"/>
                        <w:sz w:val="18"/>
                        <w:lang w:val="es-HN"/>
                      </w:rPr>
                    </w:rPrChange>
                  </w:rPr>
                  <w:instrText xml:space="preserve"> CITATION Tyr13 \l 1033 </w:instrText>
                </w:r>
                <w:r w:rsidR="00A94E03" w:rsidRPr="00B90347">
                  <w:rPr>
                    <w:b w:val="0"/>
                    <w:bCs w:val="0"/>
                    <w:sz w:val="18"/>
                    <w:rPrChange w:id="2546" w:author="Carlos Erazo" w:date="2020-08-15T02:17:00Z">
                      <w:rPr>
                        <w:b w:val="0"/>
                        <w:bCs w:val="0"/>
                        <w:sz w:val="18"/>
                        <w:lang w:val="es-HN"/>
                      </w:rPr>
                    </w:rPrChange>
                  </w:rPr>
                  <w:fldChar w:fldCharType="separate"/>
                </w:r>
                <w:r w:rsidR="002D1986" w:rsidRPr="00B90347">
                  <w:rPr>
                    <w:noProof/>
                    <w:sz w:val="18"/>
                    <w:rPrChange w:id="2547" w:author="Carlos Erazo" w:date="2020-08-15T02:17:00Z">
                      <w:rPr>
                        <w:noProof/>
                        <w:sz w:val="18"/>
                        <w:lang w:val="es-HN"/>
                      </w:rPr>
                    </w:rPrChange>
                  </w:rPr>
                  <w:t>(Tyralia &amp; Schumann, 2013)</w:t>
                </w:r>
                <w:r w:rsidR="00A94E03" w:rsidRPr="00B90347">
                  <w:rPr>
                    <w:b w:val="0"/>
                    <w:bCs w:val="0"/>
                    <w:sz w:val="18"/>
                    <w:rPrChange w:id="2548" w:author="Carlos Erazo" w:date="2020-08-15T02:17:00Z">
                      <w:rPr>
                        <w:b w:val="0"/>
                        <w:bCs w:val="0"/>
                        <w:sz w:val="18"/>
                        <w:lang w:val="es-HN"/>
                      </w:rPr>
                    </w:rPrChange>
                  </w:rPr>
                  <w:fldChar w:fldCharType="end"/>
                </w:r>
              </w:sdtContent>
            </w:sdt>
          </w:p>
          <w:p w14:paraId="63924062" w14:textId="57D0FB82" w:rsidR="00A94E03" w:rsidRPr="00B90347" w:rsidRDefault="00A94E03" w:rsidP="00184D88">
            <w:pPr>
              <w:pStyle w:val="tables1"/>
              <w:jc w:val="left"/>
              <w:rPr>
                <w:b w:val="0"/>
                <w:bCs w:val="0"/>
                <w:rPrChange w:id="2549" w:author="Carlos Erazo" w:date="2020-08-15T02:17:00Z">
                  <w:rPr>
                    <w:b w:val="0"/>
                    <w:bCs w:val="0"/>
                    <w:lang w:val="de-DE"/>
                  </w:rPr>
                </w:rPrChange>
              </w:rPr>
            </w:pPr>
          </w:p>
        </w:tc>
        <w:tc>
          <w:tcPr>
            <w:tcW w:w="0" w:type="auto"/>
            <w:vAlign w:val="center"/>
            <w:hideMark/>
          </w:tcPr>
          <w:p w14:paraId="71E4C195"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4</w:t>
            </w:r>
          </w:p>
        </w:tc>
        <w:tc>
          <w:tcPr>
            <w:tcW w:w="0" w:type="auto"/>
            <w:vAlign w:val="center"/>
            <w:hideMark/>
          </w:tcPr>
          <w:p w14:paraId="00F0391E"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repository</w:t>
            </w:r>
          </w:p>
        </w:tc>
        <w:tc>
          <w:tcPr>
            <w:tcW w:w="0" w:type="auto"/>
            <w:vAlign w:val="center"/>
            <w:hideMark/>
          </w:tcPr>
          <w:p w14:paraId="1ACBDA7D" w14:textId="6E9D05F3"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An interactive framework for developing hydrological models. Everything written in Python. It is built with a core module that serves for </w:t>
            </w:r>
            <w:r w:rsidR="00E2397A" w:rsidRPr="00B90347">
              <w:rPr>
                <w:rFonts w:cs="Times New Roman"/>
                <w:szCs w:val="18"/>
              </w:rPr>
              <w:t>usage</w:t>
            </w:r>
            <w:r w:rsidRPr="00B90347">
              <w:rPr>
                <w:rFonts w:cs="Times New Roman"/>
                <w:szCs w:val="18"/>
              </w:rPr>
              <w:t xml:space="preserve"> between the different applications within the library.</w:t>
            </w:r>
          </w:p>
        </w:tc>
        <w:tc>
          <w:tcPr>
            <w:tcW w:w="0" w:type="auto"/>
            <w:vAlign w:val="center"/>
            <w:hideMark/>
          </w:tcPr>
          <w:p w14:paraId="530FFD8E"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Research Gate</w:t>
            </w:r>
          </w:p>
        </w:tc>
        <w:tc>
          <w:tcPr>
            <w:tcW w:w="0" w:type="auto"/>
            <w:vAlign w:val="center"/>
            <w:hideMark/>
          </w:tcPr>
          <w:p w14:paraId="520B9EC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Hydrological model library</w:t>
            </w:r>
          </w:p>
        </w:tc>
      </w:tr>
      <w:tr w:rsidR="00A94E03" w:rsidRPr="00B90347" w14:paraId="23288519" w14:textId="77777777" w:rsidTr="00184D88">
        <w:trPr>
          <w:trHeight w:val="12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891FC2" w14:textId="6AC9C359" w:rsidR="00A94E03" w:rsidRPr="00B90347" w:rsidRDefault="00344313" w:rsidP="00184D88">
            <w:pPr>
              <w:ind w:firstLine="0"/>
              <w:jc w:val="left"/>
              <w:rPr>
                <w:b w:val="0"/>
                <w:bCs w:val="0"/>
                <w:sz w:val="18"/>
                <w:rPrChange w:id="2550" w:author="Carlos Erazo" w:date="2020-08-15T02:17:00Z">
                  <w:rPr>
                    <w:b w:val="0"/>
                    <w:bCs w:val="0"/>
                    <w:sz w:val="18"/>
                    <w:lang w:val="es-HN"/>
                  </w:rPr>
                </w:rPrChange>
              </w:rPr>
            </w:pPr>
            <w:sdt>
              <w:sdtPr>
                <w:rPr>
                  <w:b w:val="0"/>
                  <w:bCs w:val="0"/>
                  <w:sz w:val="18"/>
                  <w:rPrChange w:id="2551" w:author="Carlos Erazo" w:date="2020-08-15T02:17:00Z">
                    <w:rPr>
                      <w:b w:val="0"/>
                      <w:bCs w:val="0"/>
                      <w:sz w:val="18"/>
                      <w:lang w:val="es-HN"/>
                    </w:rPr>
                  </w:rPrChange>
                </w:rPr>
                <w:id w:val="1116877946"/>
                <w:citation/>
              </w:sdtPr>
              <w:sdtContent>
                <w:r w:rsidR="00A94E03" w:rsidRPr="00B90347">
                  <w:rPr>
                    <w:b w:val="0"/>
                    <w:bCs w:val="0"/>
                    <w:sz w:val="18"/>
                    <w:rPrChange w:id="2552" w:author="Carlos Erazo" w:date="2020-08-15T02:17:00Z">
                      <w:rPr>
                        <w:b w:val="0"/>
                        <w:bCs w:val="0"/>
                        <w:sz w:val="18"/>
                        <w:lang w:val="es-HN"/>
                      </w:rPr>
                    </w:rPrChange>
                  </w:rPr>
                  <w:fldChar w:fldCharType="begin"/>
                </w:r>
                <w:r w:rsidR="00A94E03" w:rsidRPr="00B90347">
                  <w:rPr>
                    <w:b w:val="0"/>
                    <w:bCs w:val="0"/>
                    <w:sz w:val="18"/>
                  </w:rPr>
                  <w:instrText xml:space="preserve"> CITATION Kra11 \l 1033 </w:instrText>
                </w:r>
                <w:r w:rsidR="00A94E03" w:rsidRPr="00B90347">
                  <w:rPr>
                    <w:b w:val="0"/>
                    <w:bCs w:val="0"/>
                    <w:sz w:val="18"/>
                    <w:rPrChange w:id="2553" w:author="Carlos Erazo" w:date="2020-08-15T02:17:00Z">
                      <w:rPr>
                        <w:b w:val="0"/>
                        <w:bCs w:val="0"/>
                        <w:sz w:val="18"/>
                        <w:lang w:val="es-HN"/>
                      </w:rPr>
                    </w:rPrChange>
                  </w:rPr>
                  <w:fldChar w:fldCharType="separate"/>
                </w:r>
                <w:r w:rsidR="002D1986" w:rsidRPr="00B90347">
                  <w:rPr>
                    <w:noProof/>
                    <w:sz w:val="18"/>
                  </w:rPr>
                  <w:t>(Kraft, et al., June 2011)</w:t>
                </w:r>
                <w:r w:rsidR="00A94E03" w:rsidRPr="00B90347">
                  <w:rPr>
                    <w:b w:val="0"/>
                    <w:bCs w:val="0"/>
                    <w:sz w:val="18"/>
                    <w:rPrChange w:id="2554" w:author="Carlos Erazo" w:date="2020-08-15T02:17:00Z">
                      <w:rPr>
                        <w:b w:val="0"/>
                        <w:bCs w:val="0"/>
                        <w:sz w:val="18"/>
                        <w:lang w:val="es-HN"/>
                      </w:rPr>
                    </w:rPrChange>
                  </w:rPr>
                  <w:fldChar w:fldCharType="end"/>
                </w:r>
              </w:sdtContent>
            </w:sdt>
          </w:p>
          <w:p w14:paraId="3AF77440" w14:textId="7F05AB4A" w:rsidR="00A94E03" w:rsidRPr="00B90347" w:rsidRDefault="00A94E03" w:rsidP="00184D88">
            <w:pPr>
              <w:pStyle w:val="tables1"/>
              <w:jc w:val="left"/>
              <w:rPr>
                <w:b w:val="0"/>
                <w:bCs w:val="0"/>
              </w:rPr>
            </w:pPr>
          </w:p>
        </w:tc>
        <w:tc>
          <w:tcPr>
            <w:tcW w:w="0" w:type="auto"/>
            <w:vAlign w:val="center"/>
            <w:hideMark/>
          </w:tcPr>
          <w:p w14:paraId="4F16AE9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43</w:t>
            </w:r>
          </w:p>
        </w:tc>
        <w:tc>
          <w:tcPr>
            <w:tcW w:w="0" w:type="auto"/>
            <w:vAlign w:val="center"/>
            <w:hideMark/>
          </w:tcPr>
          <w:p w14:paraId="6F8EEE0B"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repository</w:t>
            </w:r>
          </w:p>
        </w:tc>
        <w:tc>
          <w:tcPr>
            <w:tcW w:w="0" w:type="auto"/>
            <w:vAlign w:val="center"/>
            <w:hideMark/>
          </w:tcPr>
          <w:p w14:paraId="594F062B" w14:textId="77777777"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CMF is a library of hydrological processes for the creation of models, modular and connectible to other models using multiple hypothesis background and based on FVM. Written in C++ but compiled to be using Python. It encompasses many libraries with a core module as a wrapper.</w:t>
            </w:r>
          </w:p>
        </w:tc>
        <w:tc>
          <w:tcPr>
            <w:tcW w:w="0" w:type="auto"/>
            <w:vAlign w:val="center"/>
            <w:hideMark/>
          </w:tcPr>
          <w:p w14:paraId="40F59BEF"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Science Direct</w:t>
            </w:r>
          </w:p>
        </w:tc>
        <w:tc>
          <w:tcPr>
            <w:tcW w:w="0" w:type="auto"/>
            <w:vAlign w:val="center"/>
            <w:hideMark/>
          </w:tcPr>
          <w:p w14:paraId="2CB7D30E"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Hydrological library for model creation</w:t>
            </w:r>
          </w:p>
        </w:tc>
      </w:tr>
      <w:tr w:rsidR="00A94E03" w:rsidRPr="00B90347" w14:paraId="2A550B68" w14:textId="77777777" w:rsidTr="00184D88">
        <w:trPr>
          <w:trHeight w:val="136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6CEB8" w14:textId="18D08989" w:rsidR="00A94E03" w:rsidRPr="00B90347" w:rsidRDefault="00344313" w:rsidP="00184D88">
            <w:pPr>
              <w:pStyle w:val="tables1"/>
              <w:jc w:val="left"/>
              <w:rPr>
                <w:b w:val="0"/>
                <w:bCs w:val="0"/>
              </w:rPr>
            </w:pPr>
            <w:sdt>
              <w:sdtPr>
                <w:rPr>
                  <w:b w:val="0"/>
                  <w:bCs w:val="0"/>
                </w:rPr>
                <w:id w:val="-1586750903"/>
                <w:citation/>
              </w:sdtPr>
              <w:sdtContent>
                <w:r w:rsidR="00A94E03" w:rsidRPr="00B90347">
                  <w:rPr>
                    <w:b w:val="0"/>
                    <w:bCs w:val="0"/>
                  </w:rPr>
                  <w:fldChar w:fldCharType="begin"/>
                </w:r>
                <w:r w:rsidR="00A94E03" w:rsidRPr="00B90347">
                  <w:rPr>
                    <w:b w:val="0"/>
                    <w:bCs w:val="0"/>
                  </w:rPr>
                  <w:instrText xml:space="preserve"> CITATION Sch19 \l 1033 </w:instrText>
                </w:r>
                <w:r w:rsidR="00A94E03" w:rsidRPr="00B90347">
                  <w:rPr>
                    <w:b w:val="0"/>
                    <w:bCs w:val="0"/>
                  </w:rPr>
                  <w:fldChar w:fldCharType="separate"/>
                </w:r>
                <w:r w:rsidR="002D1986" w:rsidRPr="00B90347">
                  <w:rPr>
                    <w:noProof/>
                  </w:rPr>
                  <w:t>(Schellekens, et al., 2019)</w:t>
                </w:r>
                <w:r w:rsidR="00A94E03" w:rsidRPr="00B90347">
                  <w:rPr>
                    <w:b w:val="0"/>
                    <w:bCs w:val="0"/>
                  </w:rPr>
                  <w:fldChar w:fldCharType="end"/>
                </w:r>
              </w:sdtContent>
            </w:sdt>
          </w:p>
        </w:tc>
        <w:tc>
          <w:tcPr>
            <w:tcW w:w="0" w:type="auto"/>
            <w:vAlign w:val="center"/>
            <w:hideMark/>
          </w:tcPr>
          <w:p w14:paraId="23B14CD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180</w:t>
            </w:r>
          </w:p>
        </w:tc>
        <w:tc>
          <w:tcPr>
            <w:tcW w:w="0" w:type="auto"/>
            <w:vAlign w:val="center"/>
            <w:hideMark/>
          </w:tcPr>
          <w:p w14:paraId="6805D96C"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repository</w:t>
            </w:r>
          </w:p>
        </w:tc>
        <w:tc>
          <w:tcPr>
            <w:tcW w:w="0" w:type="auto"/>
            <w:vAlign w:val="center"/>
            <w:hideMark/>
          </w:tcPr>
          <w:p w14:paraId="4372F573" w14:textId="77777777"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Part of the open stream project of Deltares, wflow is a set of python programs that can be run using the command line to perform hydrological analysis. Consists of a setup api that wraps over an extensive library.</w:t>
            </w:r>
          </w:p>
        </w:tc>
        <w:tc>
          <w:tcPr>
            <w:tcW w:w="0" w:type="auto"/>
            <w:vAlign w:val="center"/>
            <w:hideMark/>
          </w:tcPr>
          <w:p w14:paraId="0DF6FEAF"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Github</w:t>
            </w:r>
          </w:p>
        </w:tc>
        <w:tc>
          <w:tcPr>
            <w:tcW w:w="0" w:type="auto"/>
            <w:vAlign w:val="center"/>
            <w:hideMark/>
          </w:tcPr>
          <w:p w14:paraId="105BBC57"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Hydrological analyses</w:t>
            </w:r>
          </w:p>
        </w:tc>
      </w:tr>
      <w:tr w:rsidR="00A94E03" w:rsidRPr="00B90347" w14:paraId="007B5B68"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3584B" w14:textId="0A1BAE4D" w:rsidR="00A94E03" w:rsidRPr="00B90347" w:rsidRDefault="00344313" w:rsidP="00184D88">
            <w:pPr>
              <w:pStyle w:val="tables1"/>
              <w:jc w:val="left"/>
              <w:rPr>
                <w:b w:val="0"/>
                <w:bCs w:val="0"/>
              </w:rPr>
            </w:pPr>
            <w:sdt>
              <w:sdtPr>
                <w:rPr>
                  <w:b w:val="0"/>
                  <w:bCs w:val="0"/>
                </w:rPr>
                <w:id w:val="1799492035"/>
                <w:citation/>
              </w:sdtPr>
              <w:sdtContent>
                <w:r w:rsidR="00A94E03" w:rsidRPr="00B90347">
                  <w:rPr>
                    <w:b w:val="0"/>
                    <w:bCs w:val="0"/>
                  </w:rPr>
                  <w:fldChar w:fldCharType="begin"/>
                </w:r>
                <w:r w:rsidR="00A94E03" w:rsidRPr="00B90347">
                  <w:rPr>
                    <w:b w:val="0"/>
                    <w:bCs w:val="0"/>
                  </w:rPr>
                  <w:instrText xml:space="preserve"> CITATION Ulm20 \l 1033 </w:instrText>
                </w:r>
                <w:r w:rsidR="00A94E03" w:rsidRPr="00B90347">
                  <w:rPr>
                    <w:b w:val="0"/>
                    <w:bCs w:val="0"/>
                  </w:rPr>
                  <w:fldChar w:fldCharType="separate"/>
                </w:r>
                <w:r w:rsidR="002D1986" w:rsidRPr="00B90347">
                  <w:rPr>
                    <w:noProof/>
                  </w:rPr>
                  <w:t>(Ulmo, 2020)</w:t>
                </w:r>
                <w:r w:rsidR="00A94E03" w:rsidRPr="00B90347">
                  <w:rPr>
                    <w:b w:val="0"/>
                    <w:bCs w:val="0"/>
                  </w:rPr>
                  <w:fldChar w:fldCharType="end"/>
                </w:r>
              </w:sdtContent>
            </w:sdt>
          </w:p>
        </w:tc>
        <w:tc>
          <w:tcPr>
            <w:tcW w:w="0" w:type="auto"/>
            <w:vAlign w:val="center"/>
            <w:hideMark/>
          </w:tcPr>
          <w:p w14:paraId="777B874B"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4668E3B2"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Application</w:t>
            </w:r>
          </w:p>
        </w:tc>
        <w:tc>
          <w:tcPr>
            <w:tcW w:w="0" w:type="auto"/>
            <w:vAlign w:val="center"/>
            <w:hideMark/>
          </w:tcPr>
          <w:p w14:paraId="40F3FFD3" w14:textId="3CC0655C"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Python library for retrieval of weather data from governmental and open source sources. It serves a basis as a </w:t>
            </w:r>
            <w:r w:rsidR="00E2397A" w:rsidRPr="00B90347">
              <w:rPr>
                <w:rFonts w:cs="Times New Roman"/>
                <w:szCs w:val="18"/>
              </w:rPr>
              <w:t>startup</w:t>
            </w:r>
            <w:r w:rsidRPr="00B90347">
              <w:rPr>
                <w:rFonts w:cs="Times New Roman"/>
                <w:szCs w:val="18"/>
              </w:rPr>
              <w:t xml:space="preserve"> for hydrological analyses. It has different libraries build up depending on the institution that it is needed to obtain the info from.</w:t>
            </w:r>
          </w:p>
        </w:tc>
        <w:tc>
          <w:tcPr>
            <w:tcW w:w="0" w:type="auto"/>
            <w:vAlign w:val="center"/>
            <w:hideMark/>
          </w:tcPr>
          <w:p w14:paraId="7A54A6C4"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Github</w:t>
            </w:r>
          </w:p>
        </w:tc>
        <w:tc>
          <w:tcPr>
            <w:tcW w:w="0" w:type="auto"/>
            <w:vAlign w:val="center"/>
            <w:hideMark/>
          </w:tcPr>
          <w:p w14:paraId="289F4088"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Meteorological data retrieval</w:t>
            </w:r>
          </w:p>
        </w:tc>
      </w:tr>
      <w:tr w:rsidR="00A94E03" w:rsidRPr="00B90347" w14:paraId="70086DF7"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6E4886" w14:textId="512D51D8" w:rsidR="00A94E03" w:rsidRPr="00B90347" w:rsidRDefault="00344313" w:rsidP="00184D88">
            <w:pPr>
              <w:pStyle w:val="tables1"/>
              <w:jc w:val="left"/>
              <w:rPr>
                <w:b w:val="0"/>
                <w:bCs w:val="0"/>
              </w:rPr>
            </w:pPr>
            <w:sdt>
              <w:sdtPr>
                <w:rPr>
                  <w:b w:val="0"/>
                  <w:bCs w:val="0"/>
                </w:rPr>
                <w:id w:val="-1798832772"/>
                <w:citation/>
              </w:sdtPr>
              <w:sdtContent>
                <w:r w:rsidR="00A94E03" w:rsidRPr="00B90347">
                  <w:rPr>
                    <w:b w:val="0"/>
                    <w:bCs w:val="0"/>
                  </w:rPr>
                  <w:fldChar w:fldCharType="begin"/>
                </w:r>
                <w:r w:rsidR="00A94E03" w:rsidRPr="00B90347">
                  <w:rPr>
                    <w:b w:val="0"/>
                    <w:bCs w:val="0"/>
                  </w:rPr>
                  <w:instrText xml:space="preserve"> CITATION Met19 \l 1033 </w:instrText>
                </w:r>
                <w:r w:rsidR="00A94E03" w:rsidRPr="00B90347">
                  <w:rPr>
                    <w:b w:val="0"/>
                    <w:bCs w:val="0"/>
                  </w:rPr>
                  <w:fldChar w:fldCharType="separate"/>
                </w:r>
                <w:r w:rsidR="002D1986" w:rsidRPr="00B90347">
                  <w:rPr>
                    <w:noProof/>
                  </w:rPr>
                  <w:t>(MetPy Developers, 2019)</w:t>
                </w:r>
                <w:r w:rsidR="00A94E03" w:rsidRPr="00B90347">
                  <w:rPr>
                    <w:b w:val="0"/>
                    <w:bCs w:val="0"/>
                  </w:rPr>
                  <w:fldChar w:fldCharType="end"/>
                </w:r>
              </w:sdtContent>
            </w:sdt>
          </w:p>
        </w:tc>
        <w:tc>
          <w:tcPr>
            <w:tcW w:w="0" w:type="auto"/>
            <w:vAlign w:val="center"/>
            <w:hideMark/>
          </w:tcPr>
          <w:p w14:paraId="601BC128"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2F790D1E"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library application</w:t>
            </w:r>
          </w:p>
        </w:tc>
        <w:tc>
          <w:tcPr>
            <w:tcW w:w="0" w:type="auto"/>
            <w:vAlign w:val="center"/>
            <w:hideMark/>
          </w:tcPr>
          <w:p w14:paraId="51F8F5B7" w14:textId="77777777"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MetPy is a collection of Python written tools that enable users to read, visualize and perform calculations on weather data. The repository contains data structures with several options aiding on different libraries in Python. No clear wrapper found in the docs.</w:t>
            </w:r>
          </w:p>
        </w:tc>
        <w:tc>
          <w:tcPr>
            <w:tcW w:w="0" w:type="auto"/>
            <w:vAlign w:val="center"/>
            <w:hideMark/>
          </w:tcPr>
          <w:p w14:paraId="66A0502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Github</w:t>
            </w:r>
          </w:p>
        </w:tc>
        <w:tc>
          <w:tcPr>
            <w:tcW w:w="0" w:type="auto"/>
            <w:vAlign w:val="center"/>
            <w:hideMark/>
          </w:tcPr>
          <w:p w14:paraId="61F430FE"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Data analysis</w:t>
            </w:r>
          </w:p>
        </w:tc>
      </w:tr>
      <w:tr w:rsidR="00A94E03" w:rsidRPr="00B90347" w14:paraId="451F6A18" w14:textId="77777777" w:rsidTr="00184D88">
        <w:trPr>
          <w:trHeight w:val="81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6F99F0" w14:textId="4FD7E94E" w:rsidR="00A94E03" w:rsidRPr="00B90347" w:rsidRDefault="00344313" w:rsidP="00184D88">
            <w:pPr>
              <w:pStyle w:val="tables1"/>
              <w:jc w:val="left"/>
              <w:rPr>
                <w:b w:val="0"/>
                <w:bCs w:val="0"/>
              </w:rPr>
            </w:pPr>
            <w:sdt>
              <w:sdtPr>
                <w:rPr>
                  <w:b w:val="0"/>
                  <w:bCs w:val="0"/>
                </w:rPr>
                <w:id w:val="-1803300018"/>
                <w:citation/>
              </w:sdtPr>
              <w:sdtContent>
                <w:r w:rsidR="00A94E03" w:rsidRPr="00B90347">
                  <w:rPr>
                    <w:b w:val="0"/>
                    <w:bCs w:val="0"/>
                  </w:rPr>
                  <w:fldChar w:fldCharType="begin"/>
                </w:r>
                <w:r w:rsidR="00A94E03" w:rsidRPr="00B90347">
                  <w:rPr>
                    <w:b w:val="0"/>
                    <w:bCs w:val="0"/>
                  </w:rPr>
                  <w:instrText xml:space="preserve"> CITATION Geo16 \l 1033 </w:instrText>
                </w:r>
                <w:r w:rsidR="00A94E03" w:rsidRPr="00B90347">
                  <w:rPr>
                    <w:b w:val="0"/>
                    <w:bCs w:val="0"/>
                  </w:rPr>
                  <w:fldChar w:fldCharType="separate"/>
                </w:r>
                <w:r w:rsidR="002D1986" w:rsidRPr="00B90347">
                  <w:rPr>
                    <w:noProof/>
                  </w:rPr>
                  <w:t>(Georgy, 2016)</w:t>
                </w:r>
                <w:r w:rsidR="00A94E03" w:rsidRPr="00B90347">
                  <w:rPr>
                    <w:b w:val="0"/>
                    <w:bCs w:val="0"/>
                  </w:rPr>
                  <w:fldChar w:fldCharType="end"/>
                </w:r>
              </w:sdtContent>
            </w:sdt>
          </w:p>
        </w:tc>
        <w:tc>
          <w:tcPr>
            <w:tcW w:w="0" w:type="auto"/>
            <w:vAlign w:val="center"/>
            <w:hideMark/>
          </w:tcPr>
          <w:p w14:paraId="18A68BC6"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89</w:t>
            </w:r>
          </w:p>
        </w:tc>
        <w:tc>
          <w:tcPr>
            <w:tcW w:w="0" w:type="auto"/>
            <w:vAlign w:val="center"/>
            <w:hideMark/>
          </w:tcPr>
          <w:p w14:paraId="49224043"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library</w:t>
            </w:r>
          </w:p>
        </w:tc>
        <w:tc>
          <w:tcPr>
            <w:tcW w:w="0" w:type="auto"/>
            <w:vAlign w:val="center"/>
            <w:hideMark/>
          </w:tcPr>
          <w:p w14:paraId="42082561" w14:textId="17938B79"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LHMP is a lumped conceptualized modelling playground designed so that stakeholders and general public are able to visualize hydrological processes. Written in Python, with several LHMP models wrapped up in a core application.</w:t>
            </w:r>
          </w:p>
        </w:tc>
        <w:tc>
          <w:tcPr>
            <w:tcW w:w="0" w:type="auto"/>
            <w:vAlign w:val="center"/>
            <w:hideMark/>
          </w:tcPr>
          <w:p w14:paraId="79A7893D"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Github</w:t>
            </w:r>
          </w:p>
        </w:tc>
        <w:tc>
          <w:tcPr>
            <w:tcW w:w="0" w:type="auto"/>
            <w:vAlign w:val="center"/>
            <w:hideMark/>
          </w:tcPr>
          <w:p w14:paraId="2655D029"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Lumped models</w:t>
            </w:r>
          </w:p>
        </w:tc>
      </w:tr>
      <w:tr w:rsidR="00A94E03" w:rsidRPr="00B90347" w14:paraId="345F9BBB" w14:textId="77777777" w:rsidTr="00184D88">
        <w:trPr>
          <w:trHeight w:val="95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35F335" w14:textId="70FED209" w:rsidR="00A94E03" w:rsidRPr="00B90347" w:rsidRDefault="00344313" w:rsidP="00184D88">
            <w:pPr>
              <w:pStyle w:val="tables1"/>
              <w:jc w:val="left"/>
              <w:rPr>
                <w:b w:val="0"/>
                <w:bCs w:val="0"/>
              </w:rPr>
            </w:pPr>
            <w:sdt>
              <w:sdtPr>
                <w:rPr>
                  <w:b w:val="0"/>
                  <w:bCs w:val="0"/>
                </w:rPr>
                <w:id w:val="1428920507"/>
                <w:citation/>
              </w:sdtPr>
              <w:sdtContent>
                <w:r w:rsidR="00A94E03" w:rsidRPr="00B90347">
                  <w:rPr>
                    <w:b w:val="0"/>
                    <w:bCs w:val="0"/>
                  </w:rPr>
                  <w:fldChar w:fldCharType="begin"/>
                </w:r>
                <w:r w:rsidR="00A94E03" w:rsidRPr="00B90347">
                  <w:rPr>
                    <w:b w:val="0"/>
                    <w:bCs w:val="0"/>
                  </w:rPr>
                  <w:instrText xml:space="preserve"> CITATION Rob16 \l 1033 </w:instrText>
                </w:r>
                <w:r w:rsidR="00A94E03" w:rsidRPr="00B90347">
                  <w:rPr>
                    <w:b w:val="0"/>
                    <w:bCs w:val="0"/>
                  </w:rPr>
                  <w:fldChar w:fldCharType="separate"/>
                </w:r>
                <w:r w:rsidR="002D1986" w:rsidRPr="00B90347">
                  <w:rPr>
                    <w:noProof/>
                  </w:rPr>
                  <w:t>(Roberge, 2016)</w:t>
                </w:r>
                <w:r w:rsidR="00A94E03" w:rsidRPr="00B90347">
                  <w:rPr>
                    <w:b w:val="0"/>
                    <w:bCs w:val="0"/>
                  </w:rPr>
                  <w:fldChar w:fldCharType="end"/>
                </w:r>
              </w:sdtContent>
            </w:sdt>
          </w:p>
        </w:tc>
        <w:tc>
          <w:tcPr>
            <w:tcW w:w="0" w:type="auto"/>
            <w:vAlign w:val="center"/>
            <w:hideMark/>
          </w:tcPr>
          <w:p w14:paraId="7F7CB21E"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7CDA3BBF"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library</w:t>
            </w:r>
          </w:p>
        </w:tc>
        <w:tc>
          <w:tcPr>
            <w:tcW w:w="0" w:type="auto"/>
            <w:vAlign w:val="center"/>
            <w:hideMark/>
          </w:tcPr>
          <w:p w14:paraId="5B32F6E9" w14:textId="100F7818"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 xml:space="preserve">Hydrofunctions is a library of </w:t>
            </w:r>
            <w:r w:rsidR="00E2397A" w:rsidRPr="00B90347">
              <w:rPr>
                <w:rFonts w:cs="Times New Roman"/>
                <w:szCs w:val="18"/>
              </w:rPr>
              <w:t>commands</w:t>
            </w:r>
            <w:r w:rsidRPr="00B90347">
              <w:rPr>
                <w:rFonts w:cs="Times New Roman"/>
                <w:szCs w:val="18"/>
              </w:rPr>
              <w:t xml:space="preserve"> that is able to retrieve data from USGS NWIS service and extract data by the use of Python modules in order to plot the information and serve it on interactive maps. Written mainly on Python using Jupyter notebooks.</w:t>
            </w:r>
          </w:p>
        </w:tc>
        <w:tc>
          <w:tcPr>
            <w:tcW w:w="0" w:type="auto"/>
            <w:vAlign w:val="center"/>
            <w:hideMark/>
          </w:tcPr>
          <w:p w14:paraId="5971A6DA"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Github</w:t>
            </w:r>
          </w:p>
        </w:tc>
        <w:tc>
          <w:tcPr>
            <w:tcW w:w="0" w:type="auto"/>
            <w:vAlign w:val="center"/>
            <w:hideMark/>
          </w:tcPr>
          <w:p w14:paraId="3B047093"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Hydrological analyses</w:t>
            </w:r>
          </w:p>
        </w:tc>
      </w:tr>
      <w:tr w:rsidR="00A94E03" w:rsidRPr="00B90347" w14:paraId="255AC3E3" w14:textId="77777777" w:rsidTr="00184D88">
        <w:trPr>
          <w:trHeight w:val="81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E63717" w14:textId="3BFD1B9D" w:rsidR="00A94E03" w:rsidRPr="00B90347" w:rsidRDefault="00344313" w:rsidP="00184D88">
            <w:pPr>
              <w:pStyle w:val="tables1"/>
              <w:jc w:val="left"/>
              <w:rPr>
                <w:b w:val="0"/>
                <w:bCs w:val="0"/>
              </w:rPr>
            </w:pPr>
            <w:sdt>
              <w:sdtPr>
                <w:rPr>
                  <w:b w:val="0"/>
                  <w:bCs w:val="0"/>
                </w:rPr>
                <w:id w:val="-1754666940"/>
                <w:citation/>
              </w:sdtPr>
              <w:sdtContent>
                <w:r w:rsidR="00A94E03" w:rsidRPr="00B90347">
                  <w:rPr>
                    <w:b w:val="0"/>
                    <w:bCs w:val="0"/>
                  </w:rPr>
                  <w:fldChar w:fldCharType="begin"/>
                </w:r>
                <w:r w:rsidR="00A94E03" w:rsidRPr="00B90347">
                  <w:rPr>
                    <w:b w:val="0"/>
                    <w:bCs w:val="0"/>
                  </w:rPr>
                  <w:instrText xml:space="preserve"> CITATION PyM16 \l 1033 </w:instrText>
                </w:r>
                <w:r w:rsidR="00A94E03" w:rsidRPr="00B90347">
                  <w:rPr>
                    <w:b w:val="0"/>
                    <w:bCs w:val="0"/>
                  </w:rPr>
                  <w:fldChar w:fldCharType="separate"/>
                </w:r>
                <w:r w:rsidR="002D1986" w:rsidRPr="00B90347">
                  <w:rPr>
                    <w:noProof/>
                  </w:rPr>
                  <w:t>(PyMT Devs, 2016)</w:t>
                </w:r>
                <w:r w:rsidR="00A94E03" w:rsidRPr="00B90347">
                  <w:rPr>
                    <w:b w:val="0"/>
                    <w:bCs w:val="0"/>
                  </w:rPr>
                  <w:fldChar w:fldCharType="end"/>
                </w:r>
              </w:sdtContent>
            </w:sdt>
          </w:p>
        </w:tc>
        <w:tc>
          <w:tcPr>
            <w:tcW w:w="0" w:type="auto"/>
            <w:vAlign w:val="center"/>
            <w:hideMark/>
          </w:tcPr>
          <w:p w14:paraId="71595E32"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p>
        </w:tc>
        <w:tc>
          <w:tcPr>
            <w:tcW w:w="0" w:type="auto"/>
            <w:vAlign w:val="center"/>
            <w:hideMark/>
          </w:tcPr>
          <w:p w14:paraId="168F8A62"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Open library application</w:t>
            </w:r>
          </w:p>
        </w:tc>
        <w:tc>
          <w:tcPr>
            <w:tcW w:w="0" w:type="auto"/>
            <w:vAlign w:val="center"/>
            <w:hideMark/>
          </w:tcPr>
          <w:p w14:paraId="1BBC8CCC" w14:textId="77777777" w:rsidR="00A94E03" w:rsidRPr="00B90347" w:rsidRDefault="00A94E03" w:rsidP="00A37885">
            <w:pPr>
              <w:pStyle w:val="tables1"/>
              <w:jc w:val="left"/>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PYMT is a python package that aims to provide with the necessary tools for couple modelling working with Basic Model Interface (BMI). It has grid mappers, time steppers, exchange data capabilities. Written in python.</w:t>
            </w:r>
          </w:p>
        </w:tc>
        <w:tc>
          <w:tcPr>
            <w:tcW w:w="0" w:type="auto"/>
            <w:vAlign w:val="center"/>
            <w:hideMark/>
          </w:tcPr>
          <w:p w14:paraId="57596850"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Github</w:t>
            </w:r>
          </w:p>
        </w:tc>
        <w:tc>
          <w:tcPr>
            <w:tcW w:w="0" w:type="auto"/>
            <w:vAlign w:val="center"/>
            <w:hideMark/>
          </w:tcPr>
          <w:p w14:paraId="55FEA708" w14:textId="77777777" w:rsidR="00A94E03" w:rsidRPr="00B90347" w:rsidRDefault="00A94E03" w:rsidP="00A37885">
            <w:pPr>
              <w:pStyle w:val="tables1"/>
              <w:jc w:val="center"/>
              <w:cnfStyle w:val="000000000000" w:firstRow="0" w:lastRow="0" w:firstColumn="0" w:lastColumn="0" w:oddVBand="0" w:evenVBand="0" w:oddHBand="0" w:evenHBand="0" w:firstRowFirstColumn="0" w:firstRowLastColumn="0" w:lastRowFirstColumn="0" w:lastRowLastColumn="0"/>
              <w:rPr>
                <w:rFonts w:cs="Times New Roman"/>
                <w:szCs w:val="18"/>
              </w:rPr>
            </w:pPr>
            <w:r w:rsidRPr="00B90347">
              <w:rPr>
                <w:rFonts w:cs="Times New Roman"/>
                <w:szCs w:val="18"/>
              </w:rPr>
              <w:t>Modelling</w:t>
            </w:r>
          </w:p>
        </w:tc>
      </w:tr>
    </w:tbl>
    <w:p w14:paraId="660347BF" w14:textId="77777777" w:rsidR="002862E1" w:rsidRDefault="002862E1" w:rsidP="00A94E03">
      <w:pPr>
        <w:ind w:firstLine="0"/>
        <w:rPr>
          <w:ins w:id="2555" w:author="Carlos Erazo" w:date="2020-08-15T04:52:00Z"/>
        </w:rPr>
      </w:pPr>
    </w:p>
    <w:p w14:paraId="1192FEC1" w14:textId="77777777" w:rsidR="007073A8" w:rsidRDefault="007073A8" w:rsidP="00A94E03">
      <w:pPr>
        <w:ind w:firstLine="0"/>
        <w:rPr>
          <w:ins w:id="2556" w:author="Carlos Erazo" w:date="2020-08-15T04:53:00Z"/>
        </w:rPr>
        <w:sectPr w:rsidR="007073A8" w:rsidSect="00AC32FC">
          <w:pgSz w:w="16838" w:h="11906" w:orient="landscape" w:code="9"/>
          <w:pgMar w:top="1440" w:right="1440" w:bottom="1440" w:left="1440" w:header="720" w:footer="720" w:gutter="0"/>
          <w:cols w:space="720"/>
          <w:docGrid w:linePitch="360"/>
        </w:sectPr>
      </w:pPr>
    </w:p>
    <w:p w14:paraId="52FBEFA5" w14:textId="77777777" w:rsidR="007073A8" w:rsidRDefault="007073A8" w:rsidP="00A94E03">
      <w:pPr>
        <w:ind w:firstLine="0"/>
        <w:rPr>
          <w:ins w:id="2557" w:author="Carlos Erazo" w:date="2020-08-15T04:53:00Z"/>
        </w:rPr>
      </w:pPr>
    </w:p>
    <w:p w14:paraId="274008E7" w14:textId="77777777" w:rsidR="007073A8" w:rsidRDefault="007073A8" w:rsidP="007073A8">
      <w:pPr>
        <w:tabs>
          <w:tab w:val="left" w:pos="2917"/>
        </w:tabs>
        <w:rPr>
          <w:ins w:id="2558" w:author="Carlos Erazo" w:date="2020-08-15T04:53:00Z"/>
        </w:rPr>
        <w:sectPr w:rsidR="007073A8" w:rsidSect="007073A8">
          <w:headerReference w:type="default" r:id="rId25"/>
          <w:footerReference w:type="default" r:id="rId26"/>
          <w:pgSz w:w="11906" w:h="16838" w:orient="portrait" w:code="9"/>
          <w:pgMar w:top="1440" w:right="1440" w:bottom="1440" w:left="1440" w:header="720" w:footer="720" w:gutter="0"/>
          <w:cols w:space="720"/>
          <w:docGrid w:linePitch="360"/>
          <w:sectPrChange w:id="2570" w:author="Carlos Erazo" w:date="2020-08-15T04:53:00Z">
            <w:sectPr w:rsidR="007073A8" w:rsidSect="007073A8">
              <w:pgSz w:w="16838" w:h="11906" w:orient="landscape"/>
              <w:pgMar w:top="1440" w:right="1440" w:bottom="1440" w:left="1440" w:header="720" w:footer="720" w:gutter="0"/>
            </w:sectPr>
          </w:sectPrChange>
        </w:sectPr>
      </w:pPr>
      <w:ins w:id="2571" w:author="Carlos Erazo" w:date="2020-08-15T04:53:00Z">
        <w:r>
          <w:tab/>
        </w:r>
      </w:ins>
    </w:p>
    <w:p w14:paraId="2A6F4F1E" w14:textId="7ECC1AB6" w:rsidR="007073A8" w:rsidRPr="007073A8" w:rsidDel="007073A8" w:rsidRDefault="007073A8" w:rsidP="007073A8">
      <w:pPr>
        <w:tabs>
          <w:tab w:val="left" w:pos="2917"/>
        </w:tabs>
        <w:ind w:firstLine="0"/>
        <w:rPr>
          <w:del w:id="2572" w:author="Carlos Erazo" w:date="2020-08-15T04:53:00Z"/>
        </w:rPr>
        <w:sectPr w:rsidR="007073A8" w:rsidRPr="007073A8" w:rsidDel="007073A8" w:rsidSect="007073A8">
          <w:pgSz w:w="11906" w:h="16838" w:orient="portrait" w:code="9"/>
          <w:pgMar w:top="1440" w:right="1440" w:bottom="1440" w:left="1440" w:header="720" w:footer="720" w:gutter="0"/>
          <w:cols w:space="720"/>
          <w:docGrid w:linePitch="360"/>
          <w:sectPrChange w:id="2573" w:author="Carlos Erazo" w:date="2020-08-15T04:53:00Z">
            <w:sectPr w:rsidR="007073A8" w:rsidRPr="007073A8" w:rsidDel="007073A8" w:rsidSect="007073A8">
              <w:pgSz w:w="16838" w:h="11906" w:orient="landscape"/>
              <w:pgMar w:top="1440" w:right="1440" w:bottom="1440" w:left="1440" w:header="720" w:footer="720" w:gutter="0"/>
            </w:sectPr>
          </w:sectPrChange>
        </w:sectPr>
        <w:pPrChange w:id="2574" w:author="Carlos Erazo" w:date="2020-08-15T04:53:00Z">
          <w:pPr>
            <w:ind w:firstLine="0"/>
          </w:pPr>
        </w:pPrChange>
      </w:pPr>
    </w:p>
    <w:p w14:paraId="3E885CB3" w14:textId="086832AA" w:rsidR="00112E16" w:rsidRPr="00B90347" w:rsidRDefault="00B44410" w:rsidP="00112E16">
      <w:pPr>
        <w:pStyle w:val="Heading1"/>
      </w:pPr>
      <w:bookmarkStart w:id="2575" w:name="_Toc48337915"/>
      <w:bookmarkStart w:id="2576" w:name="_Toc48363142"/>
      <w:commentRangeStart w:id="2577"/>
      <w:r w:rsidRPr="00B90347">
        <w:t>Background</w:t>
      </w:r>
      <w:commentRangeEnd w:id="2577"/>
      <w:r w:rsidR="00DD58D8" w:rsidRPr="00B90347">
        <w:rPr>
          <w:rStyle w:val="CommentReference"/>
          <w:rFonts w:eastAsiaTheme="minorHAnsi" w:cstheme="minorBidi"/>
          <w:b w:val="0"/>
          <w:smallCaps w:val="0"/>
          <w:color w:val="000000" w:themeColor="text1"/>
        </w:rPr>
        <w:commentReference w:id="2577"/>
      </w:r>
      <w:bookmarkEnd w:id="2575"/>
      <w:bookmarkEnd w:id="2576"/>
    </w:p>
    <w:p w14:paraId="65F1B902" w14:textId="5087A604" w:rsidR="003B53B4" w:rsidRPr="00B90347" w:rsidRDefault="003B53B4" w:rsidP="00AB6245">
      <w:pPr>
        <w:pStyle w:val="Heading2"/>
      </w:pPr>
      <w:bookmarkStart w:id="2578" w:name="_Toc48337919"/>
      <w:bookmarkStart w:id="2579" w:name="_Toc48363143"/>
      <w:r w:rsidRPr="00B90347">
        <w:t>Hydrology</w:t>
      </w:r>
      <w:bookmarkEnd w:id="2578"/>
      <w:bookmarkEnd w:id="2579"/>
    </w:p>
    <w:p w14:paraId="092852AA" w14:textId="54563BF7" w:rsidR="00A75104" w:rsidRPr="00B90347" w:rsidRDefault="00A75104" w:rsidP="00A75104">
      <w:pPr>
        <w:pStyle w:val="Heading3"/>
      </w:pPr>
      <w:bookmarkStart w:id="2580" w:name="_Toc48337920"/>
      <w:bookmarkStart w:id="2581" w:name="_Toc48363144"/>
      <w:r w:rsidRPr="00B90347">
        <w:t>Rainfall</w:t>
      </w:r>
      <w:bookmarkEnd w:id="2580"/>
      <w:bookmarkEnd w:id="2581"/>
    </w:p>
    <w:p w14:paraId="5FF40126" w14:textId="2415EF91" w:rsidR="000C4E2D" w:rsidRPr="00B90347" w:rsidRDefault="000C4E2D" w:rsidP="00380662">
      <w:r w:rsidRPr="00B90347">
        <w:t>Rainfall</w:t>
      </w:r>
      <w:r w:rsidR="005818F9" w:rsidRPr="00B90347">
        <w:t xml:space="preserve"> varies in space and time according to patterns that are subjected to </w:t>
      </w:r>
      <w:r w:rsidR="00380662" w:rsidRPr="00B90347">
        <w:t xml:space="preserve">global and local factors. </w:t>
      </w:r>
      <w:r w:rsidR="00C2123A" w:rsidRPr="00B90347">
        <w:t>This makes of rainfall</w:t>
      </w:r>
      <w:r w:rsidR="00C30C4C" w:rsidRPr="00B90347">
        <w:t xml:space="preserve"> </w:t>
      </w:r>
      <w:r w:rsidR="00C2123A" w:rsidRPr="00B90347">
        <w:t xml:space="preserve">an </w:t>
      </w:r>
      <w:r w:rsidR="00C30CDD" w:rsidRPr="00B90347">
        <w:t>unpredictable phenomenon</w:t>
      </w:r>
      <w:r w:rsidR="00C30C4C" w:rsidRPr="00B90347">
        <w:t xml:space="preserve"> </w:t>
      </w:r>
      <w:r w:rsidR="00E17839" w:rsidRPr="00B90347">
        <w:t>that is studied in terms of space and time</w:t>
      </w:r>
      <w:r w:rsidR="00C30CDD" w:rsidRPr="00B90347">
        <w:t xml:space="preserve">. An example of </w:t>
      </w:r>
      <w:r w:rsidR="00965625" w:rsidRPr="00B90347">
        <w:t xml:space="preserve">the </w:t>
      </w:r>
      <w:r w:rsidR="00C30CDD" w:rsidRPr="00B90347">
        <w:t xml:space="preserve">spatial distribution of rainfall </w:t>
      </w:r>
      <w:r w:rsidR="00965625" w:rsidRPr="00B90347">
        <w:t>is</w:t>
      </w:r>
      <w:r w:rsidRPr="00B90347">
        <w:t xml:space="preserve"> isohyetal maps, which show the rainfall recorded at a gaged point within an area</w:t>
      </w:r>
      <w:r w:rsidR="00C30CDD" w:rsidRPr="00B90347">
        <w:t xml:space="preserve"> </w:t>
      </w:r>
      <w:sdt>
        <w:sdtPr>
          <w:id w:val="-1454403252"/>
          <w:citation/>
        </w:sdtPr>
        <w:sdtContent>
          <w:r w:rsidR="00C30CDD" w:rsidRPr="00B90347">
            <w:fldChar w:fldCharType="begin"/>
          </w:r>
          <w:r w:rsidR="00C30CDD" w:rsidRPr="00B90347">
            <w:instrText xml:space="preserve"> CITATION Cho88 \l 1033 </w:instrText>
          </w:r>
          <w:r w:rsidR="00C30CDD" w:rsidRPr="00B90347">
            <w:fldChar w:fldCharType="separate"/>
          </w:r>
          <w:r w:rsidR="002D1986" w:rsidRPr="00B90347">
            <w:rPr>
              <w:noProof/>
            </w:rPr>
            <w:t>(Chow, et al., 1988)</w:t>
          </w:r>
          <w:r w:rsidR="00C30CDD" w:rsidRPr="00B90347">
            <w:fldChar w:fldCharType="end"/>
          </w:r>
        </w:sdtContent>
      </w:sdt>
      <w:r w:rsidRPr="00B90347">
        <w:t xml:space="preserve">. </w:t>
      </w:r>
      <w:r w:rsidR="00B76EF2" w:rsidRPr="00B90347">
        <w:t>To</w:t>
      </w:r>
      <w:r w:rsidRPr="00B90347">
        <w:t xml:space="preserve"> determin</w:t>
      </w:r>
      <w:r w:rsidR="00B76EF2" w:rsidRPr="00B90347">
        <w:t>e</w:t>
      </w:r>
      <w:r w:rsidRPr="00B90347">
        <w:t xml:space="preserve"> areal averages of rainfall, the arithmetic mean</w:t>
      </w:r>
      <w:r w:rsidR="00D049C4" w:rsidRPr="00B90347">
        <w:t>s</w:t>
      </w:r>
      <w:r w:rsidRPr="00B90347">
        <w:t xml:space="preserve"> method is use</w:t>
      </w:r>
      <w:r w:rsidR="00D049C4" w:rsidRPr="00B90347">
        <w:t>d</w:t>
      </w:r>
      <w:r w:rsidRPr="00B90347">
        <w:t xml:space="preserve"> if the gages are uniformly distributed in an area. </w:t>
      </w:r>
    </w:p>
    <w:p w14:paraId="3D91DA30" w14:textId="28A98338" w:rsidR="00B76EF2" w:rsidRPr="00B90347" w:rsidRDefault="00344313" w:rsidP="00B76EF2">
      <w:pPr>
        <w:keepNext/>
        <w:ind w:firstLine="0"/>
        <w:rPr>
          <w:iCs/>
        </w:rPr>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188C8F" w14:textId="67DE52AE" w:rsidR="000C4E2D" w:rsidRPr="00B90347" w:rsidRDefault="00B76EF2" w:rsidP="00B76EF2">
      <w:pPr>
        <w:pStyle w:val="Caption"/>
      </w:pPr>
      <w:bookmarkStart w:id="2582" w:name="_Toc48363289"/>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w:t>
      </w:r>
      <w:r w:rsidR="00245413" w:rsidRPr="00B90347">
        <w:rPr>
          <w:noProof/>
        </w:rPr>
        <w:fldChar w:fldCharType="end"/>
      </w:r>
      <w:r w:rsidRPr="00B90347">
        <w:t>. Average precipitation using arithmetic mean.</w:t>
      </w:r>
      <w:bookmarkEnd w:id="2582"/>
    </w:p>
    <w:p w14:paraId="6EE60580" w14:textId="2BDEFF1C" w:rsidR="00B76EF2" w:rsidRPr="00B90347" w:rsidRDefault="00B76EF2" w:rsidP="00B76EF2">
      <w:r w:rsidRPr="00B90347">
        <w:t xml:space="preserve">If the stations are located in an area for which they can be more representative, then weights </w:t>
      </w:r>
      <w:r w:rsidR="00E2397A" w:rsidRPr="00B90347">
        <w:t>in regard to</w:t>
      </w:r>
      <w:r w:rsidRPr="00B90347">
        <w:t xml:space="preserve"> area percentage area added to calculate the average precipitation. This is called </w:t>
      </w:r>
      <w:r w:rsidR="00D049C4" w:rsidRPr="00B90347">
        <w:t xml:space="preserve">the </w:t>
      </w:r>
      <w:r w:rsidRPr="00B90347">
        <w:t xml:space="preserve">Thiessen method, which assumes that the points inside a watershed are the same as </w:t>
      </w:r>
      <w:r w:rsidR="00D049C4" w:rsidRPr="00B90347">
        <w:t>t</w:t>
      </w:r>
      <w:r w:rsidRPr="00B90347">
        <w:t>he nearest gage.</w:t>
      </w:r>
    </w:p>
    <w:p w14:paraId="39334312" w14:textId="3FE41BD6" w:rsidR="00B76EF2" w:rsidRPr="00B90347" w:rsidRDefault="00344313" w:rsidP="00B76EF2">
      <w:pPr>
        <w:keepNext/>
        <w:ind w:firstLine="0"/>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A</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m:t>
                  </m:r>
                </m:sub>
              </m:sSub>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0F56DB" w14:textId="628BBC59" w:rsidR="00B76EF2" w:rsidRPr="00B90347" w:rsidRDefault="00B76EF2" w:rsidP="00B76EF2">
      <w:pPr>
        <w:pStyle w:val="Caption"/>
      </w:pPr>
      <w:bookmarkStart w:id="2583" w:name="_Toc48363290"/>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2</w:t>
      </w:r>
      <w:r w:rsidR="00245413" w:rsidRPr="00B90347">
        <w:rPr>
          <w:noProof/>
        </w:rPr>
        <w:fldChar w:fldCharType="end"/>
      </w:r>
      <w:r w:rsidRPr="00B90347">
        <w:t>. Average precipitation using Thiessen method.</w:t>
      </w:r>
      <w:bookmarkEnd w:id="2583"/>
    </w:p>
    <w:p w14:paraId="549FD7EC" w14:textId="12D77669" w:rsidR="007073A8" w:rsidRDefault="006C51B6" w:rsidP="0036615F">
      <w:pPr>
        <w:rPr>
          <w:ins w:id="2584" w:author="Carlos Erazo" w:date="2020-08-15T04:57:00Z"/>
        </w:rPr>
        <w:sectPr w:rsidR="007073A8" w:rsidSect="00AC32FC">
          <w:headerReference w:type="even" r:id="rId27"/>
          <w:headerReference w:type="default" r:id="rId28"/>
          <w:footerReference w:type="even" r:id="rId29"/>
          <w:pgSz w:w="11906" w:h="16838" w:code="9"/>
          <w:pgMar w:top="1440" w:right="1440" w:bottom="1440" w:left="1440" w:header="720" w:footer="720" w:gutter="0"/>
          <w:cols w:space="720"/>
          <w:docGrid w:linePitch="360"/>
        </w:sectPr>
      </w:pPr>
      <w:r w:rsidRPr="00B90347">
        <w:t xml:space="preserve">To sum up a rainfall event, it can be either summed in terms of total depth or intensity; from here the rainfall hyetograph and mass curve can be derived. It </w:t>
      </w:r>
      <w:r w:rsidR="00C30C4C" w:rsidRPr="00B90347">
        <w:t>is usually represented graphically and used for calculation of losses, runoff, etc</w:t>
      </w:r>
      <w:ins w:id="2594" w:author="Carlos Erazo" w:date="2020-08-15T04:57:00Z">
        <w:r w:rsidR="007073A8">
          <w:t>.</w:t>
        </w:r>
      </w:ins>
      <w:del w:id="2595" w:author="Carlos Erazo" w:date="2020-08-15T04:57:00Z">
        <w:r w:rsidR="00C30C4C" w:rsidRPr="00B90347" w:rsidDel="007073A8">
          <w:delText>.</w:delText>
        </w:r>
      </w:del>
    </w:p>
    <w:p w14:paraId="3CDB29D4" w14:textId="29AFB42C" w:rsidR="0036615F" w:rsidRPr="00B90347" w:rsidRDefault="0036615F" w:rsidP="007073A8">
      <w:pPr>
        <w:ind w:firstLine="0"/>
        <w:pPrChange w:id="2596" w:author="Carlos Erazo" w:date="2020-08-15T04:57:00Z">
          <w:pPr/>
        </w:pPrChange>
      </w:pPr>
    </w:p>
    <w:p w14:paraId="4CD559F9" w14:textId="77777777" w:rsidR="00E17839" w:rsidRPr="00B90347" w:rsidRDefault="00E17839" w:rsidP="00E17839">
      <w:pPr>
        <w:keepNext/>
      </w:pPr>
      <w:r w:rsidRPr="00B90347">
        <w:rPr>
          <w:noProof/>
        </w:rPr>
        <w:drawing>
          <wp:inline distT="0" distB="0" distL="0" distR="0" wp14:anchorId="2AEF9352" wp14:editId="421838D5">
            <wp:extent cx="2071992" cy="1828800"/>
            <wp:effectExtent l="38100" t="38100" r="43180"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1992" cy="1828800"/>
                    </a:xfrm>
                    <a:prstGeom prst="rect">
                      <a:avLst/>
                    </a:prstGeom>
                    <a:ln w="28575">
                      <a:solidFill>
                        <a:schemeClr val="tx1"/>
                      </a:solidFill>
                    </a:ln>
                  </pic:spPr>
                </pic:pic>
              </a:graphicData>
            </a:graphic>
          </wp:inline>
        </w:drawing>
      </w:r>
      <w:r w:rsidRPr="00B90347">
        <w:rPr>
          <w:noProof/>
        </w:rPr>
        <w:drawing>
          <wp:inline distT="0" distB="0" distL="0" distR="0" wp14:anchorId="4FB5EBA4" wp14:editId="2BAED5E4">
            <wp:extent cx="2647238" cy="1828800"/>
            <wp:effectExtent l="38100" t="38100" r="3937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950" t="9438"/>
                    <a:stretch/>
                  </pic:blipFill>
                  <pic:spPr bwMode="auto">
                    <a:xfrm>
                      <a:off x="0" y="0"/>
                      <a:ext cx="2647238" cy="18288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4F9EC77" w14:textId="47989384" w:rsidR="00C30C4C" w:rsidRPr="00B90347" w:rsidRDefault="00E17839" w:rsidP="00C30CDD">
      <w:pPr>
        <w:pStyle w:val="Caption"/>
        <w:rPr>
          <w:noProof/>
        </w:rPr>
      </w:pPr>
      <w:bookmarkStart w:id="2597" w:name="_Toc48363234"/>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4</w:t>
      </w:r>
      <w:r w:rsidR="00245413" w:rsidRPr="00B90347">
        <w:rPr>
          <w:noProof/>
        </w:rPr>
        <w:fldChar w:fldCharType="end"/>
      </w:r>
      <w:r w:rsidRPr="00B90347">
        <w:rPr>
          <w:noProof/>
        </w:rPr>
        <w:t>. Example of a hyeteograph and mass curve</w:t>
      </w:r>
      <w:r w:rsidR="00C30CDD" w:rsidRPr="00B90347">
        <w:rPr>
          <w:noProof/>
        </w:rPr>
        <w:t xml:space="preserve"> </w:t>
      </w:r>
      <w:sdt>
        <w:sdtPr>
          <w:rPr>
            <w:noProof/>
          </w:rPr>
          <w:id w:val="-1306470273"/>
          <w:citation/>
        </w:sdtPr>
        <w:sdtContent>
          <w:r w:rsidR="00C30CDD" w:rsidRPr="00B90347">
            <w:rPr>
              <w:noProof/>
            </w:rPr>
            <w:fldChar w:fldCharType="begin"/>
          </w:r>
          <w:r w:rsidR="00C30CDD" w:rsidRPr="00B90347">
            <w:rPr>
              <w:noProof/>
            </w:rPr>
            <w:instrText xml:space="preserve"> CITATION Cho88 \l 1033 </w:instrText>
          </w:r>
          <w:r w:rsidR="00C30CDD" w:rsidRPr="00B90347">
            <w:rPr>
              <w:noProof/>
            </w:rPr>
            <w:fldChar w:fldCharType="separate"/>
          </w:r>
          <w:r w:rsidR="002D1986" w:rsidRPr="00B90347">
            <w:rPr>
              <w:noProof/>
            </w:rPr>
            <w:t>(Chow, et al., 1988)</w:t>
          </w:r>
          <w:r w:rsidR="00C30CDD" w:rsidRPr="00B90347">
            <w:rPr>
              <w:noProof/>
            </w:rPr>
            <w:fldChar w:fldCharType="end"/>
          </w:r>
        </w:sdtContent>
      </w:sdt>
      <w:r w:rsidRPr="00B90347">
        <w:rPr>
          <w:noProof/>
        </w:rPr>
        <w:t>.</w:t>
      </w:r>
      <w:bookmarkEnd w:id="2597"/>
    </w:p>
    <w:p w14:paraId="064457EC" w14:textId="6D63E2D4" w:rsidR="0092622C" w:rsidRPr="00B90347" w:rsidRDefault="0092622C" w:rsidP="0092622C">
      <w:r w:rsidRPr="00B90347">
        <w:t>Rainfall data is usually widely available on higher temporal resolutions. This is linked by the</w:t>
      </w:r>
      <w:r w:rsidR="00D049C4" w:rsidRPr="00B90347">
        <w:t xml:space="preserve"> number</w:t>
      </w:r>
      <w:r w:rsidRPr="00B90347">
        <w:t xml:space="preserve"> of stations that are recording the data and its quality. </w:t>
      </w:r>
      <w:sdt>
        <w:sdtPr>
          <w:id w:val="-2000340939"/>
          <w:citation/>
        </w:sdtPr>
        <w:sdtContent>
          <w:r w:rsidRPr="00B90347">
            <w:fldChar w:fldCharType="begin"/>
          </w:r>
          <w:r w:rsidRPr="00B90347">
            <w:instrText xml:space="preserve"> CITATION Kou03 \l 1033 </w:instrText>
          </w:r>
          <w:r w:rsidRPr="00B90347">
            <w:fldChar w:fldCharType="separate"/>
          </w:r>
          <w:r w:rsidR="002D1986" w:rsidRPr="00B90347">
            <w:rPr>
              <w:noProof/>
            </w:rPr>
            <w:t>(Koutsoyiannis, 2003)</w:t>
          </w:r>
          <w:r w:rsidRPr="00B90347">
            <w:fldChar w:fldCharType="end"/>
          </w:r>
        </w:sdtContent>
      </w:sdt>
      <w:r w:rsidRPr="00B90347">
        <w:t xml:space="preserve"> highlights how many countries </w:t>
      </w:r>
      <w:r w:rsidR="00213C8E" w:rsidRPr="00B90347">
        <w:t xml:space="preserve">can only provide hourly or sub-hourly data in terms of daily gauges. Rainfall aggregation means summing the readings of an event at a temporal scale (5 min to hourly data) Disaggregation, on the other end, from high-resolution data obtain a </w:t>
      </w:r>
      <w:r w:rsidR="00E81FBD" w:rsidRPr="00B90347">
        <w:t>coarser scale</w:t>
      </w:r>
      <w:r w:rsidR="00213C8E" w:rsidRPr="00B90347">
        <w:t xml:space="preserve">. Different methods have been applied on the literature such as empirical methods </w:t>
      </w:r>
      <w:sdt>
        <w:sdtPr>
          <w:id w:val="-1226988295"/>
          <w:citation/>
        </w:sdtPr>
        <w:sdtContent>
          <w:r w:rsidR="00213C8E" w:rsidRPr="00B90347">
            <w:fldChar w:fldCharType="begin"/>
          </w:r>
          <w:r w:rsidR="00213C8E" w:rsidRPr="00B90347">
            <w:instrText xml:space="preserve"> CITATION Kno09 \l 1033 </w:instrText>
          </w:r>
          <w:r w:rsidR="00213C8E" w:rsidRPr="00B90347">
            <w:fldChar w:fldCharType="separate"/>
          </w:r>
          <w:r w:rsidR="002D1986" w:rsidRPr="00B90347">
            <w:rPr>
              <w:noProof/>
            </w:rPr>
            <w:t>(Knoesen &amp; Smithers, 2009)</w:t>
          </w:r>
          <w:r w:rsidR="00213C8E" w:rsidRPr="00B90347">
            <w:fldChar w:fldCharType="end"/>
          </w:r>
        </w:sdtContent>
      </w:sdt>
      <w:r w:rsidR="00213C8E" w:rsidRPr="00B90347">
        <w:t xml:space="preserve">, cascade models </w:t>
      </w:r>
      <w:sdt>
        <w:sdtPr>
          <w:id w:val="-607276382"/>
          <w:citation/>
        </w:sdtPr>
        <w:sdtContent>
          <w:r w:rsidR="00213C8E" w:rsidRPr="00B90347">
            <w:fldChar w:fldCharType="begin"/>
          </w:r>
          <w:r w:rsidR="00213C8E" w:rsidRPr="00B90347">
            <w:instrText xml:space="preserve"> CITATION Mul18 \l 1033 </w:instrText>
          </w:r>
          <w:r w:rsidR="00213C8E" w:rsidRPr="00B90347">
            <w:fldChar w:fldCharType="separate"/>
          </w:r>
          <w:r w:rsidR="002D1986" w:rsidRPr="00B90347">
            <w:rPr>
              <w:noProof/>
            </w:rPr>
            <w:t>(Muller &amp; Haberlandt, 2018)</w:t>
          </w:r>
          <w:r w:rsidR="00213C8E" w:rsidRPr="00B90347">
            <w:fldChar w:fldCharType="end"/>
          </w:r>
        </w:sdtContent>
      </w:sdt>
      <w:r w:rsidR="00D049C4" w:rsidRPr="00B90347">
        <w:t>,</w:t>
      </w:r>
      <w:r w:rsidR="00213C8E" w:rsidRPr="00B90347">
        <w:t xml:space="preserve"> and, more recently</w:t>
      </w:r>
      <w:r w:rsidR="00A75104" w:rsidRPr="00B90347">
        <w:t xml:space="preserve">, neural networks </w:t>
      </w:r>
      <w:sdt>
        <w:sdtPr>
          <w:id w:val="1571768106"/>
          <w:citation/>
        </w:sdtPr>
        <w:sdtContent>
          <w:r w:rsidR="00A75104" w:rsidRPr="00B90347">
            <w:fldChar w:fldCharType="begin"/>
          </w:r>
          <w:r w:rsidR="00A75104" w:rsidRPr="00B90347">
            <w:instrText xml:space="preserve"> CITATION Mul18 \l 1033 </w:instrText>
          </w:r>
          <w:r w:rsidR="00A75104" w:rsidRPr="00B90347">
            <w:fldChar w:fldCharType="separate"/>
          </w:r>
          <w:r w:rsidR="002D1986" w:rsidRPr="00B90347">
            <w:rPr>
              <w:noProof/>
            </w:rPr>
            <w:t>(Muller &amp; Haberlandt, 2018)</w:t>
          </w:r>
          <w:r w:rsidR="00A75104" w:rsidRPr="00B90347">
            <w:fldChar w:fldCharType="end"/>
          </w:r>
        </w:sdtContent>
      </w:sdt>
      <w:r w:rsidR="00A75104" w:rsidRPr="00B90347">
        <w:t>. Evaluation metrics have shown</w:t>
      </w:r>
      <w:r w:rsidR="00D049C4" w:rsidRPr="00B90347">
        <w:t xml:space="preserve"> the</w:t>
      </w:r>
      <w:r w:rsidR="00A75104" w:rsidRPr="00B90347">
        <w:t xml:space="preserve"> advantages and disadvantages of the </w:t>
      </w:r>
      <w:r w:rsidR="00E2397A" w:rsidRPr="00B90347">
        <w:t>approaches,</w:t>
      </w:r>
      <w:r w:rsidR="00A75104" w:rsidRPr="00B90347">
        <w:t xml:space="preserve"> </w:t>
      </w:r>
      <w:r w:rsidR="008B3B11" w:rsidRPr="00B90347">
        <w:t>b</w:t>
      </w:r>
      <w:r w:rsidR="00A75104" w:rsidRPr="00B90347">
        <w:t xml:space="preserve">ut this </w:t>
      </w:r>
      <w:r w:rsidR="008B3B11" w:rsidRPr="00B90347">
        <w:t>lies</w:t>
      </w:r>
      <w:r w:rsidR="00A75104" w:rsidRPr="00B90347">
        <w:t xml:space="preserve"> outside the scope of the research.</w:t>
      </w:r>
    </w:p>
    <w:p w14:paraId="00BEE726" w14:textId="2F27DFC5" w:rsidR="00A75104" w:rsidRPr="00B90347" w:rsidRDefault="00A75104" w:rsidP="00A75104">
      <w:pPr>
        <w:pStyle w:val="Heading3"/>
      </w:pPr>
      <w:bookmarkStart w:id="2598" w:name="_Toc48337921"/>
      <w:bookmarkStart w:id="2599" w:name="_Toc48363145"/>
      <w:r w:rsidRPr="00B90347">
        <w:t>Runoff</w:t>
      </w:r>
      <w:bookmarkEnd w:id="2598"/>
      <w:bookmarkEnd w:id="2599"/>
    </w:p>
    <w:p w14:paraId="663D6D83" w14:textId="195B10D4" w:rsidR="00C30CDD" w:rsidRPr="00B90347" w:rsidRDefault="00C30CDD" w:rsidP="00C30CDD">
      <w:r w:rsidRPr="00B90347">
        <w:t xml:space="preserve">As described by </w:t>
      </w:r>
      <w:sdt>
        <w:sdtPr>
          <w:id w:val="-243730274"/>
          <w:citation/>
        </w:sdtPr>
        <w:sdtContent>
          <w:r w:rsidRPr="00B90347">
            <w:fldChar w:fldCharType="begin"/>
          </w:r>
          <w:r w:rsidRPr="00B90347">
            <w:instrText xml:space="preserve"> CITATION Sit17 \l 1033 </w:instrText>
          </w:r>
          <w:r w:rsidRPr="00B90347">
            <w:fldChar w:fldCharType="separate"/>
          </w:r>
          <w:r w:rsidR="002D1986" w:rsidRPr="00B90347">
            <w:rPr>
              <w:noProof/>
            </w:rPr>
            <w:t>(Sitterson, et al., 2017)</w:t>
          </w:r>
          <w:r w:rsidRPr="00B90347">
            <w:fldChar w:fldCharType="end"/>
          </w:r>
        </w:sdtContent>
      </w:sdt>
      <w:r w:rsidRPr="00B90347">
        <w:t xml:space="preserve"> the water balance equation is described as the differen</w:t>
      </w:r>
      <w:r w:rsidR="00D049C4" w:rsidRPr="00B90347">
        <w:t>ce</w:t>
      </w:r>
      <w:r w:rsidRPr="00B90347">
        <w:t xml:space="preserve"> between precipitation, evapotranspiration, storage</w:t>
      </w:r>
      <w:r w:rsidR="00D049C4" w:rsidRPr="00B90347">
        <w:t>,</w:t>
      </w:r>
      <w:r w:rsidRPr="00B90347">
        <w:t xml:space="preserve"> and groundwater. The result is the surface runoff that can be observed on land.</w:t>
      </w:r>
    </w:p>
    <w:p w14:paraId="5D9F2151" w14:textId="77777777" w:rsidR="00C30CDD" w:rsidRPr="00B90347" w:rsidRDefault="00344313" w:rsidP="00C30CDD">
      <w:pPr>
        <w:keepNext/>
        <w:ind w:firstLine="0"/>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s</m:t>
              </m:r>
            </m:sub>
          </m:sSub>
          <m:r>
            <m:rPr>
              <m:sty m:val="p"/>
            </m:rPr>
            <w:rPr>
              <w:rFonts w:ascii="Cambria Math" w:hAnsi="Cambria Math"/>
            </w:rPr>
            <m:t xml:space="preserve"> = P – ET –∆SM-∆GW</m:t>
          </m:r>
        </m:oMath>
      </m:oMathPara>
    </w:p>
    <w:p w14:paraId="6360CB16" w14:textId="109692F9" w:rsidR="00C2123A" w:rsidRPr="00B90347" w:rsidRDefault="00680CCA" w:rsidP="00680CCA">
      <w:pPr>
        <w:pStyle w:val="Caption"/>
        <w:rPr>
          <w:iCs w:val="0"/>
        </w:rPr>
      </w:pPr>
      <w:bookmarkStart w:id="2600" w:name="_Toc48363291"/>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3</w:t>
      </w:r>
      <w:r w:rsidR="00245413" w:rsidRPr="00B90347">
        <w:rPr>
          <w:noProof/>
        </w:rPr>
        <w:fldChar w:fldCharType="end"/>
      </w:r>
      <w:r w:rsidRPr="00B90347">
        <w:t>. Water balance equation.</w:t>
      </w:r>
      <w:bookmarkEnd w:id="2600"/>
    </w:p>
    <w:p w14:paraId="4D3D8D50" w14:textId="72C51638" w:rsidR="009612AD" w:rsidRPr="00B90347" w:rsidRDefault="00680CCA" w:rsidP="00380662">
      <w:r w:rsidRPr="00B90347">
        <w:t>The relationship between rainfall and runoff has been studied for more than 100 years, with the first publication making a reference to a method being published by Thomas Mulvaney in 1851: the rational method. Being quite simple, it uses rainfall intensity, the drainage area</w:t>
      </w:r>
      <w:r w:rsidR="00D049C4" w:rsidRPr="00B90347">
        <w:t>,</w:t>
      </w:r>
      <w:r w:rsidRPr="00B90347">
        <w:t xml:space="preserve"> and a runoff coefficient for determining peak discharges in a basin </w:t>
      </w:r>
      <w:sdt>
        <w:sdtPr>
          <w:id w:val="-1829890445"/>
          <w:citation/>
        </w:sdtPr>
        <w:sdtContent>
          <w:r w:rsidRPr="00B90347">
            <w:fldChar w:fldCharType="begin"/>
          </w:r>
          <w:r w:rsidRPr="00B90347">
            <w:instrText xml:space="preserve"> CITATION Bev12 \l 1033 </w:instrText>
          </w:r>
          <w:r w:rsidRPr="00B90347">
            <w:fldChar w:fldCharType="separate"/>
          </w:r>
          <w:r w:rsidR="002D1986" w:rsidRPr="00B90347">
            <w:rPr>
              <w:noProof/>
            </w:rPr>
            <w:t>(Beven, 2012)</w:t>
          </w:r>
          <w:r w:rsidRPr="00B90347">
            <w:fldChar w:fldCharType="end"/>
          </w:r>
        </w:sdtContent>
      </w:sdt>
      <w:r w:rsidRPr="00B90347">
        <w:t>. Th</w:t>
      </w:r>
      <w:r w:rsidR="00A22D50" w:rsidRPr="00B90347">
        <w:t>is</w:t>
      </w:r>
      <w:r w:rsidRPr="00B90347">
        <w:t xml:space="preserve"> runoff coefficient has been widely studied to determine new applicabl</w:t>
      </w:r>
      <w:r w:rsidR="00D049C4" w:rsidRPr="00B90347">
        <w:t>e</w:t>
      </w:r>
      <w:r w:rsidRPr="00B90347">
        <w:t xml:space="preserve"> scenarios in which it changes. This include</w:t>
      </w:r>
      <w:r w:rsidR="00A22D50" w:rsidRPr="00B90347">
        <w:t>d</w:t>
      </w:r>
      <w:r w:rsidRPr="00B90347">
        <w:t xml:space="preserve"> graphical techniques </w:t>
      </w:r>
      <w:sdt>
        <w:sdtPr>
          <w:id w:val="1674832336"/>
          <w:citation/>
        </w:sdtPr>
        <w:sdtContent>
          <w:r w:rsidRPr="00B90347">
            <w:fldChar w:fldCharType="begin"/>
          </w:r>
          <w:r w:rsidRPr="00B90347">
            <w:instrText xml:space="preserve"> CITATION Bev12 \l 1033 </w:instrText>
          </w:r>
          <w:r w:rsidRPr="00B90347">
            <w:fldChar w:fldCharType="separate"/>
          </w:r>
          <w:r w:rsidR="002D1986" w:rsidRPr="00B90347">
            <w:rPr>
              <w:noProof/>
            </w:rPr>
            <w:t>(Beven, 2012)</w:t>
          </w:r>
          <w:r w:rsidRPr="00B90347">
            <w:fldChar w:fldCharType="end"/>
          </w:r>
        </w:sdtContent>
      </w:sdt>
      <w:r w:rsidR="00130E22" w:rsidRPr="00B90347">
        <w:t xml:space="preserve">, and more recently the usage of the unit hydrograph to account for the responses of a basin on a rainfall event </w:t>
      </w:r>
      <w:sdt>
        <w:sdtPr>
          <w:id w:val="-1750808979"/>
          <w:citation/>
        </w:sdtPr>
        <w:sdtContent>
          <w:r w:rsidR="00130E22" w:rsidRPr="00B90347">
            <w:fldChar w:fldCharType="begin"/>
          </w:r>
          <w:r w:rsidR="00130E22" w:rsidRPr="00B90347">
            <w:instrText xml:space="preserve"> CITATION XuC02 \l 1033 </w:instrText>
          </w:r>
          <w:r w:rsidR="00130E22" w:rsidRPr="00B90347">
            <w:fldChar w:fldCharType="separate"/>
          </w:r>
          <w:r w:rsidR="002D1986" w:rsidRPr="00B90347">
            <w:rPr>
              <w:noProof/>
            </w:rPr>
            <w:t>(Xu, 2002)</w:t>
          </w:r>
          <w:r w:rsidR="00130E22" w:rsidRPr="00B90347">
            <w:fldChar w:fldCharType="end"/>
          </w:r>
        </w:sdtContent>
      </w:sdt>
      <w:r w:rsidR="009612AD" w:rsidRPr="00B90347">
        <w:t xml:space="preserve">. </w:t>
      </w:r>
    </w:p>
    <w:p w14:paraId="3B82EE27" w14:textId="738B7237" w:rsidR="00C2123A" w:rsidRPr="00B90347" w:rsidRDefault="009B1938" w:rsidP="00380662">
      <w:r w:rsidRPr="00B90347">
        <w:lastRenderedPageBreak/>
        <w:t>The analysis of runoff</w:t>
      </w:r>
      <w:r w:rsidR="00A22D50" w:rsidRPr="00B90347">
        <w:t xml:space="preserve"> has become its own focal study by mean</w:t>
      </w:r>
      <w:r w:rsidRPr="00B90347">
        <w:t>s</w:t>
      </w:r>
      <w:r w:rsidR="00A22D50" w:rsidRPr="00B90347">
        <w:t xml:space="preserve"> of models. A runoff model helps understand the hydrological phenomena in the complex system described before.</w:t>
      </w:r>
      <w:r w:rsidR="00A75104" w:rsidRPr="00B90347">
        <w:t xml:space="preserve"> They can be categorized depending on the approach that they take. Empirical</w:t>
      </w:r>
      <w:r w:rsidR="00D91935" w:rsidRPr="00B90347">
        <w:t xml:space="preserve"> structure</w:t>
      </w:r>
      <w:r w:rsidR="00A75104" w:rsidRPr="00B90347">
        <w:t xml:space="preserve"> stud</w:t>
      </w:r>
      <w:r w:rsidR="00D049C4" w:rsidRPr="00B90347">
        <w:t>ies</w:t>
      </w:r>
      <w:r w:rsidR="00A75104" w:rsidRPr="00B90347">
        <w:t xml:space="preserve"> the </w:t>
      </w:r>
      <w:r w:rsidR="00E81FBD" w:rsidRPr="00B90347">
        <w:t>non-linearity</w:t>
      </w:r>
      <w:r w:rsidR="00A75104" w:rsidRPr="00B90347">
        <w:t xml:space="preserve"> of the inputs and outputs </w:t>
      </w:r>
      <w:sdt>
        <w:sdtPr>
          <w:id w:val="-1851629534"/>
          <w:citation/>
        </w:sdtPr>
        <w:sdtContent>
          <w:r w:rsidR="00A75104" w:rsidRPr="00B90347">
            <w:fldChar w:fldCharType="begin"/>
          </w:r>
          <w:r w:rsidR="00A75104" w:rsidRPr="00B90347">
            <w:instrText xml:space="preserve"> CITATION Kle82 \l 1033 </w:instrText>
          </w:r>
          <w:r w:rsidR="00A75104" w:rsidRPr="00B90347">
            <w:fldChar w:fldCharType="separate"/>
          </w:r>
          <w:r w:rsidR="002D1986" w:rsidRPr="00B90347">
            <w:rPr>
              <w:noProof/>
            </w:rPr>
            <w:t>(Klemes, 1982)</w:t>
          </w:r>
          <w:r w:rsidR="00A75104" w:rsidRPr="00B90347">
            <w:fldChar w:fldCharType="end"/>
          </w:r>
        </w:sdtContent>
      </w:sdt>
      <w:r w:rsidR="00A75104" w:rsidRPr="00B90347">
        <w:t xml:space="preserve">. Conceptual </w:t>
      </w:r>
      <w:r w:rsidR="00D91935" w:rsidRPr="00B90347">
        <w:t>structure</w:t>
      </w:r>
      <w:r w:rsidR="00A75104" w:rsidRPr="00B90347">
        <w:t xml:space="preserve"> take</w:t>
      </w:r>
      <w:r w:rsidR="00D049C4" w:rsidRPr="00B90347">
        <w:t>s</w:t>
      </w:r>
      <w:r w:rsidR="00A75104" w:rsidRPr="00B90347">
        <w:t xml:space="preserve"> simplified equations that represent water storage in a catchment </w:t>
      </w:r>
      <w:sdt>
        <w:sdtPr>
          <w:id w:val="-855809585"/>
          <w:citation/>
        </w:sdtPr>
        <w:sdtContent>
          <w:r w:rsidR="00E81FBD" w:rsidRPr="00B90347">
            <w:fldChar w:fldCharType="begin"/>
          </w:r>
          <w:r w:rsidR="00E81FBD" w:rsidRPr="00B90347">
            <w:instrText xml:space="preserve"> CITATION Vaz11 \l 1033 </w:instrText>
          </w:r>
          <w:r w:rsidR="00E81FBD" w:rsidRPr="00B90347">
            <w:fldChar w:fldCharType="separate"/>
          </w:r>
          <w:r w:rsidR="002D1986" w:rsidRPr="00B90347">
            <w:rPr>
              <w:noProof/>
            </w:rPr>
            <w:t>(Vaze, et al., 2011)</w:t>
          </w:r>
          <w:r w:rsidR="00E81FBD" w:rsidRPr="00B90347">
            <w:fldChar w:fldCharType="end"/>
          </w:r>
        </w:sdtContent>
      </w:sdt>
      <w:r w:rsidR="00E81FBD" w:rsidRPr="00B90347">
        <w:t>; while physical</w:t>
      </w:r>
      <w:r w:rsidR="00D91935" w:rsidRPr="00B90347">
        <w:t xml:space="preserve"> structure</w:t>
      </w:r>
      <w:r w:rsidR="00E81FBD" w:rsidRPr="00B90347">
        <w:t xml:space="preserve"> appl</w:t>
      </w:r>
      <w:r w:rsidR="00D049C4" w:rsidRPr="00B90347">
        <w:t>ies</w:t>
      </w:r>
      <w:r w:rsidR="00E81FBD" w:rsidRPr="00B90347">
        <w:t xml:space="preserve"> physical la</w:t>
      </w:r>
      <w:r w:rsidR="00D91935" w:rsidRPr="00B90347">
        <w:t>w</w:t>
      </w:r>
      <w:r w:rsidR="00E81FBD" w:rsidRPr="00B90347">
        <w:t xml:space="preserve">s and equations based on the real hydrologic responses expected from an area </w:t>
      </w:r>
      <w:sdt>
        <w:sdtPr>
          <w:id w:val="1224250856"/>
          <w:citation/>
        </w:sdtPr>
        <w:sdtContent>
          <w:r w:rsidR="00E81FBD" w:rsidRPr="00B90347">
            <w:fldChar w:fldCharType="begin"/>
          </w:r>
          <w:r w:rsidR="00E81FBD" w:rsidRPr="00B90347">
            <w:instrText xml:space="preserve"> CITATION Sit17 \l 1033 </w:instrText>
          </w:r>
          <w:r w:rsidR="00E81FBD" w:rsidRPr="00B90347">
            <w:fldChar w:fldCharType="separate"/>
          </w:r>
          <w:r w:rsidR="002D1986" w:rsidRPr="00B90347">
            <w:rPr>
              <w:noProof/>
            </w:rPr>
            <w:t>(Sitterson, et al., 2017)</w:t>
          </w:r>
          <w:r w:rsidR="00E81FBD" w:rsidRPr="00B90347">
            <w:fldChar w:fldCharType="end"/>
          </w:r>
        </w:sdtContent>
      </w:sdt>
      <w:r w:rsidR="00E81FBD" w:rsidRPr="00B90347">
        <w:t xml:space="preserve">. </w:t>
      </w:r>
    </w:p>
    <w:p w14:paraId="478D9D48" w14:textId="375C7EF0" w:rsidR="00E00A4D" w:rsidRPr="00B90347" w:rsidRDefault="0053634B" w:rsidP="00380662">
      <w:r w:rsidRPr="00B90347">
        <w:t xml:space="preserve">Moreover, the models can also be classified based on the spatial processes which are involved </w:t>
      </w:r>
      <w:r w:rsidR="00D049C4" w:rsidRPr="00B90347">
        <w:t>i</w:t>
      </w:r>
      <w:r w:rsidRPr="00B90347">
        <w:t>n the catchment. They are lumped, semi</w:t>
      </w:r>
      <w:r w:rsidR="009B1938" w:rsidRPr="00B90347">
        <w:t>-distributed</w:t>
      </w:r>
      <w:r w:rsidR="00D049C4" w:rsidRPr="00B90347">
        <w:t>,</w:t>
      </w:r>
      <w:r w:rsidR="009B1938" w:rsidRPr="00B90347">
        <w:t xml:space="preserve"> and distributed</w:t>
      </w:r>
      <w:r w:rsidR="00E00A4D" w:rsidRPr="00B90347">
        <w:t xml:space="preserve"> </w:t>
      </w:r>
      <w:sdt>
        <w:sdtPr>
          <w:id w:val="-1381084549"/>
          <w:citation/>
        </w:sdtPr>
        <w:sdtContent>
          <w:r w:rsidR="00E00A4D" w:rsidRPr="00B90347">
            <w:fldChar w:fldCharType="begin"/>
          </w:r>
          <w:r w:rsidR="00E00A4D" w:rsidRPr="00B90347">
            <w:instrText xml:space="preserve"> CITATION Dev15 \l 1033 </w:instrText>
          </w:r>
          <w:r w:rsidR="00E00A4D" w:rsidRPr="00B90347">
            <w:fldChar w:fldCharType="separate"/>
          </w:r>
          <w:r w:rsidR="002D1986" w:rsidRPr="00B90347">
            <w:rPr>
              <w:noProof/>
            </w:rPr>
            <w:t>(Devi, et al., 2015)</w:t>
          </w:r>
          <w:r w:rsidR="00E00A4D" w:rsidRPr="00B90347">
            <w:fldChar w:fldCharType="end"/>
          </w:r>
        </w:sdtContent>
      </w:sdt>
      <w:r w:rsidR="009B1938" w:rsidRPr="00B90347">
        <w:t>. Lumped models do not consider spatial variability, and thus the entire catchment is modeled as one single unit. The inputs are averaged throughout the study are</w:t>
      </w:r>
      <w:r w:rsidR="00D049C4" w:rsidRPr="00B90347">
        <w:t>a</w:t>
      </w:r>
      <w:r w:rsidR="009B1938" w:rsidRPr="00B90347">
        <w:t xml:space="preserve"> and are fast for computation but make many assumptions. Distributed models account for spatial variability, dividing</w:t>
      </w:r>
      <w:r w:rsidR="00E00A4D" w:rsidRPr="00B90347">
        <w:t xml:space="preserve"> the whole involved area into grids</w:t>
      </w:r>
      <w:r w:rsidR="00D049C4" w:rsidRPr="00B90347">
        <w:t>,</w:t>
      </w:r>
      <w:r w:rsidR="00E00A4D" w:rsidRPr="00B90347">
        <w:t xml:space="preserve"> and calculating all physical calculations per cell. Because of their approach, distributed models are data</w:t>
      </w:r>
      <w:r w:rsidR="00D049C4" w:rsidRPr="00B90347">
        <w:t>-</w:t>
      </w:r>
      <w:r w:rsidR="00E00A4D" w:rsidRPr="00B90347">
        <w:t>intense and require longer computation times. Finally, semi-distributed models take ideas from both lumped and distributed models to make calculations.</w:t>
      </w:r>
    </w:p>
    <w:p w14:paraId="7F8E617F" w14:textId="0F51A0E4" w:rsidR="00D91935" w:rsidRPr="00B90347" w:rsidRDefault="00D91935" w:rsidP="00D91935">
      <w:pPr>
        <w:pStyle w:val="Heading4"/>
      </w:pPr>
      <w:r w:rsidRPr="00B90347">
        <w:t>Curve (SCS) method</w:t>
      </w:r>
    </w:p>
    <w:p w14:paraId="4CDFA07E" w14:textId="4E7DF209" w:rsidR="00E2702F" w:rsidRPr="00B90347" w:rsidRDefault="00D91935" w:rsidP="00D91935">
      <w:r w:rsidRPr="00B90347">
        <w:t>An example of a commonly used empirical lumped model is the one developed by the SCS called the CN method. It considers the total drainage area of a watershed or subbasin for a rainfall event</w:t>
      </w:r>
      <w:r w:rsidR="00E2702F" w:rsidRPr="00B90347">
        <w:t>, but as</w:t>
      </w:r>
      <w:r w:rsidR="00D049C4" w:rsidRPr="00B90347">
        <w:t xml:space="preserve"> a</w:t>
      </w:r>
      <w:r w:rsidR="00E2702F" w:rsidRPr="00B90347">
        <w:t xml:space="preserve"> difference between the rational method, it also uses </w:t>
      </w:r>
      <w:r w:rsidRPr="00B90347">
        <w:t>infiltration rates, losses and interceptions</w:t>
      </w:r>
      <w:r w:rsidR="00D049C4" w:rsidRPr="00B90347">
        <w:t>,</w:t>
      </w:r>
      <w:r w:rsidRPr="00B90347">
        <w:t xml:space="preserve"> and finally, </w:t>
      </w:r>
      <w:r w:rsidR="00D049C4" w:rsidRPr="00B90347">
        <w:t xml:space="preserve">the </w:t>
      </w:r>
      <w:r w:rsidRPr="00B90347">
        <w:t xml:space="preserve">temporal distribution of the rainfall. </w:t>
      </w:r>
    </w:p>
    <w:p w14:paraId="46DD848C" w14:textId="4C9997F5" w:rsidR="00E2702F" w:rsidRPr="00B90347" w:rsidRDefault="00E2702F" w:rsidP="00D91935">
      <w:r w:rsidRPr="00B90347">
        <w:t>Rainf</w:t>
      </w:r>
      <w:r w:rsidR="00D91935" w:rsidRPr="00B90347">
        <w:t>all</w:t>
      </w:r>
      <w:r w:rsidRPr="00B90347">
        <w:t xml:space="preserve"> is considered to be</w:t>
      </w:r>
      <w:r w:rsidR="00D91935" w:rsidRPr="00B90347">
        <w:t xml:space="preserve"> uniformly distributed upon a watershed</w:t>
      </w:r>
      <w:r w:rsidRPr="00B90347">
        <w:t>. Initial abstraction is defined as the losses that a watershed has before runoff can begin. Losses are considered</w:t>
      </w:r>
      <w:r w:rsidR="00D049C4" w:rsidRPr="00B90347">
        <w:t xml:space="preserve"> </w:t>
      </w:r>
      <w:r w:rsidRPr="00B90347">
        <w:t>surface depressions, evapotranspiration</w:t>
      </w:r>
      <w:r w:rsidR="00D049C4" w:rsidRPr="00B90347">
        <w:t>,</w:t>
      </w:r>
      <w:r w:rsidRPr="00B90347">
        <w:t xml:space="preserve"> and infiltration. This is done using the empirical equation:</w:t>
      </w:r>
    </w:p>
    <w:p w14:paraId="7DFF111E" w14:textId="77777777" w:rsidR="00E2702F" w:rsidRPr="00B90347" w:rsidRDefault="00344313" w:rsidP="00E2702F">
      <w:pPr>
        <w:keepNext/>
        <w:ind w:firstLine="0"/>
        <w:jc w:val="cente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a</m:t>
              </m:r>
            </m:sub>
          </m:sSub>
          <m:r>
            <m:rPr>
              <m:sty m:val="p"/>
            </m:rPr>
            <w:rPr>
              <w:rFonts w:ascii="Cambria Math" w:hAnsi="Cambria Math"/>
            </w:rPr>
            <m:t>S</m:t>
          </m:r>
        </m:oMath>
      </m:oMathPara>
    </w:p>
    <w:p w14:paraId="6DE81CB6" w14:textId="3399FA01" w:rsidR="00E2702F" w:rsidRPr="00B90347" w:rsidRDefault="00E2702F" w:rsidP="00E2702F">
      <w:pPr>
        <w:pStyle w:val="Caption"/>
        <w:rPr>
          <w:noProof/>
        </w:rPr>
      </w:pPr>
      <w:bookmarkStart w:id="2601" w:name="_Toc48363292"/>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4</w:t>
      </w:r>
      <w:r w:rsidR="00245413" w:rsidRPr="00B90347">
        <w:rPr>
          <w:noProof/>
        </w:rPr>
        <w:fldChar w:fldCharType="end"/>
      </w:r>
      <w:r w:rsidRPr="00B90347">
        <w:rPr>
          <w:noProof/>
        </w:rPr>
        <w:t>. SCS intial abstraction</w:t>
      </w:r>
      <w:bookmarkEnd w:id="2601"/>
    </w:p>
    <w:p w14:paraId="632B43D0" w14:textId="3B675E48" w:rsidR="00E2702F" w:rsidRPr="00B90347" w:rsidRDefault="00E2702F" w:rsidP="00E2702F">
      <w:pPr>
        <w:ind w:firstLine="0"/>
      </w:pPr>
      <w:r w:rsidRPr="00B90347">
        <w:t>S is the maximum retention after runoff begins, calculated from:</w:t>
      </w:r>
    </w:p>
    <w:p w14:paraId="48BF1B6C" w14:textId="77777777" w:rsidR="00E2702F" w:rsidRPr="00B90347" w:rsidRDefault="00E2702F" w:rsidP="00E2702F">
      <w:pPr>
        <w:keepNext/>
        <w:ind w:firstLine="0"/>
      </w:pPr>
      <m:oMathPara>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s</m:t>
              </m:r>
            </m:sub>
          </m:sSub>
          <m:d>
            <m:dPr>
              <m:ctrlPr>
                <w:rPr>
                  <w:rFonts w:ascii="Cambria Math" w:hAnsi="Cambria Math"/>
                  <w:iCs/>
                </w:rPr>
              </m:ctrlPr>
            </m:dPr>
            <m:e>
              <m:f>
                <m:fPr>
                  <m:ctrlPr>
                    <w:rPr>
                      <w:rFonts w:ascii="Cambria Math" w:hAnsi="Cambria Math"/>
                      <w:iCs/>
                    </w:rPr>
                  </m:ctrlPr>
                </m:fPr>
                <m:num>
                  <m:r>
                    <m:rPr>
                      <m:sty m:val="p"/>
                    </m:rPr>
                    <w:rPr>
                      <w:rFonts w:ascii="Cambria Math" w:hAnsi="Cambria Math"/>
                    </w:rPr>
                    <m:t>1000</m:t>
                  </m:r>
                </m:num>
                <m:den>
                  <m:r>
                    <m:rPr>
                      <m:sty m:val="p"/>
                    </m:rPr>
                    <w:rPr>
                      <w:rFonts w:ascii="Cambria Math" w:hAnsi="Cambria Math"/>
                    </w:rPr>
                    <m:t>CN</m:t>
                  </m:r>
                </m:den>
              </m:f>
              <m:r>
                <m:rPr>
                  <m:sty m:val="p"/>
                </m:rPr>
                <w:rPr>
                  <w:rFonts w:ascii="Cambria Math" w:hAnsi="Cambria Math"/>
                </w:rPr>
                <m:t>-10</m:t>
              </m:r>
            </m:e>
          </m:d>
        </m:oMath>
      </m:oMathPara>
    </w:p>
    <w:p w14:paraId="3CDA39BD" w14:textId="0C7C3DE6" w:rsidR="00E2702F" w:rsidRPr="00B90347" w:rsidRDefault="00E2702F" w:rsidP="00E2702F">
      <w:pPr>
        <w:pStyle w:val="Caption"/>
        <w:rPr>
          <w:noProof/>
        </w:rPr>
      </w:pPr>
      <w:bookmarkStart w:id="2602" w:name="_Toc48363293"/>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5</w:t>
      </w:r>
      <w:r w:rsidR="00245413" w:rsidRPr="00B90347">
        <w:rPr>
          <w:noProof/>
        </w:rPr>
        <w:fldChar w:fldCharType="end"/>
      </w:r>
      <w:r w:rsidRPr="00B90347">
        <w:rPr>
          <w:noProof/>
        </w:rPr>
        <w:t>. SCS maximum storage retention.</w:t>
      </w:r>
      <w:bookmarkEnd w:id="2602"/>
    </w:p>
    <w:p w14:paraId="11CCEC1E" w14:textId="2F2B2622" w:rsidR="00D801C9" w:rsidRPr="00B90347" w:rsidRDefault="00D801C9" w:rsidP="00D801C9">
      <w:r w:rsidRPr="00B90347">
        <w:lastRenderedPageBreak/>
        <w:t>The value of CN, or curve number, is calculated based on the soil’s cover type, hydrologic soil group</w:t>
      </w:r>
      <w:r w:rsidR="00D049C4" w:rsidRPr="00B90347">
        <w:t>,</w:t>
      </w:r>
      <w:r w:rsidRPr="00B90347">
        <w:t xml:space="preserve"> and antecedent moisture condition. The documentation of the method has been widely extended to include different types of each of the three components in which CN is constrained. The values for CN typically range between 30 and 100 (non</w:t>
      </w:r>
      <w:r w:rsidR="00D049C4" w:rsidRPr="00B90347">
        <w:t>-</w:t>
      </w:r>
      <w:r w:rsidRPr="00B90347">
        <w:t>inclusive). Finally, runoff is calculated as the differen</w:t>
      </w:r>
      <w:r w:rsidR="00D049C4" w:rsidRPr="00B90347">
        <w:t>ce</w:t>
      </w:r>
      <w:r w:rsidRPr="00B90347">
        <w:t xml:space="preserve"> between the precipitation and initial abstraction, if applicable, per unit of time.</w:t>
      </w:r>
    </w:p>
    <w:p w14:paraId="3BDCFD55" w14:textId="7C07AD16" w:rsidR="00D801C9" w:rsidRPr="00B90347" w:rsidRDefault="00805685" w:rsidP="00747868">
      <w:pPr>
        <w:keepNext/>
        <w:ind w:firstLine="0"/>
        <w:rPr>
          <w:iCs/>
        </w:rPr>
      </w:pPr>
      <m:oMathPara>
        <m:oMath>
          <m:r>
            <m:rPr>
              <m:sty m:val="p"/>
            </m:rPr>
            <w:rPr>
              <w:rFonts w:ascii="Cambria Math" w:hAnsi="Cambria Math"/>
            </w:rPr>
            <m:t>Q=</m:t>
          </m:r>
          <m:f>
            <m:fPr>
              <m:ctrlPr>
                <w:rPr>
                  <w:rFonts w:ascii="Cambria Math" w:hAnsi="Cambria Math"/>
                  <w:iCs/>
                </w:rPr>
              </m:ctrlPr>
            </m:fPr>
            <m:num>
              <m:sSup>
                <m:sSupPr>
                  <m:ctrlPr>
                    <w:rPr>
                      <w:rFonts w:ascii="Cambria Math" w:hAnsi="Cambria Math"/>
                      <w:iCs/>
                    </w:rPr>
                  </m:ctrlPr>
                </m:sSupPr>
                <m:e>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e>
                <m:sup>
                  <m:r>
                    <m:rPr>
                      <m:sty m:val="p"/>
                    </m:rPr>
                    <w:rPr>
                      <w:rFonts w:ascii="Cambria Math" w:hAnsi="Cambria Math"/>
                    </w:rPr>
                    <m:t>2</m:t>
                  </m:r>
                </m:sup>
              </m:sSup>
            </m:num>
            <m:den>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r>
                <m:rPr>
                  <m:sty m:val="p"/>
                </m:rPr>
                <w:rPr>
                  <w:rFonts w:ascii="Cambria Math" w:hAnsi="Cambria Math"/>
                </w:rPr>
                <m:t>+S</m:t>
              </m:r>
            </m:den>
          </m:f>
        </m:oMath>
      </m:oMathPara>
    </w:p>
    <w:p w14:paraId="14D26241" w14:textId="0C32B487" w:rsidR="00D91935" w:rsidRPr="00B90347" w:rsidRDefault="00747868" w:rsidP="00747868">
      <w:pPr>
        <w:pStyle w:val="Caption"/>
        <w:rPr>
          <w:noProof/>
        </w:rPr>
      </w:pPr>
      <w:bookmarkStart w:id="2603" w:name="_Toc48363294"/>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6</w:t>
      </w:r>
      <w:r w:rsidR="00245413" w:rsidRPr="00B90347">
        <w:rPr>
          <w:noProof/>
        </w:rPr>
        <w:fldChar w:fldCharType="end"/>
      </w:r>
      <w:r w:rsidRPr="00B90347">
        <w:rPr>
          <w:noProof/>
        </w:rPr>
        <w:t>. SCS runoff.</w:t>
      </w:r>
      <w:bookmarkEnd w:id="2603"/>
    </w:p>
    <w:p w14:paraId="3EAF949A" w14:textId="59384654" w:rsidR="002117D9" w:rsidRPr="00B90347" w:rsidRDefault="001F5D32" w:rsidP="00805685">
      <w:pPr>
        <w:pStyle w:val="Heading4"/>
      </w:pPr>
      <w:r w:rsidRPr="00B90347">
        <w:t>Time of concentration</w:t>
      </w:r>
    </w:p>
    <w:p w14:paraId="5EEEF129" w14:textId="6FA781DF" w:rsidR="002117D9" w:rsidRPr="00B90347" w:rsidRDefault="002117D9" w:rsidP="001F5D32">
      <w:pPr>
        <w:ind w:firstLine="0"/>
      </w:pPr>
      <w:r w:rsidRPr="00B90347">
        <w:t xml:space="preserve">The time that it takes for runoff to form and travel hydraulically through the most distant point of a catchment is defined as time of </w:t>
      </w:r>
      <w:r w:rsidR="00805685" w:rsidRPr="00B90347">
        <w:t>concentration</w:t>
      </w:r>
      <w:r w:rsidRPr="00B90347">
        <w:t>. It is obtained by the summation of al</w:t>
      </w:r>
      <w:r w:rsidR="00D049C4" w:rsidRPr="00B90347">
        <w:t>l</w:t>
      </w:r>
      <w:r w:rsidRPr="00B90347">
        <w:t xml:space="preserve"> </w:t>
      </w:r>
      <w:r w:rsidR="00805685" w:rsidRPr="00B90347">
        <w:t>traveling</w:t>
      </w:r>
      <w:r w:rsidRPr="00B90347">
        <w:t xml:space="preserve"> times in consecutive </w:t>
      </w:r>
      <w:r w:rsidR="00805685" w:rsidRPr="00B90347">
        <w:t>components</w:t>
      </w:r>
      <w:r w:rsidRPr="00B90347">
        <w:t xml:space="preserve"> of a catchment drainage and it is in direct relation with the shape and peak of a runoff hydrograph </w:t>
      </w:r>
      <w:sdt>
        <w:sdtPr>
          <w:id w:val="-1021400329"/>
          <w:citation/>
        </w:sdtPr>
        <w:sdtContent>
          <w:r w:rsidRPr="00B90347">
            <w:fldChar w:fldCharType="begin"/>
          </w:r>
          <w:r w:rsidRPr="00B90347">
            <w:instrText xml:space="preserve"> CITATION USD15 \l 18442 </w:instrText>
          </w:r>
          <w:r w:rsidRPr="00B90347">
            <w:fldChar w:fldCharType="separate"/>
          </w:r>
          <w:r w:rsidR="002D1986" w:rsidRPr="00B90347">
            <w:rPr>
              <w:noProof/>
            </w:rPr>
            <w:t>(USDA, 2015)</w:t>
          </w:r>
          <w:r w:rsidRPr="00B90347">
            <w:fldChar w:fldCharType="end"/>
          </w:r>
        </w:sdtContent>
      </w:sdt>
      <w:r w:rsidRPr="00B90347">
        <w:t>.</w:t>
      </w:r>
    </w:p>
    <w:p w14:paraId="3847B016" w14:textId="77777777" w:rsidR="002117D9" w:rsidRPr="00B90347" w:rsidRDefault="002117D9" w:rsidP="002117D9">
      <w:pPr>
        <w:keepNext/>
        <w:ind w:firstLine="0"/>
        <w:jc w:val="center"/>
      </w:pPr>
      <w:r w:rsidRPr="00B90347">
        <w:rPr>
          <w:noProof/>
        </w:rPr>
        <w:drawing>
          <wp:inline distT="0" distB="0" distL="0" distR="0" wp14:anchorId="21611A81" wp14:editId="4530D12A">
            <wp:extent cx="2065564" cy="2743200"/>
            <wp:effectExtent l="38100" t="38100" r="30480" b="38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5564" cy="2743200"/>
                    </a:xfrm>
                    <a:prstGeom prst="rect">
                      <a:avLst/>
                    </a:prstGeom>
                    <a:ln w="28575">
                      <a:solidFill>
                        <a:schemeClr val="tx1"/>
                      </a:solidFill>
                    </a:ln>
                  </pic:spPr>
                </pic:pic>
              </a:graphicData>
            </a:graphic>
          </wp:inline>
        </w:drawing>
      </w:r>
    </w:p>
    <w:p w14:paraId="500B1693" w14:textId="14868F99" w:rsidR="001F5D32" w:rsidRPr="00B90347" w:rsidRDefault="002117D9" w:rsidP="002117D9">
      <w:pPr>
        <w:pStyle w:val="Caption"/>
      </w:pPr>
      <w:bookmarkStart w:id="2604" w:name="_Toc48363235"/>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5</w:t>
      </w:r>
      <w:r w:rsidR="00245413" w:rsidRPr="00B90347">
        <w:rPr>
          <w:noProof/>
        </w:rPr>
        <w:fldChar w:fldCharType="end"/>
      </w:r>
      <w:r w:rsidRPr="00B90347">
        <w:t xml:space="preserve">. Conceptual idea of travel time </w:t>
      </w:r>
      <w:sdt>
        <w:sdtPr>
          <w:id w:val="910900022"/>
          <w:citation/>
        </w:sdtPr>
        <w:sdtContent>
          <w:r w:rsidRPr="00B90347">
            <w:fldChar w:fldCharType="begin"/>
          </w:r>
          <w:r w:rsidRPr="00B90347">
            <w:instrText xml:space="preserve"> CITATION USD15 \l 18442 </w:instrText>
          </w:r>
          <w:r w:rsidRPr="00B90347">
            <w:fldChar w:fldCharType="separate"/>
          </w:r>
          <w:r w:rsidR="002D1986" w:rsidRPr="00B90347">
            <w:rPr>
              <w:noProof/>
            </w:rPr>
            <w:t>(USDA, 2015)</w:t>
          </w:r>
          <w:r w:rsidRPr="00B90347">
            <w:fldChar w:fldCharType="end"/>
          </w:r>
        </w:sdtContent>
      </w:sdt>
      <w:r w:rsidRPr="00B90347">
        <w:t>.</w:t>
      </w:r>
      <w:bookmarkEnd w:id="2604"/>
    </w:p>
    <w:p w14:paraId="5D5CD9B0" w14:textId="7605013E" w:rsidR="002117D9" w:rsidRPr="00B90347" w:rsidRDefault="00A04172" w:rsidP="002117D9">
      <w:r w:rsidRPr="00B90347">
        <w:t>Different approaches have been taken for the calculation of the time of concentration. The SCS watershed lag method spans through a large set of conditions by using the CN described previously. It uses the flow length, average catchment slope</w:t>
      </w:r>
      <w:r w:rsidR="00D049C4" w:rsidRPr="00B90347">
        <w:t>,</w:t>
      </w:r>
      <w:r w:rsidRPr="00B90347">
        <w:t xml:space="preserve"> and maximum potential retention. </w:t>
      </w:r>
    </w:p>
    <w:p w14:paraId="21BA106A" w14:textId="77777777" w:rsidR="00A04172" w:rsidRPr="00B90347" w:rsidRDefault="00344313" w:rsidP="00A04172">
      <w:pPr>
        <w:keepNext/>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f>
            <m:fPr>
              <m:ctrlPr>
                <w:rPr>
                  <w:rFonts w:ascii="Cambria Math" w:eastAsiaTheme="minorEastAsia" w:hAnsi="Cambria Math"/>
                  <w:iCs/>
                </w:rPr>
              </m:ctrlPr>
            </m:fPr>
            <m:num>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0.8</m:t>
                  </m:r>
                </m:sup>
              </m:sSup>
              <m:sSup>
                <m:sSupPr>
                  <m:ctrlPr>
                    <w:rPr>
                      <w:rFonts w:ascii="Cambria Math" w:hAnsi="Cambria Math"/>
                      <w:iCs/>
                    </w:rPr>
                  </m:ctrlPr>
                </m:sSupPr>
                <m:e>
                  <m:d>
                    <m:dPr>
                      <m:ctrlPr>
                        <w:rPr>
                          <w:rFonts w:ascii="Cambria Math" w:hAnsi="Cambria Math"/>
                          <w:iCs/>
                        </w:rPr>
                      </m:ctrlPr>
                    </m:dPr>
                    <m:e>
                      <m:r>
                        <m:rPr>
                          <m:sty m:val="p"/>
                        </m:rPr>
                        <w:rPr>
                          <w:rFonts w:ascii="Cambria Math" w:hAnsi="Cambria Math"/>
                        </w:rPr>
                        <m:t>S+1</m:t>
                      </m:r>
                    </m:e>
                  </m:d>
                </m:e>
                <m:sup>
                  <m:r>
                    <m:rPr>
                      <m:sty m:val="p"/>
                    </m:rPr>
                    <w:rPr>
                      <w:rFonts w:ascii="Cambria Math" w:hAnsi="Cambria Math"/>
                    </w:rPr>
                    <m:t>0.7</m:t>
                  </m:r>
                </m:sup>
              </m:sSup>
            </m:num>
            <m:den>
              <m:r>
                <m:rPr>
                  <m:sty m:val="p"/>
                </m:rPr>
                <w:rPr>
                  <w:rFonts w:ascii="Cambria Math" w:eastAsiaTheme="minorEastAsia" w:hAnsi="Cambria Math"/>
                </w:rPr>
                <m:t>1140</m:t>
              </m:r>
              <m:sSup>
                <m:sSupPr>
                  <m:ctrlPr>
                    <w:rPr>
                      <w:rFonts w:ascii="Cambria Math" w:eastAsiaTheme="minorEastAsia" w:hAnsi="Cambria Math"/>
                      <w:iCs/>
                    </w:rPr>
                  </m:ctrlPr>
                </m:sSupPr>
                <m:e>
                  <m:r>
                    <m:rPr>
                      <m:sty m:val="p"/>
                    </m:rPr>
                    <w:rPr>
                      <w:rFonts w:ascii="Cambria Math" w:eastAsiaTheme="minorEastAsia" w:hAnsi="Cambria Math"/>
                    </w:rPr>
                    <m:t>Y</m:t>
                  </m:r>
                </m:e>
                <m:sup>
                  <m:r>
                    <m:rPr>
                      <m:sty m:val="p"/>
                    </m:rPr>
                    <w:rPr>
                      <w:rFonts w:ascii="Cambria Math" w:eastAsiaTheme="minorEastAsia" w:hAnsi="Cambria Math"/>
                    </w:rPr>
                    <m:t>0.5</m:t>
                  </m:r>
                </m:sup>
              </m:sSup>
            </m:den>
          </m:f>
        </m:oMath>
      </m:oMathPara>
    </w:p>
    <w:p w14:paraId="619251CD" w14:textId="3B4B9CCC" w:rsidR="00A04172" w:rsidRPr="00B90347" w:rsidRDefault="00A04172" w:rsidP="00A04172">
      <w:pPr>
        <w:pStyle w:val="Caption"/>
        <w:rPr>
          <w:rFonts w:eastAsiaTheme="minorEastAsia"/>
          <w:iCs w:val="0"/>
        </w:rPr>
      </w:pPr>
      <w:bookmarkStart w:id="2605" w:name="_Toc48363295"/>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7</w:t>
      </w:r>
      <w:r w:rsidR="00245413" w:rsidRPr="00B90347">
        <w:rPr>
          <w:noProof/>
        </w:rPr>
        <w:fldChar w:fldCharType="end"/>
      </w:r>
      <w:r w:rsidRPr="00B90347">
        <w:rPr>
          <w:noProof/>
        </w:rPr>
        <w:t>. SCS Time of concentration.</w:t>
      </w:r>
      <w:bookmarkEnd w:id="2605"/>
    </w:p>
    <w:p w14:paraId="687EBD43" w14:textId="4F83BC94" w:rsidR="00D46900" w:rsidRPr="00B90347" w:rsidRDefault="00E43E43" w:rsidP="002D1986">
      <w:pPr>
        <w:rPr>
          <w:rFonts w:eastAsiaTheme="minorEastAsia"/>
        </w:rPr>
        <w:pPrChange w:id="2606" w:author="Carlos Erazo" w:date="2020-08-15T01:36:00Z">
          <w:pPr>
            <w:ind w:firstLine="0"/>
          </w:pPr>
        </w:pPrChange>
      </w:pPr>
      <w:r w:rsidRPr="00B90347">
        <w:rPr>
          <w:rFonts w:eastAsiaTheme="minorEastAsia"/>
        </w:rPr>
        <w:t>The Kerby-Kirpich equation considers that the total time of concentration is the sum of the overland time and the channel time</w:t>
      </w:r>
      <w:r w:rsidR="00D46900" w:rsidRPr="00B90347">
        <w:rPr>
          <w:rFonts w:eastAsiaTheme="minorEastAsia"/>
        </w:rPr>
        <w:t xml:space="preserve"> </w:t>
      </w:r>
      <w:sdt>
        <w:sdtPr>
          <w:rPr>
            <w:rFonts w:eastAsiaTheme="minorEastAsia"/>
          </w:rPr>
          <w:id w:val="1081792782"/>
          <w:citation/>
        </w:sdtPr>
        <w:sdtContent>
          <w:r w:rsidR="00D46900" w:rsidRPr="00B90347">
            <w:rPr>
              <w:rFonts w:eastAsiaTheme="minorEastAsia"/>
            </w:rPr>
            <w:fldChar w:fldCharType="begin"/>
          </w:r>
          <w:r w:rsidR="00D46900" w:rsidRPr="00B90347">
            <w:rPr>
              <w:rFonts w:eastAsiaTheme="minorEastAsia"/>
            </w:rPr>
            <w:instrText xml:space="preserve"> CITATION Sha11 \l 1033 </w:instrText>
          </w:r>
          <w:r w:rsidR="00D46900" w:rsidRPr="00B90347">
            <w:rPr>
              <w:rFonts w:eastAsiaTheme="minorEastAsia"/>
            </w:rPr>
            <w:fldChar w:fldCharType="separate"/>
          </w:r>
          <w:r w:rsidR="002D1986" w:rsidRPr="00B90347">
            <w:rPr>
              <w:rFonts w:eastAsiaTheme="minorEastAsia"/>
              <w:noProof/>
            </w:rPr>
            <w:t>(Sharify &amp; Hosseini, 2011)</w:t>
          </w:r>
          <w:r w:rsidR="00D46900" w:rsidRPr="00B90347">
            <w:rPr>
              <w:rFonts w:eastAsiaTheme="minorEastAsia"/>
            </w:rPr>
            <w:fldChar w:fldCharType="end"/>
          </w:r>
        </w:sdtContent>
      </w:sdt>
      <w:r w:rsidRPr="00B90347">
        <w:rPr>
          <w:rFonts w:eastAsiaTheme="minorEastAsia"/>
        </w:rPr>
        <w:t xml:space="preserve">. For small watersheds where flow is important to consider for the travel time, the overland time is calculated using the overland flow length L; a conversion coefficient K which is 0.828 for metric system and 1.44 for </w:t>
      </w:r>
      <w:r w:rsidR="00D46900" w:rsidRPr="00B90347">
        <w:rPr>
          <w:rFonts w:eastAsiaTheme="minorEastAsia"/>
        </w:rPr>
        <w:t>imperial</w:t>
      </w:r>
      <w:r w:rsidRPr="00B90347">
        <w:rPr>
          <w:rFonts w:eastAsiaTheme="minorEastAsia"/>
        </w:rPr>
        <w:t>; and a dimensionless retardance coefficient N that depends on the terrain, ranging from 0.02 to 0.80.</w:t>
      </w:r>
      <w:r w:rsidR="00D46900" w:rsidRPr="00B90347">
        <w:rPr>
          <w:rFonts w:eastAsiaTheme="minorEastAsia"/>
        </w:rPr>
        <w:t xml:space="preserve"> The channel travel time is calculated using another coefficient K that is 0.0078 for metric system and 0.0195 for imperial; S being the main channel slope, L the channel flow length.</w:t>
      </w:r>
    </w:p>
    <w:p w14:paraId="3A1FCB1D" w14:textId="0736FF7E" w:rsidR="00E43E43" w:rsidRPr="00B90347" w:rsidRDefault="00344313"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oMath>
      </m:oMathPara>
    </w:p>
    <w:p w14:paraId="6BEA0398" w14:textId="4E09A6B7" w:rsidR="00E43E43" w:rsidRPr="00B90347" w:rsidRDefault="00344313"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=K</m:t>
          </m:r>
          <m:sSup>
            <m:sSupPr>
              <m:ctrlPr>
                <w:rPr>
                  <w:rFonts w:ascii="Cambria Math" w:eastAsiaTheme="minorEastAsia" w:hAnsi="Cambria Math"/>
                  <w:iCs/>
                </w:rPr>
              </m:ctrlPr>
            </m:sSupPr>
            <m:e>
              <m:d>
                <m:dPr>
                  <m:ctrlPr>
                    <w:rPr>
                      <w:rFonts w:ascii="Cambria Math" w:eastAsiaTheme="minorEastAsia" w:hAnsi="Cambria Math"/>
                      <w:iCs/>
                    </w:rPr>
                  </m:ctrlPr>
                </m:dPr>
                <m:e>
                  <m:r>
                    <m:rPr>
                      <m:sty m:val="p"/>
                    </m:rPr>
                    <w:rPr>
                      <w:rFonts w:ascii="Cambria Math" w:eastAsiaTheme="minorEastAsia" w:hAnsi="Cambria Math"/>
                    </w:rPr>
                    <m:t>L*N</m:t>
                  </m:r>
                </m:e>
              </m:d>
            </m:e>
            <m:sup>
              <m:r>
                <m:rPr>
                  <m:sty m:val="p"/>
                </m:rPr>
                <w:rPr>
                  <w:rFonts w:ascii="Cambria Math" w:eastAsiaTheme="minorEastAsia" w:hAnsi="Cambria Math"/>
                </w:rPr>
                <m:t>0.467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-0.235</m:t>
              </m:r>
            </m:sup>
          </m:sSup>
        </m:oMath>
      </m:oMathPara>
    </w:p>
    <w:p w14:paraId="63B89989" w14:textId="1D69C2CF" w:rsidR="00D46900" w:rsidRPr="00B90347" w:rsidRDefault="00344313" w:rsidP="00D46900">
      <w:pPr>
        <w:keepNext/>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r>
            <m:rPr>
              <m:sty m:val="p"/>
            </m:rPr>
            <w:rPr>
              <w:rFonts w:ascii="Cambria Math" w:eastAsiaTheme="minorEastAsia" w:hAnsi="Cambria Math"/>
            </w:rPr>
            <m:t>=K</m:t>
          </m:r>
          <m:sSup>
            <m:sSupPr>
              <m:ctrlPr>
                <w:rPr>
                  <w:rFonts w:ascii="Cambria Math" w:eastAsiaTheme="minorEastAsia" w:hAnsi="Cambria Math"/>
                  <w:iCs/>
                </w:rPr>
              </m:ctrlPr>
            </m:sSupPr>
            <m:e>
              <m:r>
                <m:rPr>
                  <m:sty m:val="p"/>
                </m:rPr>
                <w:rPr>
                  <w:rFonts w:ascii="Cambria Math" w:eastAsiaTheme="minorEastAsia" w:hAnsi="Cambria Math"/>
                </w:rPr>
                <m:t>L</m:t>
              </m:r>
            </m:e>
            <m:sup>
              <m:r>
                <m:rPr>
                  <m:sty m:val="p"/>
                </m:rPr>
                <w:rPr>
                  <w:rFonts w:ascii="Cambria Math" w:eastAsiaTheme="minorEastAsia" w:hAnsi="Cambria Math"/>
                </w:rPr>
                <m:t>0.77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-0.385</m:t>
              </m:r>
            </m:sup>
          </m:sSup>
        </m:oMath>
      </m:oMathPara>
    </w:p>
    <w:p w14:paraId="46CE88DC" w14:textId="4B868E4D" w:rsidR="00D46900" w:rsidRPr="00B90347" w:rsidRDefault="00D46900" w:rsidP="00D46900">
      <w:pPr>
        <w:pStyle w:val="Caption"/>
      </w:pPr>
      <w:bookmarkStart w:id="2607" w:name="_Toc48363296"/>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8</w:t>
      </w:r>
      <w:r w:rsidR="00245413" w:rsidRPr="00B90347">
        <w:rPr>
          <w:noProof/>
        </w:rPr>
        <w:fldChar w:fldCharType="end"/>
      </w:r>
      <w:r w:rsidRPr="00B90347">
        <w:t>. Kerby-Kirpich method for time of concentration.</w:t>
      </w:r>
      <w:bookmarkEnd w:id="2607"/>
    </w:p>
    <w:p w14:paraId="351708EA" w14:textId="3C71B07B" w:rsidR="00D46900" w:rsidRPr="00B90347" w:rsidRDefault="00D46900" w:rsidP="00D46900">
      <w:r w:rsidRPr="00B90347">
        <w:t xml:space="preserve">Finally, </w:t>
      </w:r>
      <w:r w:rsidR="00805685" w:rsidRPr="00B90347">
        <w:t>an approach considering Manning’s roughness coefficient was introduced by Kerby which uses the coefficient, the overland slope</w:t>
      </w:r>
      <w:r w:rsidR="003951F4" w:rsidRPr="00B90347">
        <w:t>,</w:t>
      </w:r>
      <w:r w:rsidR="00805685" w:rsidRPr="00B90347">
        <w:t xml:space="preserve"> and the longest path. The formulas change depending on the units which are used.</w:t>
      </w:r>
    </w:p>
    <w:p w14:paraId="2E918DD7" w14:textId="3210E2C3" w:rsidR="00805685" w:rsidRPr="00B90347" w:rsidRDefault="00344313" w:rsidP="00D46900">
      <w:pPr>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2.2nl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0.324</m:t>
              </m:r>
            </m:sup>
          </m:sSup>
        </m:oMath>
      </m:oMathPara>
    </w:p>
    <w:p w14:paraId="25E7423B" w14:textId="0A5A3F14" w:rsidR="00805685" w:rsidRPr="00B90347" w:rsidRDefault="00344313" w:rsidP="00805685">
      <w:pPr>
        <w:keepNext/>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 1.4394</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0.467</m:t>
              </m:r>
            </m:sup>
          </m:sSup>
        </m:oMath>
      </m:oMathPara>
    </w:p>
    <w:p w14:paraId="1DB2A8AA" w14:textId="3FC82F6A" w:rsidR="00805685" w:rsidRPr="00B90347" w:rsidRDefault="00805685" w:rsidP="00805685">
      <w:pPr>
        <w:pStyle w:val="Caption"/>
        <w:rPr>
          <w:noProof/>
        </w:rPr>
      </w:pPr>
      <w:bookmarkStart w:id="2608" w:name="_Toc48363297"/>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9</w:t>
      </w:r>
      <w:r w:rsidR="00245413" w:rsidRPr="00B90347">
        <w:rPr>
          <w:noProof/>
        </w:rPr>
        <w:fldChar w:fldCharType="end"/>
      </w:r>
      <w:r w:rsidRPr="00B90347">
        <w:rPr>
          <w:noProof/>
        </w:rPr>
        <w:t>. Kerby time of concentration.</w:t>
      </w:r>
      <w:bookmarkEnd w:id="2608"/>
    </w:p>
    <w:p w14:paraId="4DAB2488" w14:textId="3DD13418" w:rsidR="00805685" w:rsidRPr="00B90347" w:rsidRDefault="00805685" w:rsidP="00805685">
      <w:r w:rsidRPr="00B90347">
        <w:t xml:space="preserve">It has been well established the relationships between time of concentration, lag time and time to peak. Lag time is the interval that lies between the center of mass of rainfall and the peak runoff </w:t>
      </w:r>
      <w:sdt>
        <w:sdtPr>
          <w:id w:val="1744448298"/>
          <w:citation/>
        </w:sdtPr>
        <w:sdtContent>
          <w:r w:rsidRPr="00B90347">
            <w:fldChar w:fldCharType="begin"/>
          </w:r>
          <w:r w:rsidRPr="00B90347">
            <w:instrText xml:space="preserve"> CITATION USD15 \l 1033 </w:instrText>
          </w:r>
          <w:r w:rsidRPr="00B90347">
            <w:fldChar w:fldCharType="separate"/>
          </w:r>
          <w:r w:rsidR="002D1986" w:rsidRPr="00B90347">
            <w:rPr>
              <w:noProof/>
            </w:rPr>
            <w:t>(USDA, 2015)</w:t>
          </w:r>
          <w:r w:rsidRPr="00B90347">
            <w:fldChar w:fldCharType="end"/>
          </w:r>
        </w:sdtContent>
      </w:sdt>
      <w:r w:rsidRPr="00B90347">
        <w:t xml:space="preserve">; established as 60% of the time of concentration. Time to peak is the time required for the mass of rainfall to reach its highest peak, considered to be 70% of the time of concentration. </w:t>
      </w:r>
    </w:p>
    <w:p w14:paraId="185A1148" w14:textId="2639C43D" w:rsidR="00F83703" w:rsidRPr="00B90347" w:rsidRDefault="00344313" w:rsidP="00805685">
      <w:pPr>
        <w:rPr>
          <w:rFonts w:eastAsiaTheme="minor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lag</m:t>
              </m:r>
            </m:sub>
          </m:sSub>
          <m:r>
            <m:rPr>
              <m:sty m:val="p"/>
            </m:rPr>
            <w:rPr>
              <w:rFonts w:ascii="Cambria Math" w:hAnsi="Cambria Math"/>
            </w:rPr>
            <m:t>=0.6</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1410142C" w14:textId="763CC52A" w:rsidR="00F83703" w:rsidRPr="00B90347" w:rsidRDefault="00344313" w:rsidP="00F83703">
      <w:pPr>
        <w:keepNext/>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=0.7</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5CEC3167" w14:textId="4DBEFF1A" w:rsidR="00F83703" w:rsidRPr="00B90347" w:rsidRDefault="00F83703" w:rsidP="00F83703">
      <w:pPr>
        <w:pStyle w:val="Caption"/>
      </w:pPr>
      <w:bookmarkStart w:id="2609" w:name="_Toc48363298"/>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10</w:t>
      </w:r>
      <w:r w:rsidR="00245413" w:rsidRPr="00B90347">
        <w:rPr>
          <w:noProof/>
        </w:rPr>
        <w:fldChar w:fldCharType="end"/>
      </w:r>
      <w:r w:rsidRPr="00B90347">
        <w:rPr>
          <w:noProof/>
        </w:rPr>
        <w:t>. Time lag and time to peak.</w:t>
      </w:r>
      <w:bookmarkEnd w:id="2609"/>
    </w:p>
    <w:p w14:paraId="7969CAEC" w14:textId="1464D8B7" w:rsidR="00436C29" w:rsidRPr="00B90347" w:rsidRDefault="00436C29" w:rsidP="0072429F">
      <w:pPr>
        <w:pStyle w:val="Heading4"/>
      </w:pPr>
      <w:r w:rsidRPr="00B90347">
        <w:lastRenderedPageBreak/>
        <w:t>Unit hydrograph</w:t>
      </w:r>
    </w:p>
    <w:p w14:paraId="7BDAB314" w14:textId="7291A4F8" w:rsidR="00F83703" w:rsidRPr="00B90347" w:rsidRDefault="00F83703" w:rsidP="00B271C2">
      <w:r w:rsidRPr="00B90347">
        <w:t xml:space="preserve">One of the most important ways to make a simple yet powerful hydrological analysis is by using the concept of </w:t>
      </w:r>
      <w:r w:rsidR="003951F4" w:rsidRPr="00B90347">
        <w:t xml:space="preserve">the </w:t>
      </w:r>
      <w:r w:rsidRPr="00B90347">
        <w:t xml:space="preserve">unit hydrograph. It is a direct runoff hydrograph that results </w:t>
      </w:r>
      <w:r w:rsidR="003951F4" w:rsidRPr="00B90347">
        <w:t>in</w:t>
      </w:r>
      <w:r w:rsidRPr="00B90347">
        <w:t xml:space="preserve"> a total volume of one unit of rainfall that is uniformly distributed over </w:t>
      </w:r>
      <w:r w:rsidR="004069AA" w:rsidRPr="00B90347">
        <w:t>a</w:t>
      </w:r>
      <w:r w:rsidRPr="00B90347">
        <w:t xml:space="preserve"> basin during a specified unit of time. It requires certain assumptions</w:t>
      </w:r>
      <w:r w:rsidR="004069AA" w:rsidRPr="00B90347">
        <w:t xml:space="preserve"> </w:t>
      </w:r>
      <w:sdt>
        <w:sdtPr>
          <w:id w:val="-1024557676"/>
          <w:citation/>
        </w:sdtPr>
        <w:sdtContent>
          <w:r w:rsidR="004069AA" w:rsidRPr="00B90347">
            <w:fldChar w:fldCharType="begin"/>
          </w:r>
          <w:r w:rsidR="004069AA" w:rsidRPr="00B90347">
            <w:instrText xml:space="preserve"> CITATION Sha98 \l 1033 </w:instrText>
          </w:r>
          <w:r w:rsidR="004069AA" w:rsidRPr="00B90347">
            <w:fldChar w:fldCharType="separate"/>
          </w:r>
          <w:r w:rsidR="002D1986" w:rsidRPr="00B90347">
            <w:rPr>
              <w:noProof/>
            </w:rPr>
            <w:t>(Shaw, 1998)</w:t>
          </w:r>
          <w:r w:rsidR="004069AA" w:rsidRPr="00B90347">
            <w:fldChar w:fldCharType="end"/>
          </w:r>
        </w:sdtContent>
      </w:sdt>
      <w:r w:rsidRPr="00B90347">
        <w:t>:</w:t>
      </w:r>
    </w:p>
    <w:p w14:paraId="45501C01" w14:textId="0EBAAD7C" w:rsidR="00F83703" w:rsidRPr="00B90347" w:rsidRDefault="00F83703" w:rsidP="00F83703">
      <w:pPr>
        <w:pStyle w:val="ListParagraph"/>
        <w:numPr>
          <w:ilvl w:val="0"/>
          <w:numId w:val="1"/>
        </w:numPr>
      </w:pPr>
      <w:r w:rsidRPr="00B90347">
        <w:t>Effective rainfall should be distributed over a basin.</w:t>
      </w:r>
    </w:p>
    <w:p w14:paraId="7ADF4866" w14:textId="55917739" w:rsidR="00F83703" w:rsidRPr="00B90347" w:rsidRDefault="00F83703" w:rsidP="00F83703">
      <w:pPr>
        <w:pStyle w:val="ListParagraph"/>
        <w:numPr>
          <w:ilvl w:val="0"/>
          <w:numId w:val="1"/>
        </w:numPr>
      </w:pPr>
      <w:r w:rsidRPr="00B90347">
        <w:t>Rainfall duration should be uniform during the unit duration; time is invariant.</w:t>
      </w:r>
    </w:p>
    <w:p w14:paraId="48979C06" w14:textId="164BF58F" w:rsidR="00F83703" w:rsidRPr="00B90347" w:rsidRDefault="00F83703" w:rsidP="00F83703">
      <w:pPr>
        <w:pStyle w:val="ListParagraph"/>
        <w:numPr>
          <w:ilvl w:val="0"/>
          <w:numId w:val="1"/>
        </w:numPr>
      </w:pPr>
      <w:r w:rsidRPr="00B90347">
        <w:t xml:space="preserve">There is linearity, superimposition, and proportionality between one hydrograph and another. </w:t>
      </w:r>
    </w:p>
    <w:p w14:paraId="231B409C" w14:textId="4C93E6DC" w:rsidR="00F256AA" w:rsidRPr="00B90347" w:rsidRDefault="00F83703" w:rsidP="00B271C2">
      <w:r w:rsidRPr="00B90347">
        <w:t>A unit hydrograph can be derived from an observed hydrograph resulting from a storm that fulfills the conditions of rainfall uniformly distributed and more or less uniform intensity; analysis of multi-peaked flood hydrographs or from synthetic calculations based on the basin characteristics.</w:t>
      </w:r>
      <w:r w:rsidR="00B271C2" w:rsidRPr="00B90347">
        <w:t xml:space="preserve"> </w:t>
      </w:r>
      <w:r w:rsidR="00916C74" w:rsidRPr="00B90347">
        <w:t xml:space="preserve">Many methods have been developed for synthetic hydrographs. </w:t>
      </w:r>
      <w:r w:rsidR="00B271C2" w:rsidRPr="00B90347">
        <w:t>The NRCS developed a dimensionless unit hydrograph from the observation of natural unit hydrographs from catchments varying in size and location</w:t>
      </w:r>
      <w:r w:rsidR="00916C74" w:rsidRPr="00B90347">
        <w:t xml:space="preserve"> that is used as a base start when information is unavailable. It is derived from the gamma distribution in</w:t>
      </w:r>
      <w:r w:rsidR="003951F4" w:rsidRPr="00B90347">
        <w:t xml:space="preserve"> the</w:t>
      </w:r>
      <w:r w:rsidR="00916C74" w:rsidRPr="00B90347">
        <w:t xml:space="preserve"> forms of ratio of </w:t>
      </w:r>
      <w:r w:rsidR="00F256AA" w:rsidRPr="00B90347">
        <w:t>di</w:t>
      </w:r>
      <w:r w:rsidR="00916C74" w:rsidRPr="00B90347">
        <w:t xml:space="preserve">scharge  Q/Q_p, the </w:t>
      </w:r>
      <w:r w:rsidR="003951F4" w:rsidRPr="00B90347">
        <w:t>E</w:t>
      </w:r>
      <w:r w:rsidR="00916C74" w:rsidRPr="00B90347">
        <w:t>uler constant</w:t>
      </w:r>
      <w:r w:rsidR="00F256AA" w:rsidRPr="00B90347">
        <w:t xml:space="preserve"> e, the gamma equation shape factor m</w:t>
      </w:r>
      <w:r w:rsidR="003951F4" w:rsidRPr="00B90347">
        <w:t>,</w:t>
      </w:r>
      <w:r w:rsidR="00F256AA" w:rsidRPr="00B90347">
        <w:t xml:space="preserve"> and the ratio of time t/t_p </w:t>
      </w:r>
      <w:sdt>
        <w:sdtPr>
          <w:id w:val="-1896270691"/>
          <w:citation/>
        </w:sdtPr>
        <w:sdtContent>
          <w:r w:rsidR="00F256AA" w:rsidRPr="00B90347">
            <w:fldChar w:fldCharType="begin"/>
          </w:r>
          <w:r w:rsidR="00F256AA" w:rsidRPr="00B90347">
            <w:instrText xml:space="preserve"> CITATION USD07 \l 1033 </w:instrText>
          </w:r>
          <w:r w:rsidR="00F256AA" w:rsidRPr="00B90347">
            <w:fldChar w:fldCharType="separate"/>
          </w:r>
          <w:r w:rsidR="002D1986" w:rsidRPr="00B90347">
            <w:rPr>
              <w:noProof/>
            </w:rPr>
            <w:t>(USDA, 2007)</w:t>
          </w:r>
          <w:r w:rsidR="00F256AA" w:rsidRPr="00B90347">
            <w:fldChar w:fldCharType="end"/>
          </w:r>
        </w:sdtContent>
      </w:sdt>
      <w:r w:rsidR="00F256AA" w:rsidRPr="00B90347">
        <w:t xml:space="preserve">. </w:t>
      </w:r>
    </w:p>
    <w:p w14:paraId="4129E336" w14:textId="69A76E74" w:rsidR="00F256AA" w:rsidRPr="00B90347" w:rsidRDefault="00344313" w:rsidP="00F256AA">
      <w:pPr>
        <w:keepNext/>
        <w:rPr>
          <w:iCs/>
        </w:rPr>
      </w:pPr>
      <m:oMathPara>
        <m:oMath>
          <m:f>
            <m:fPr>
              <m:ctrlPr>
                <w:rPr>
                  <w:rFonts w:ascii="Cambria Math" w:hAnsi="Cambria Math"/>
                  <w:iCs/>
                </w:rPr>
              </m:ctrlPr>
            </m:fPr>
            <m:num>
              <m:r>
                <m:rPr>
                  <m:sty m:val="p"/>
                </m:rPr>
                <w:rPr>
                  <w:rFonts w:ascii="Cambria Math" w:hAnsi="Cambria Math"/>
                </w:rPr>
                <m:t>Q</m:t>
              </m:r>
            </m:num>
            <m:den>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den>
          </m:f>
          <m:r>
            <m:rPr>
              <m:sty m:val="p"/>
            </m:rPr>
            <w:rPr>
              <w:rFonts w:ascii="Cambria Math" w:hAnsi="Cambria Math"/>
            </w:rPr>
            <m:t>=</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sup>
          </m:sSup>
          <m:d>
            <m:dPr>
              <m:begChr m:val="["/>
              <m:endChr m:val="]"/>
              <m:ctrlPr>
                <w:rPr>
                  <w:rFonts w:ascii="Cambria Math" w:hAnsi="Cambria Math"/>
                  <w:iCs/>
                </w:rPr>
              </m:ctrlPr>
            </m:dPr>
            <m:e>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e>
                <m:sup>
                  <m:r>
                    <m:rPr>
                      <m:sty m:val="p"/>
                    </m:rPr>
                    <w:rPr>
                      <w:rFonts w:ascii="Cambria Math" w:hAnsi="Cambria Math"/>
                    </w:rPr>
                    <m:t>m</m:t>
                  </m:r>
                </m:sup>
              </m:sSup>
            </m:e>
          </m:d>
          <m:d>
            <m:dPr>
              <m:begChr m:val="["/>
              <m:endChr m:val="]"/>
              <m:ctrlPr>
                <w:rPr>
                  <w:rFonts w:ascii="Cambria Math" w:hAnsi="Cambria Math"/>
                  <w:iCs/>
                </w:rPr>
              </m:ctrlPr>
            </m:dP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sup>
              </m:sSup>
            </m:e>
          </m:d>
        </m:oMath>
      </m:oMathPara>
    </w:p>
    <w:p w14:paraId="6860A6A3" w14:textId="3E810282" w:rsidR="00F256AA" w:rsidRPr="00B90347" w:rsidRDefault="00F256AA" w:rsidP="00F256AA">
      <w:pPr>
        <w:pStyle w:val="Caption"/>
      </w:pPr>
      <w:bookmarkStart w:id="2610" w:name="_Toc48363299"/>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11</w:t>
      </w:r>
      <w:r w:rsidR="00245413" w:rsidRPr="00B90347">
        <w:rPr>
          <w:noProof/>
        </w:rPr>
        <w:fldChar w:fldCharType="end"/>
      </w:r>
      <w:r w:rsidRPr="00B90347">
        <w:rPr>
          <w:noProof/>
        </w:rPr>
        <w:t>. Dimensionless hydrograph equation.</w:t>
      </w:r>
      <w:bookmarkEnd w:id="2610"/>
    </w:p>
    <w:p w14:paraId="4DA4D4A8" w14:textId="7E030DD8" w:rsidR="00E2397A" w:rsidRPr="00B90347" w:rsidRDefault="00F256AA" w:rsidP="008F54BD">
      <w:r w:rsidRPr="00B90347">
        <w:t xml:space="preserve">The only parameter that changes from the </w:t>
      </w:r>
      <w:r w:rsidR="005718F8" w:rsidRPr="00B90347">
        <w:t>equation</w:t>
      </w:r>
      <w:r w:rsidRPr="00B90347">
        <w:t xml:space="preserve"> is the shape factor, which is </w:t>
      </w:r>
      <w:r w:rsidR="005718F8" w:rsidRPr="00B90347">
        <w:t>linked</w:t>
      </w:r>
      <w:r w:rsidRPr="00B90347">
        <w:t xml:space="preserve"> to the peak rate factor</w:t>
      </w:r>
      <w:r w:rsidR="005718F8" w:rsidRPr="00B90347">
        <w:t xml:space="preserve"> that changes depending on the terrain characteristics</w:t>
      </w:r>
      <w:r w:rsidR="008F54BD" w:rsidRPr="00B90347">
        <w:t xml:space="preserve"> varying from 101 to 566; the values on the lowest end represent less flat areas while the highest values are for </w:t>
      </w:r>
      <w:r w:rsidR="00FA703B" w:rsidRPr="00B90347">
        <w:t>abrupt</w:t>
      </w:r>
      <w:r w:rsidR="008F54BD" w:rsidRPr="00B90347">
        <w:t xml:space="preserve"> terrain</w:t>
      </w:r>
      <w:r w:rsidR="00750F44" w:rsidRPr="00B90347">
        <w:t xml:space="preserve"> </w:t>
      </w:r>
      <w:sdt>
        <w:sdtPr>
          <w:id w:val="802738314"/>
          <w:citation/>
        </w:sdtPr>
        <w:sdtContent>
          <w:r w:rsidR="00750F44" w:rsidRPr="00B90347">
            <w:fldChar w:fldCharType="begin"/>
          </w:r>
          <w:r w:rsidR="00750F44" w:rsidRPr="00B90347">
            <w:instrText xml:space="preserve"> CITATION Cho88 \l 1033 </w:instrText>
          </w:r>
          <w:r w:rsidR="00750F44" w:rsidRPr="00B90347">
            <w:fldChar w:fldCharType="separate"/>
          </w:r>
          <w:r w:rsidR="002D1986" w:rsidRPr="00B90347">
            <w:rPr>
              <w:noProof/>
            </w:rPr>
            <w:t>(Chow, et al., 1988)</w:t>
          </w:r>
          <w:r w:rsidR="00750F44" w:rsidRPr="00B90347">
            <w:fldChar w:fldCharType="end"/>
          </w:r>
        </w:sdtContent>
      </w:sdt>
      <w:r w:rsidR="008F54BD" w:rsidRPr="00B90347">
        <w:t>.</w:t>
      </w:r>
    </w:p>
    <w:p w14:paraId="3D129462" w14:textId="2B1E6474" w:rsidR="000D4312" w:rsidRPr="000D4312" w:rsidRDefault="008F54BD" w:rsidP="000D4312">
      <w:pPr>
        <w:pStyle w:val="Caption"/>
        <w:keepNext/>
        <w:rPr>
          <w:noProof/>
        </w:rPr>
      </w:pPr>
      <w:bookmarkStart w:id="2611" w:name="_Toc48363263"/>
      <w:r w:rsidRPr="00B90347">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2</w:t>
      </w:r>
      <w:r w:rsidR="00245413" w:rsidRPr="00B90347">
        <w:rPr>
          <w:noProof/>
        </w:rPr>
        <w:fldChar w:fldCharType="end"/>
      </w:r>
      <w:r w:rsidRPr="00B90347">
        <w:rPr>
          <w:noProof/>
        </w:rPr>
        <w:t xml:space="preserve">. Relationships of m and peak rate flow </w:t>
      </w:r>
      <w:sdt>
        <w:sdtPr>
          <w:rPr>
            <w:noProof/>
          </w:rPr>
          <w:id w:val="-846704317"/>
          <w:citation/>
        </w:sdtPr>
        <w:sdtContent>
          <w:r w:rsidRPr="00B90347">
            <w:rPr>
              <w:noProof/>
            </w:rPr>
            <w:fldChar w:fldCharType="begin"/>
          </w:r>
          <w:r w:rsidRPr="00B90347">
            <w:rPr>
              <w:noProof/>
            </w:rPr>
            <w:instrText xml:space="preserve"> CITATION USD07 \l 1033 </w:instrText>
          </w:r>
          <w:r w:rsidRPr="00B90347">
            <w:rPr>
              <w:noProof/>
            </w:rPr>
            <w:fldChar w:fldCharType="separate"/>
          </w:r>
          <w:r w:rsidR="002D1986" w:rsidRPr="00B90347">
            <w:rPr>
              <w:noProof/>
            </w:rPr>
            <w:t>(USDA, 2007)</w:t>
          </w:r>
          <w:r w:rsidRPr="00B90347">
            <w:rPr>
              <w:noProof/>
            </w:rPr>
            <w:fldChar w:fldCharType="end"/>
          </w:r>
        </w:sdtContent>
      </w:sdt>
      <w:r w:rsidRPr="00B90347">
        <w:rPr>
          <w:noProof/>
        </w:rPr>
        <w:t>.</w:t>
      </w:r>
      <w:bookmarkEnd w:id="2611"/>
    </w:p>
    <w:tbl>
      <w:tblPr>
        <w:tblStyle w:val="TableGridLight"/>
        <w:tblpPr w:leftFromText="180" w:rightFromText="180" w:vertAnchor="text" w:tblpXSpec="center" w:tblpY="1"/>
        <w:tblOverlap w:val="never"/>
        <w:tblW w:w="0" w:type="auto"/>
        <w:tblLook w:val="04A0" w:firstRow="1" w:lastRow="0" w:firstColumn="1" w:lastColumn="0" w:noHBand="0" w:noVBand="1"/>
        <w:tblPrChange w:id="2612" w:author="Carlos Erazo" w:date="2020-08-15T04:40:00Z">
          <w:tblPr>
            <w:tblStyle w:val="TableGridLight"/>
            <w:tblW w:w="0" w:type="auto"/>
            <w:jc w:val="center"/>
            <w:tblLook w:val="04A0" w:firstRow="1" w:lastRow="0" w:firstColumn="1" w:lastColumn="0" w:noHBand="0" w:noVBand="1"/>
          </w:tblPr>
        </w:tblPrChange>
      </w:tblPr>
      <w:tblGrid>
        <w:gridCol w:w="566"/>
        <w:gridCol w:w="605"/>
        <w:tblGridChange w:id="2613">
          <w:tblGrid>
            <w:gridCol w:w="566"/>
            <w:gridCol w:w="605"/>
          </w:tblGrid>
        </w:tblGridChange>
      </w:tblGrid>
      <w:tr w:rsidR="008F54BD" w:rsidRPr="00B90347" w14:paraId="0C4929A5" w14:textId="77777777" w:rsidTr="000D4312">
        <w:trPr>
          <w:trPrChange w:id="2614" w:author="Carlos Erazo" w:date="2020-08-15T04:40:00Z">
            <w:trPr>
              <w:jc w:val="center"/>
            </w:trPr>
          </w:trPrChange>
        </w:trPr>
        <w:tc>
          <w:tcPr>
            <w:tcW w:w="0" w:type="auto"/>
            <w:tcPrChange w:id="2615" w:author="Carlos Erazo" w:date="2020-08-15T04:40:00Z">
              <w:tcPr>
                <w:tcW w:w="0" w:type="auto"/>
              </w:tcPr>
            </w:tcPrChange>
          </w:tcPr>
          <w:p w14:paraId="5797F399" w14:textId="595748DC" w:rsidR="008F54BD" w:rsidRPr="00B90347" w:rsidRDefault="008F54BD" w:rsidP="000D4312">
            <w:pPr>
              <w:pStyle w:val="tables1"/>
              <w:jc w:val="center"/>
              <w:rPr>
                <w:b/>
                <w:bCs/>
              </w:rPr>
              <w:pPrChange w:id="2616" w:author="Carlos Erazo" w:date="2020-08-15T04:40:00Z">
                <w:pPr>
                  <w:pStyle w:val="tables1"/>
                  <w:jc w:val="center"/>
                </w:pPr>
              </w:pPrChange>
            </w:pPr>
            <w:r w:rsidRPr="00B90347">
              <w:rPr>
                <w:b/>
                <w:bCs/>
              </w:rPr>
              <w:t>m</w:t>
            </w:r>
          </w:p>
        </w:tc>
        <w:tc>
          <w:tcPr>
            <w:tcW w:w="0" w:type="auto"/>
            <w:tcPrChange w:id="2617" w:author="Carlos Erazo" w:date="2020-08-15T04:40:00Z">
              <w:tcPr>
                <w:tcW w:w="0" w:type="auto"/>
              </w:tcPr>
            </w:tcPrChange>
          </w:tcPr>
          <w:p w14:paraId="7B6928A5" w14:textId="6DC37E7B" w:rsidR="008F54BD" w:rsidRPr="00B90347" w:rsidRDefault="008F54BD" w:rsidP="000D4312">
            <w:pPr>
              <w:pStyle w:val="tables1"/>
              <w:jc w:val="center"/>
              <w:rPr>
                <w:b/>
                <w:bCs/>
              </w:rPr>
              <w:pPrChange w:id="2618" w:author="Carlos Erazo" w:date="2020-08-15T04:40:00Z">
                <w:pPr>
                  <w:pStyle w:val="tables1"/>
                  <w:jc w:val="center"/>
                </w:pPr>
              </w:pPrChange>
            </w:pPr>
            <w:r w:rsidRPr="00B90347">
              <w:rPr>
                <w:b/>
                <w:bCs/>
              </w:rPr>
              <w:t>PRF</w:t>
            </w:r>
          </w:p>
        </w:tc>
      </w:tr>
      <w:tr w:rsidR="008F54BD" w:rsidRPr="00B90347" w14:paraId="594CFC2B" w14:textId="77777777" w:rsidTr="000D4312">
        <w:trPr>
          <w:trPrChange w:id="2619" w:author="Carlos Erazo" w:date="2020-08-15T04:40:00Z">
            <w:trPr>
              <w:jc w:val="center"/>
            </w:trPr>
          </w:trPrChange>
        </w:trPr>
        <w:tc>
          <w:tcPr>
            <w:tcW w:w="0" w:type="auto"/>
            <w:tcPrChange w:id="2620" w:author="Carlos Erazo" w:date="2020-08-15T04:40:00Z">
              <w:tcPr>
                <w:tcW w:w="0" w:type="auto"/>
              </w:tcPr>
            </w:tcPrChange>
          </w:tcPr>
          <w:p w14:paraId="6DCF6166" w14:textId="797CA5B6" w:rsidR="008F54BD" w:rsidRPr="00B90347" w:rsidRDefault="008F54BD" w:rsidP="000D4312">
            <w:pPr>
              <w:pStyle w:val="tables1"/>
              <w:pPrChange w:id="2621" w:author="Carlos Erazo" w:date="2020-08-15T04:40:00Z">
                <w:pPr>
                  <w:pStyle w:val="tables1"/>
                </w:pPr>
              </w:pPrChange>
            </w:pPr>
            <w:r w:rsidRPr="00B90347">
              <w:t>0.26</w:t>
            </w:r>
          </w:p>
        </w:tc>
        <w:tc>
          <w:tcPr>
            <w:tcW w:w="0" w:type="auto"/>
            <w:tcPrChange w:id="2622" w:author="Carlos Erazo" w:date="2020-08-15T04:40:00Z">
              <w:tcPr>
                <w:tcW w:w="0" w:type="auto"/>
              </w:tcPr>
            </w:tcPrChange>
          </w:tcPr>
          <w:p w14:paraId="47D88AAD" w14:textId="2AE77D62" w:rsidR="008F54BD" w:rsidRPr="00B90347" w:rsidRDefault="008F54BD" w:rsidP="000D4312">
            <w:pPr>
              <w:pStyle w:val="tables1"/>
              <w:pPrChange w:id="2623" w:author="Carlos Erazo" w:date="2020-08-15T04:40:00Z">
                <w:pPr>
                  <w:pStyle w:val="tables1"/>
                </w:pPr>
              </w:pPrChange>
            </w:pPr>
            <w:r w:rsidRPr="00B90347">
              <w:t>101</w:t>
            </w:r>
          </w:p>
        </w:tc>
      </w:tr>
      <w:tr w:rsidR="008F54BD" w:rsidRPr="00B90347" w14:paraId="0D08BBD6" w14:textId="77777777" w:rsidTr="000D4312">
        <w:trPr>
          <w:trPrChange w:id="2624" w:author="Carlos Erazo" w:date="2020-08-15T04:40:00Z">
            <w:trPr>
              <w:jc w:val="center"/>
            </w:trPr>
          </w:trPrChange>
        </w:trPr>
        <w:tc>
          <w:tcPr>
            <w:tcW w:w="0" w:type="auto"/>
            <w:tcPrChange w:id="2625" w:author="Carlos Erazo" w:date="2020-08-15T04:40:00Z">
              <w:tcPr>
                <w:tcW w:w="0" w:type="auto"/>
              </w:tcPr>
            </w:tcPrChange>
          </w:tcPr>
          <w:p w14:paraId="7972D7FB" w14:textId="0DC1DA78" w:rsidR="008F54BD" w:rsidRPr="00B90347" w:rsidRDefault="008F54BD" w:rsidP="000D4312">
            <w:pPr>
              <w:pStyle w:val="tables1"/>
              <w:pPrChange w:id="2626" w:author="Carlos Erazo" w:date="2020-08-15T04:40:00Z">
                <w:pPr>
                  <w:pStyle w:val="tables1"/>
                </w:pPr>
              </w:pPrChange>
            </w:pPr>
            <w:r w:rsidRPr="00B90347">
              <w:t>1</w:t>
            </w:r>
          </w:p>
        </w:tc>
        <w:tc>
          <w:tcPr>
            <w:tcW w:w="0" w:type="auto"/>
            <w:tcPrChange w:id="2627" w:author="Carlos Erazo" w:date="2020-08-15T04:40:00Z">
              <w:tcPr>
                <w:tcW w:w="0" w:type="auto"/>
              </w:tcPr>
            </w:tcPrChange>
          </w:tcPr>
          <w:p w14:paraId="45D4BAA2" w14:textId="201DFEED" w:rsidR="008F54BD" w:rsidRPr="00B90347" w:rsidRDefault="008F54BD" w:rsidP="000D4312">
            <w:pPr>
              <w:pStyle w:val="tables1"/>
              <w:pPrChange w:id="2628" w:author="Carlos Erazo" w:date="2020-08-15T04:40:00Z">
                <w:pPr>
                  <w:pStyle w:val="tables1"/>
                </w:pPr>
              </w:pPrChange>
            </w:pPr>
            <w:r w:rsidRPr="00B90347">
              <w:t>238</w:t>
            </w:r>
          </w:p>
        </w:tc>
      </w:tr>
      <w:tr w:rsidR="008F54BD" w:rsidRPr="00B90347" w14:paraId="093439CC" w14:textId="77777777" w:rsidTr="000D4312">
        <w:trPr>
          <w:trPrChange w:id="2629" w:author="Carlos Erazo" w:date="2020-08-15T04:40:00Z">
            <w:trPr>
              <w:jc w:val="center"/>
            </w:trPr>
          </w:trPrChange>
        </w:trPr>
        <w:tc>
          <w:tcPr>
            <w:tcW w:w="0" w:type="auto"/>
            <w:tcPrChange w:id="2630" w:author="Carlos Erazo" w:date="2020-08-15T04:40:00Z">
              <w:tcPr>
                <w:tcW w:w="0" w:type="auto"/>
              </w:tcPr>
            </w:tcPrChange>
          </w:tcPr>
          <w:p w14:paraId="231AB232" w14:textId="39C97DE0" w:rsidR="008F54BD" w:rsidRPr="00B90347" w:rsidRDefault="008F54BD" w:rsidP="000D4312">
            <w:pPr>
              <w:pStyle w:val="tables1"/>
              <w:pPrChange w:id="2631" w:author="Carlos Erazo" w:date="2020-08-15T04:40:00Z">
                <w:pPr>
                  <w:pStyle w:val="tables1"/>
                </w:pPr>
              </w:pPrChange>
            </w:pPr>
            <w:r w:rsidRPr="00B90347">
              <w:t>2</w:t>
            </w:r>
          </w:p>
        </w:tc>
        <w:tc>
          <w:tcPr>
            <w:tcW w:w="0" w:type="auto"/>
            <w:tcPrChange w:id="2632" w:author="Carlos Erazo" w:date="2020-08-15T04:40:00Z">
              <w:tcPr>
                <w:tcW w:w="0" w:type="auto"/>
              </w:tcPr>
            </w:tcPrChange>
          </w:tcPr>
          <w:p w14:paraId="5232FD82" w14:textId="2712AE05" w:rsidR="008F54BD" w:rsidRPr="00B90347" w:rsidRDefault="008F54BD" w:rsidP="000D4312">
            <w:pPr>
              <w:pStyle w:val="tables1"/>
              <w:pPrChange w:id="2633" w:author="Carlos Erazo" w:date="2020-08-15T04:40:00Z">
                <w:pPr>
                  <w:pStyle w:val="tables1"/>
                </w:pPr>
              </w:pPrChange>
            </w:pPr>
            <w:r w:rsidRPr="00B90347">
              <w:t>349</w:t>
            </w:r>
          </w:p>
        </w:tc>
      </w:tr>
      <w:tr w:rsidR="008F54BD" w:rsidRPr="00B90347" w14:paraId="0CB4DE61" w14:textId="77777777" w:rsidTr="000D4312">
        <w:trPr>
          <w:trPrChange w:id="2634" w:author="Carlos Erazo" w:date="2020-08-15T04:40:00Z">
            <w:trPr>
              <w:jc w:val="center"/>
            </w:trPr>
          </w:trPrChange>
        </w:trPr>
        <w:tc>
          <w:tcPr>
            <w:tcW w:w="0" w:type="auto"/>
            <w:tcPrChange w:id="2635" w:author="Carlos Erazo" w:date="2020-08-15T04:40:00Z">
              <w:tcPr>
                <w:tcW w:w="0" w:type="auto"/>
              </w:tcPr>
            </w:tcPrChange>
          </w:tcPr>
          <w:p w14:paraId="339A0B38" w14:textId="12AAB8A8" w:rsidR="008F54BD" w:rsidRPr="00B90347" w:rsidRDefault="008F54BD" w:rsidP="000D4312">
            <w:pPr>
              <w:pStyle w:val="tables1"/>
              <w:pPrChange w:id="2636" w:author="Carlos Erazo" w:date="2020-08-15T04:40:00Z">
                <w:pPr>
                  <w:pStyle w:val="tables1"/>
                </w:pPr>
              </w:pPrChange>
            </w:pPr>
            <w:r w:rsidRPr="00B90347">
              <w:t>3</w:t>
            </w:r>
          </w:p>
        </w:tc>
        <w:tc>
          <w:tcPr>
            <w:tcW w:w="0" w:type="auto"/>
            <w:tcPrChange w:id="2637" w:author="Carlos Erazo" w:date="2020-08-15T04:40:00Z">
              <w:tcPr>
                <w:tcW w:w="0" w:type="auto"/>
              </w:tcPr>
            </w:tcPrChange>
          </w:tcPr>
          <w:p w14:paraId="37AD4174" w14:textId="38B25BA2" w:rsidR="008F54BD" w:rsidRPr="00B90347" w:rsidRDefault="008F54BD" w:rsidP="000D4312">
            <w:pPr>
              <w:pStyle w:val="tables1"/>
              <w:pPrChange w:id="2638" w:author="Carlos Erazo" w:date="2020-08-15T04:40:00Z">
                <w:pPr>
                  <w:pStyle w:val="tables1"/>
                </w:pPr>
              </w:pPrChange>
            </w:pPr>
            <w:r w:rsidRPr="00B90347">
              <w:t>433</w:t>
            </w:r>
          </w:p>
        </w:tc>
      </w:tr>
      <w:tr w:rsidR="008F54BD" w:rsidRPr="00B90347" w14:paraId="67911F19" w14:textId="77777777" w:rsidTr="000D4312">
        <w:trPr>
          <w:trPrChange w:id="2639" w:author="Carlos Erazo" w:date="2020-08-15T04:40:00Z">
            <w:trPr>
              <w:jc w:val="center"/>
            </w:trPr>
          </w:trPrChange>
        </w:trPr>
        <w:tc>
          <w:tcPr>
            <w:tcW w:w="0" w:type="auto"/>
            <w:tcPrChange w:id="2640" w:author="Carlos Erazo" w:date="2020-08-15T04:40:00Z">
              <w:tcPr>
                <w:tcW w:w="0" w:type="auto"/>
              </w:tcPr>
            </w:tcPrChange>
          </w:tcPr>
          <w:p w14:paraId="11C3DD8C" w14:textId="6F9F603B" w:rsidR="008F54BD" w:rsidRPr="00B90347" w:rsidRDefault="008F54BD" w:rsidP="000D4312">
            <w:pPr>
              <w:pStyle w:val="tables1"/>
              <w:pPrChange w:id="2641" w:author="Carlos Erazo" w:date="2020-08-15T04:40:00Z">
                <w:pPr>
                  <w:pStyle w:val="tables1"/>
                </w:pPr>
              </w:pPrChange>
            </w:pPr>
            <w:r w:rsidRPr="00B90347">
              <w:t>3.7</w:t>
            </w:r>
          </w:p>
        </w:tc>
        <w:tc>
          <w:tcPr>
            <w:tcW w:w="0" w:type="auto"/>
            <w:tcPrChange w:id="2642" w:author="Carlos Erazo" w:date="2020-08-15T04:40:00Z">
              <w:tcPr>
                <w:tcW w:w="0" w:type="auto"/>
              </w:tcPr>
            </w:tcPrChange>
          </w:tcPr>
          <w:p w14:paraId="22170114" w14:textId="487623A0" w:rsidR="008F54BD" w:rsidRPr="00B90347" w:rsidRDefault="008F54BD" w:rsidP="000D4312">
            <w:pPr>
              <w:pStyle w:val="tables1"/>
              <w:pPrChange w:id="2643" w:author="Carlos Erazo" w:date="2020-08-15T04:40:00Z">
                <w:pPr>
                  <w:pStyle w:val="tables1"/>
                </w:pPr>
              </w:pPrChange>
            </w:pPr>
            <w:r w:rsidRPr="00B90347">
              <w:t>484</w:t>
            </w:r>
          </w:p>
        </w:tc>
      </w:tr>
      <w:tr w:rsidR="008F54BD" w:rsidRPr="00B90347" w14:paraId="360533E1" w14:textId="77777777" w:rsidTr="000D4312">
        <w:trPr>
          <w:trPrChange w:id="2644" w:author="Carlos Erazo" w:date="2020-08-15T04:40:00Z">
            <w:trPr>
              <w:jc w:val="center"/>
            </w:trPr>
          </w:trPrChange>
        </w:trPr>
        <w:tc>
          <w:tcPr>
            <w:tcW w:w="0" w:type="auto"/>
            <w:tcPrChange w:id="2645" w:author="Carlos Erazo" w:date="2020-08-15T04:40:00Z">
              <w:tcPr>
                <w:tcW w:w="0" w:type="auto"/>
              </w:tcPr>
            </w:tcPrChange>
          </w:tcPr>
          <w:p w14:paraId="4563032F" w14:textId="77419BBF" w:rsidR="008F54BD" w:rsidRPr="00B90347" w:rsidRDefault="008F54BD" w:rsidP="000D4312">
            <w:pPr>
              <w:pStyle w:val="tables1"/>
              <w:pPrChange w:id="2646" w:author="Carlos Erazo" w:date="2020-08-15T04:40:00Z">
                <w:pPr>
                  <w:pStyle w:val="tables1"/>
                </w:pPr>
              </w:pPrChange>
            </w:pPr>
            <w:r w:rsidRPr="00B90347">
              <w:lastRenderedPageBreak/>
              <w:t>4</w:t>
            </w:r>
          </w:p>
        </w:tc>
        <w:tc>
          <w:tcPr>
            <w:tcW w:w="0" w:type="auto"/>
            <w:tcPrChange w:id="2647" w:author="Carlos Erazo" w:date="2020-08-15T04:40:00Z">
              <w:tcPr>
                <w:tcW w:w="0" w:type="auto"/>
              </w:tcPr>
            </w:tcPrChange>
          </w:tcPr>
          <w:p w14:paraId="027DFAA5" w14:textId="5F66D795" w:rsidR="008F54BD" w:rsidRPr="00B90347" w:rsidRDefault="008F54BD" w:rsidP="000D4312">
            <w:pPr>
              <w:pStyle w:val="tables1"/>
              <w:pPrChange w:id="2648" w:author="Carlos Erazo" w:date="2020-08-15T04:40:00Z">
                <w:pPr>
                  <w:pStyle w:val="tables1"/>
                </w:pPr>
              </w:pPrChange>
            </w:pPr>
            <w:r w:rsidRPr="00B90347">
              <w:t>504</w:t>
            </w:r>
          </w:p>
        </w:tc>
      </w:tr>
      <w:tr w:rsidR="008F54BD" w:rsidRPr="00B90347" w14:paraId="4E8E49C3" w14:textId="77777777" w:rsidTr="000D4312">
        <w:trPr>
          <w:trPrChange w:id="2649" w:author="Carlos Erazo" w:date="2020-08-15T04:40:00Z">
            <w:trPr>
              <w:jc w:val="center"/>
            </w:trPr>
          </w:trPrChange>
        </w:trPr>
        <w:tc>
          <w:tcPr>
            <w:tcW w:w="0" w:type="auto"/>
            <w:tcPrChange w:id="2650" w:author="Carlos Erazo" w:date="2020-08-15T04:40:00Z">
              <w:tcPr>
                <w:tcW w:w="0" w:type="auto"/>
              </w:tcPr>
            </w:tcPrChange>
          </w:tcPr>
          <w:p w14:paraId="00A41177" w14:textId="076969CA" w:rsidR="008F54BD" w:rsidRPr="00B90347" w:rsidRDefault="008F54BD" w:rsidP="000D4312">
            <w:pPr>
              <w:pStyle w:val="tables1"/>
              <w:pPrChange w:id="2651" w:author="Carlos Erazo" w:date="2020-08-15T04:40:00Z">
                <w:pPr>
                  <w:pStyle w:val="tables1"/>
                </w:pPr>
              </w:pPrChange>
            </w:pPr>
            <w:r w:rsidRPr="00B90347">
              <w:t>5</w:t>
            </w:r>
          </w:p>
        </w:tc>
        <w:tc>
          <w:tcPr>
            <w:tcW w:w="0" w:type="auto"/>
            <w:tcPrChange w:id="2652" w:author="Carlos Erazo" w:date="2020-08-15T04:40:00Z">
              <w:tcPr>
                <w:tcW w:w="0" w:type="auto"/>
              </w:tcPr>
            </w:tcPrChange>
          </w:tcPr>
          <w:p w14:paraId="313EBABA" w14:textId="2536A155" w:rsidR="008F54BD" w:rsidRPr="00B90347" w:rsidRDefault="008F54BD" w:rsidP="000D4312">
            <w:pPr>
              <w:pStyle w:val="tables1"/>
              <w:pPrChange w:id="2653" w:author="Carlos Erazo" w:date="2020-08-15T04:40:00Z">
                <w:pPr>
                  <w:pStyle w:val="tables1"/>
                </w:pPr>
              </w:pPrChange>
            </w:pPr>
            <w:r w:rsidRPr="00B90347">
              <w:t>566</w:t>
            </w:r>
          </w:p>
        </w:tc>
      </w:tr>
    </w:tbl>
    <w:p w14:paraId="56E46237" w14:textId="173A8CA3" w:rsidR="00750F44" w:rsidRPr="00B90347" w:rsidRDefault="000D4312" w:rsidP="00750F44">
      <w:pPr>
        <w:keepNext/>
        <w:ind w:firstLine="0"/>
        <w:jc w:val="center"/>
      </w:pPr>
      <w:ins w:id="2654" w:author="Carlos Erazo" w:date="2020-08-15T04:40:00Z">
        <w:r>
          <w:rPr>
            <w:noProof/>
          </w:rPr>
          <w:br w:type="textWrapping" w:clear="all"/>
        </w:r>
      </w:ins>
      <w:r w:rsidR="00750F44" w:rsidRPr="00B90347">
        <w:rPr>
          <w:noProof/>
        </w:rPr>
        <w:drawing>
          <wp:inline distT="0" distB="0" distL="0" distR="0" wp14:anchorId="0A37B0F1" wp14:editId="5E0648E7">
            <wp:extent cx="3123911" cy="1828800"/>
            <wp:effectExtent l="38100" t="38100" r="38735" b="381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3911" cy="1828800"/>
                    </a:xfrm>
                    <a:prstGeom prst="rect">
                      <a:avLst/>
                    </a:prstGeom>
                    <a:ln w="28575">
                      <a:solidFill>
                        <a:schemeClr val="tx1"/>
                      </a:solidFill>
                    </a:ln>
                  </pic:spPr>
                </pic:pic>
              </a:graphicData>
            </a:graphic>
          </wp:inline>
        </w:drawing>
      </w:r>
    </w:p>
    <w:p w14:paraId="3ACA5362" w14:textId="7AD5A84A" w:rsidR="00750F44" w:rsidRPr="00B90347" w:rsidRDefault="00750F44" w:rsidP="00750F44">
      <w:pPr>
        <w:pStyle w:val="Caption"/>
        <w:rPr>
          <w:noProof/>
        </w:rPr>
      </w:pPr>
      <w:bookmarkStart w:id="2655" w:name="_Toc48363236"/>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6</w:t>
      </w:r>
      <w:r w:rsidR="00245413" w:rsidRPr="00B90347">
        <w:rPr>
          <w:noProof/>
        </w:rPr>
        <w:fldChar w:fldCharType="end"/>
      </w:r>
      <w:r w:rsidRPr="00B90347">
        <w:t xml:space="preserve">. </w:t>
      </w:r>
      <w:r w:rsidRPr="00B90347">
        <w:rPr>
          <w:noProof/>
        </w:rPr>
        <w:t>Dimensionless curvilinear unit hydrograph and equaivalent triangular hydrograph.</w:t>
      </w:r>
      <w:bookmarkEnd w:id="2655"/>
    </w:p>
    <w:p w14:paraId="12847EEE" w14:textId="260243B3" w:rsidR="00766A45" w:rsidRPr="00B90347" w:rsidRDefault="00344313" w:rsidP="00766A45">
      <w:pPr>
        <w:ind w:firstLine="0"/>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PRF*A</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oMath>
      </m:oMathPara>
    </w:p>
    <w:p w14:paraId="14B42754" w14:textId="22D8B4B6" w:rsidR="00750F44" w:rsidRPr="00B90347" w:rsidRDefault="00750F44" w:rsidP="006F5FBF">
      <w:pPr>
        <w:ind w:firstLine="0"/>
        <w:jc w:val="center"/>
      </w:pPr>
      <w:bookmarkStart w:id="2656" w:name="_Toc48363300"/>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12</w:t>
      </w:r>
      <w:r w:rsidR="00245413" w:rsidRPr="00B90347">
        <w:rPr>
          <w:noProof/>
        </w:rPr>
        <w:fldChar w:fldCharType="end"/>
      </w:r>
      <w:r w:rsidRPr="00B90347">
        <w:rPr>
          <w:noProof/>
        </w:rPr>
        <w:t xml:space="preserve">. </w:t>
      </w:r>
      <w:r w:rsidR="0002433B" w:rsidRPr="00B90347">
        <w:rPr>
          <w:noProof/>
        </w:rPr>
        <w:t>SCS P</w:t>
      </w:r>
      <w:r w:rsidRPr="00B90347">
        <w:rPr>
          <w:noProof/>
        </w:rPr>
        <w:t xml:space="preserve">eak </w:t>
      </w:r>
      <w:r w:rsidR="0002433B" w:rsidRPr="00B90347">
        <w:rPr>
          <w:noProof/>
        </w:rPr>
        <w:t>D</w:t>
      </w:r>
      <w:r w:rsidRPr="00B90347">
        <w:rPr>
          <w:noProof/>
        </w:rPr>
        <w:t>ischarge based on peak rate factor.</w:t>
      </w:r>
      <w:bookmarkEnd w:id="2656"/>
    </w:p>
    <w:p w14:paraId="33D0784D" w14:textId="7F230225" w:rsidR="00380662" w:rsidRPr="00B90347" w:rsidRDefault="00750F44" w:rsidP="002A64C5">
      <w:r w:rsidRPr="00B90347">
        <w:t xml:space="preserve">Finally, using the physical characteristics of the basin, the unit hydrograph based upon the idea of a triangular hydrograph. The time to peak is calculated as Tp, considering the total duration </w:t>
      </w:r>
      <w:r w:rsidR="002A64C5" w:rsidRPr="00B90347">
        <w:t>of excess</w:t>
      </w:r>
      <w:r w:rsidRPr="00B90347">
        <w:t xml:space="preserve"> unit rainfall D, calculated at the same time using the relation of 0.4*lag time.</w:t>
      </w:r>
    </w:p>
    <w:p w14:paraId="6C09A7A4" w14:textId="4D518B19" w:rsidR="00750F44" w:rsidRPr="00B90347" w:rsidRDefault="00344313" w:rsidP="00750F44">
      <w:pPr>
        <w:ind w:firstLine="0"/>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D</m:t>
              </m:r>
            </m:num>
            <m:den>
              <m:r>
                <m:rPr>
                  <m:sty m:val="p"/>
                </m:rPr>
                <w:rPr>
                  <w:rFonts w:ascii="Cambria Math" w:hAnsi="Cambria Math"/>
                </w:rPr>
                <m:t>2</m:t>
              </m:r>
            </m:den>
          </m:f>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L</m:t>
              </m:r>
            </m:sub>
          </m:sSub>
        </m:oMath>
      </m:oMathPara>
    </w:p>
    <w:p w14:paraId="4C522B2D" w14:textId="06599DE7" w:rsidR="008B3B11" w:rsidRPr="00B90347" w:rsidRDefault="008B3B11" w:rsidP="00750F44">
      <w:pPr>
        <w:ind w:firstLine="0"/>
        <w:rPr>
          <w:rFonts w:eastAsiaTheme="minorEastAsia"/>
        </w:rPr>
      </w:pPr>
      <m:oMathPara>
        <m:oMath>
          <m:r>
            <m:rPr>
              <m:sty m:val="p"/>
            </m:rPr>
            <w:rPr>
              <w:rFonts w:ascii="Cambria Math" w:eastAsiaTheme="minorEastAsia" w:hAnsi="Cambria Math"/>
            </w:rPr>
            <m:t>∆D=0.133</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c</m:t>
              </m:r>
            </m:sub>
          </m:sSub>
        </m:oMath>
      </m:oMathPara>
    </w:p>
    <w:p w14:paraId="37D73BD9" w14:textId="45AA0490" w:rsidR="008B3B11" w:rsidRPr="00B90347" w:rsidRDefault="0002433B" w:rsidP="008B3B11">
      <w:pPr>
        <w:pStyle w:val="Caption"/>
        <w:keepNext/>
        <w:rPr>
          <w:noProof/>
        </w:rPr>
      </w:pPr>
      <w:bookmarkStart w:id="2657" w:name="_Toc48363301"/>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13</w:t>
      </w:r>
      <w:r w:rsidR="00245413" w:rsidRPr="00B90347">
        <w:rPr>
          <w:noProof/>
        </w:rPr>
        <w:fldChar w:fldCharType="end"/>
      </w:r>
      <w:r w:rsidRPr="00B90347">
        <w:rPr>
          <w:noProof/>
        </w:rPr>
        <w:t>. SCS time to peak</w:t>
      </w:r>
      <w:r w:rsidR="008B3B11" w:rsidRPr="00B90347">
        <w:rPr>
          <w:noProof/>
        </w:rPr>
        <w:t xml:space="preserve"> and time step duration.</w:t>
      </w:r>
      <w:bookmarkEnd w:id="2657"/>
    </w:p>
    <w:p w14:paraId="17B00C7A" w14:textId="2EACF47C" w:rsidR="008B3B11" w:rsidRPr="00B90347" w:rsidRDefault="008B3B11" w:rsidP="008B3B11">
      <w:r w:rsidRPr="00B90347">
        <w:t>By multiplying the entries of the dimensionless unit hydrograph by the required rainfall duration time and the peak discharge, a synthetic unit hydrograph is generated. After subtracting all losses from the rainfall event, the cascade multiplication of the rainfall event entries and the synthetic unit hydrograph results</w:t>
      </w:r>
      <w:r w:rsidR="003951F4" w:rsidRPr="00B90347">
        <w:t xml:space="preserve"> in</w:t>
      </w:r>
      <w:r w:rsidRPr="00B90347">
        <w:t xml:space="preserve"> a flood hydrograph.</w:t>
      </w:r>
    </w:p>
    <w:p w14:paraId="2D86A2E5" w14:textId="3876F380" w:rsidR="0002433B" w:rsidRPr="00B90347" w:rsidRDefault="0002433B" w:rsidP="0002433B">
      <w:r w:rsidRPr="00B90347">
        <w:t>If the readings of both discharge</w:t>
      </w:r>
      <w:r w:rsidR="003951F4" w:rsidRPr="00B90347">
        <w:t>s</w:t>
      </w:r>
      <w:r w:rsidRPr="00B90347">
        <w:t xml:space="preserve"> of streamflow and a rainfall event are available, then a unit hydrograph can be derived empirically. This by using the concepts previously mentioned of proportionality and uniformity</w:t>
      </w:r>
      <w:r w:rsidR="008B3B11" w:rsidRPr="00B90347">
        <w:t xml:space="preserve"> </w:t>
      </w:r>
      <w:sdt>
        <w:sdtPr>
          <w:id w:val="-1410616409"/>
          <w:citation/>
        </w:sdtPr>
        <w:sdtContent>
          <w:r w:rsidR="008B3B11" w:rsidRPr="00B90347">
            <w:fldChar w:fldCharType="begin"/>
          </w:r>
          <w:r w:rsidR="008B3B11" w:rsidRPr="00B90347">
            <w:instrText xml:space="preserve"> CITATION Rag06 \l 1033 </w:instrText>
          </w:r>
          <w:r w:rsidR="008B3B11" w:rsidRPr="00B90347">
            <w:fldChar w:fldCharType="separate"/>
          </w:r>
          <w:r w:rsidR="002D1986" w:rsidRPr="00B90347">
            <w:rPr>
              <w:noProof/>
            </w:rPr>
            <w:t>(Raghunath, 2006)</w:t>
          </w:r>
          <w:r w:rsidR="008B3B11" w:rsidRPr="00B90347">
            <w:fldChar w:fldCharType="end"/>
          </w:r>
        </w:sdtContent>
      </w:sdt>
      <w:r w:rsidRPr="00B90347">
        <w:t>. Given an event, the total volume from a direct runoff hydrograph (DRH) is obtained as the total summation of the volume times the timestep of the readings</w:t>
      </w:r>
      <w:r w:rsidR="00945AFF" w:rsidRPr="00B90347">
        <w:t xml:space="preserve"> of the effective rainfall hyetograph (ERH), once the baseflow has been subtracted. </w:t>
      </w:r>
    </w:p>
    <w:p w14:paraId="2B6C83ED" w14:textId="0D14F5EF" w:rsidR="0002433B" w:rsidRPr="00B90347" w:rsidRDefault="00344313" w:rsidP="00945AFF">
      <w:pPr>
        <w:keepNext/>
        <w:ind w:firstLine="0"/>
        <w:rPr>
          <w:rFonts w:eastAsiaTheme="minorEastAsia"/>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r>
            <m:rPr>
              <m:sty m:val="p"/>
            </m:rPr>
            <w:rPr>
              <w:rFonts w:ascii="Cambria Math" w:hAnsi="Cambria Math"/>
            </w:rPr>
            <m:t xml:space="preserve">= </m:t>
          </m:r>
          <m:nary>
            <m:naryPr>
              <m:limLoc m:val="subSup"/>
              <m:supHide m:val="1"/>
              <m:ctrlPr>
                <w:rPr>
                  <w:rFonts w:ascii="Cambria Math" w:hAnsi="Cambria Math"/>
                  <w:iCs/>
                </w:rPr>
              </m:ctrlPr>
            </m:naryPr>
            <m:sub>
              <m:r>
                <m:rPr>
                  <m:sty m:val="p"/>
                </m:rPr>
                <w:rPr>
                  <w:rFonts w:ascii="Cambria Math" w:hAnsi="Cambria Math"/>
                </w:rPr>
                <m:t>t</m:t>
              </m:r>
            </m:sub>
            <m:sup/>
            <m:e>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DRH</m:t>
                  </m:r>
                </m:sub>
              </m:sSub>
              <m:d>
                <m:dPr>
                  <m:ctrlPr>
                    <w:rPr>
                      <w:rFonts w:ascii="Cambria Math" w:hAnsi="Cambria Math"/>
                      <w:iCs/>
                    </w:rPr>
                  </m:ctrlPr>
                </m:dPr>
                <m:e>
                  <m:r>
                    <m:rPr>
                      <m:sty m:val="p"/>
                    </m:rPr>
                    <w:rPr>
                      <w:rFonts w:ascii="Cambria Math" w:hAnsi="Cambria Math"/>
                    </w:rPr>
                    <m:t>t</m:t>
                  </m:r>
                </m:e>
              </m:d>
              <m:r>
                <m:rPr>
                  <m:sty m:val="p"/>
                </m:rPr>
                <w:rPr>
                  <w:rFonts w:ascii="Cambria Math" w:hAnsi="Cambria Math"/>
                </w:rPr>
                <m:t xml:space="preserve">dt </m:t>
              </m:r>
            </m:e>
          </m:nary>
          <m:r>
            <m:rPr>
              <m:sty m:val="p"/>
            </m:rPr>
            <w:rPr>
              <w:rFonts w:ascii="Cambria Math" w:hAnsi="Cambria Math"/>
            </w:rPr>
            <m:t>~</m:t>
          </m:r>
          <m:nary>
            <m:naryPr>
              <m:chr m:val="∑"/>
              <m:limLoc m:val="undOvr"/>
              <m:supHide m:val="1"/>
              <m:ctrlPr>
                <w:rPr>
                  <w:rFonts w:ascii="Cambria Math" w:hAnsi="Cambria Math"/>
                  <w:iCs/>
                </w:rPr>
              </m:ctrlPr>
            </m:naryPr>
            <m:sub>
              <m:r>
                <m:rPr>
                  <m:sty m:val="p"/>
                </m:rPr>
                <w:rPr>
                  <w:rFonts w:ascii="Cambria Math" w:hAnsi="Cambria Math"/>
                </w:rPr>
                <m:t>t</m:t>
              </m:r>
            </m:sub>
            <m:sup/>
            <m:e>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DRH</m:t>
                  </m:r>
                </m:sub>
              </m:sSub>
            </m:e>
          </m:nary>
          <m:r>
            <m:rPr>
              <m:sty m:val="p"/>
            </m:rPr>
            <w:rPr>
              <w:rFonts w:ascii="Cambria Math" w:hAnsi="Cambria Math"/>
            </w:rPr>
            <m:t>∆t</m:t>
          </m:r>
        </m:oMath>
      </m:oMathPara>
    </w:p>
    <w:p w14:paraId="53B2FBF9" w14:textId="72084479" w:rsidR="00945AFF" w:rsidRPr="00B90347" w:rsidRDefault="00945AFF" w:rsidP="00945AFF">
      <w:pPr>
        <w:pStyle w:val="Caption"/>
      </w:pPr>
      <w:bookmarkStart w:id="2658" w:name="_Toc48363302"/>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14</w:t>
      </w:r>
      <w:r w:rsidR="00245413" w:rsidRPr="00B90347">
        <w:rPr>
          <w:noProof/>
        </w:rPr>
        <w:fldChar w:fldCharType="end"/>
      </w:r>
      <w:r w:rsidRPr="00B90347">
        <w:rPr>
          <w:noProof/>
        </w:rPr>
        <w:t>. Total volume of the DRH .</w:t>
      </w:r>
      <w:bookmarkEnd w:id="2658"/>
    </w:p>
    <w:p w14:paraId="782B8F1D" w14:textId="20F26CC7" w:rsidR="00945AFF" w:rsidRPr="00B90347" w:rsidRDefault="00945AFF" w:rsidP="00945AFF">
      <w:pPr>
        <w:rPr>
          <w:rFonts w:eastAsiaTheme="minorEastAsia"/>
          <w:iCs/>
        </w:rPr>
      </w:pPr>
      <w:r w:rsidRPr="00B90347">
        <w:rPr>
          <w:rFonts w:eastAsiaTheme="minorEastAsia"/>
          <w:iCs/>
        </w:rPr>
        <w:t>The total volume equivalent in units of depth will be the same as the division of the total volume DRH divided by the total area of the catchment. The unit hydrograph is then calculated as a time series in which the value is in units of discharge by unit of volume, i.e. m^3/s/cm</w:t>
      </w:r>
      <w:r w:rsidR="008B3B11" w:rsidRPr="00B90347">
        <w:rPr>
          <w:rFonts w:eastAsiaTheme="minorEastAsia"/>
          <w:iCs/>
        </w:rPr>
        <w:t xml:space="preserve">. </w:t>
      </w:r>
    </w:p>
    <w:p w14:paraId="29128D75" w14:textId="5798CAAD" w:rsidR="00945AFF" w:rsidRPr="00B90347" w:rsidRDefault="00344313" w:rsidP="00945AFF">
      <w:pPr>
        <w:keepNext/>
        <w:ind w:firstLine="0"/>
        <w:rPr>
          <w:rFonts w:eastAsiaTheme="minorEastAsia"/>
          <w:iCs/>
        </w:rPr>
      </w:pPr>
      <m:oMathPara>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r>
            <w:rPr>
              <w:rFonts w:ascii="Cambria Math" w:hAnsi="Cambria Math"/>
            </w:rPr>
            <m:t xml:space="preserve">= </m:t>
          </m:r>
          <m:f>
            <m:fPr>
              <m:ctrlPr>
                <w:rPr>
                  <w:rFonts w:ascii="Cambria Math" w:hAnsi="Cambria Math"/>
                  <w:i/>
                  <w:iCs/>
                </w:rPr>
              </m:ctrlPr>
            </m:fPr>
            <m:num>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DRH</m:t>
                  </m:r>
                </m:sub>
              </m:sSub>
            </m:num>
            <m:den>
              <m:r>
                <w:rPr>
                  <w:rFonts w:ascii="Cambria Math" w:hAnsi="Cambria Math"/>
                </w:rPr>
                <m:t>A</m:t>
              </m:r>
            </m:den>
          </m:f>
        </m:oMath>
      </m:oMathPara>
    </w:p>
    <w:p w14:paraId="576A37AA" w14:textId="675FAB93" w:rsidR="00945AFF" w:rsidRPr="00B90347" w:rsidRDefault="00945AFF" w:rsidP="00945AFF">
      <w:pPr>
        <w:pStyle w:val="Caption"/>
      </w:pPr>
      <w:bookmarkStart w:id="2659" w:name="_Toc48363303"/>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15</w:t>
      </w:r>
      <w:r w:rsidR="00245413" w:rsidRPr="00B90347">
        <w:rPr>
          <w:noProof/>
        </w:rPr>
        <w:fldChar w:fldCharType="end"/>
      </w:r>
      <w:r w:rsidRPr="00B90347">
        <w:rPr>
          <w:noProof/>
        </w:rPr>
        <w:t>. Total olume of the DRH in terms of units of depth.</w:t>
      </w:r>
      <w:bookmarkEnd w:id="2659"/>
    </w:p>
    <w:p w14:paraId="1BA432BB" w14:textId="39584275" w:rsidR="00945AFF" w:rsidRPr="00B90347" w:rsidRDefault="00945AFF" w:rsidP="0002433B">
      <w:pPr>
        <w:ind w:firstLine="0"/>
        <w:rPr>
          <w:rFonts w:eastAsiaTheme="minorEastAsia"/>
          <w:iCs/>
        </w:rPr>
      </w:pPr>
      <w:r w:rsidRPr="00B90347">
        <w:rPr>
          <w:rFonts w:eastAsiaTheme="minorEastAsia"/>
          <w:iCs/>
        </w:rPr>
        <w:t xml:space="preserve">Once derived, a flooding hydrograph for a rainfall event can be found by doing a discrete convolution of the UH. The rainfall hyetograph must be separated in terms of pulses in which each pulse represents units of equivalent depth The discharge ordinate of the UH is calculated as a convolution spanning through time depending on the number of pulses required. </w:t>
      </w:r>
    </w:p>
    <w:p w14:paraId="09FA65B6" w14:textId="304C3B87" w:rsidR="00945AFF" w:rsidRPr="00B90347" w:rsidRDefault="00344313" w:rsidP="008B3B11">
      <w:pPr>
        <w:keepNext/>
        <w:ind w:firstLine="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Q</m:t>
              </m:r>
            </m:e>
            <m:sub>
              <m:r>
                <m:rPr>
                  <m:sty m:val="p"/>
                </m:rPr>
                <w:rPr>
                  <w:rFonts w:ascii="Cambria Math" w:eastAsiaTheme="minorEastAsia" w:hAnsi="Cambria Math"/>
                </w:rPr>
                <m:t>n</m:t>
              </m:r>
            </m:sub>
          </m:sSub>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m=1</m:t>
              </m:r>
            </m:sub>
            <m:sup>
              <m:r>
                <m:rPr>
                  <m:sty m:val="p"/>
                </m:rPr>
                <w:rPr>
                  <w:rFonts w:ascii="Cambria Math" w:eastAsiaTheme="minorEastAsia" w:hAnsi="Cambria Math"/>
                </w:rPr>
                <m:t>n</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m</m:t>
                  </m:r>
                </m:sub>
              </m:sSub>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n-m+1</m:t>
                  </m:r>
                </m:sub>
              </m:sSub>
            </m:e>
          </m:nary>
        </m:oMath>
      </m:oMathPara>
    </w:p>
    <w:p w14:paraId="7BDFF712" w14:textId="5AC5F9C9" w:rsidR="00F92E76" w:rsidRPr="00B90347" w:rsidRDefault="008B3B11" w:rsidP="00F92E76">
      <w:pPr>
        <w:pStyle w:val="Caption"/>
      </w:pPr>
      <w:bookmarkStart w:id="2660" w:name="_Toc48363304"/>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16</w:t>
      </w:r>
      <w:r w:rsidR="00245413" w:rsidRPr="00B90347">
        <w:rPr>
          <w:noProof/>
        </w:rPr>
        <w:fldChar w:fldCharType="end"/>
      </w:r>
      <w:r w:rsidRPr="00B90347">
        <w:t>. Discrete convolution equation.</w:t>
      </w:r>
      <w:bookmarkEnd w:id="2660"/>
    </w:p>
    <w:p w14:paraId="780C6CE2" w14:textId="040550CC" w:rsidR="003A062B" w:rsidRPr="00B90347" w:rsidRDefault="003A062B" w:rsidP="003A062B">
      <w:r w:rsidRPr="00B90347">
        <w:t>The limitations on the method relay upon the rainfall and observed hydrograph distributions. Uniformity is required to obtain good results from the method and is not a good practice to use when dealing with extreme events.</w:t>
      </w:r>
    </w:p>
    <w:p w14:paraId="6896F740" w14:textId="7E707905" w:rsidR="00F92E76" w:rsidRPr="00B90347" w:rsidRDefault="00F92E76" w:rsidP="0072429F">
      <w:pPr>
        <w:pStyle w:val="Heading4"/>
      </w:pPr>
      <w:r w:rsidRPr="00B90347">
        <w:t>Bucket Model</w:t>
      </w:r>
    </w:p>
    <w:p w14:paraId="1AD1C709" w14:textId="31859E80" w:rsidR="007E6B8F" w:rsidRPr="00B90347" w:rsidRDefault="00F92E76" w:rsidP="007E6B8F">
      <w:r w:rsidRPr="00B90347">
        <w:t>A bucket model replaces the unit hydrograph by representing streamflow as a cascade of state variables that are calculated at each time step</w:t>
      </w:r>
      <w:r w:rsidR="007E6B8F" w:rsidRPr="00B90347">
        <w:t xml:space="preserve"> </w:t>
      </w:r>
      <w:sdt>
        <w:sdtPr>
          <w:id w:val="-770783641"/>
          <w:citation/>
        </w:sdtPr>
        <w:sdtContent>
          <w:r w:rsidR="007E6B8F" w:rsidRPr="00B90347">
            <w:fldChar w:fldCharType="begin"/>
          </w:r>
          <w:r w:rsidR="007E6B8F" w:rsidRPr="00B90347">
            <w:instrText xml:space="preserve"> CITATION San18 \l 1033 </w:instrText>
          </w:r>
          <w:r w:rsidR="007E6B8F" w:rsidRPr="00B90347">
            <w:fldChar w:fldCharType="separate"/>
          </w:r>
          <w:r w:rsidR="002D1986" w:rsidRPr="00B90347">
            <w:rPr>
              <w:noProof/>
            </w:rPr>
            <w:t>(Santos, et al., 2018)</w:t>
          </w:r>
          <w:r w:rsidR="007E6B8F" w:rsidRPr="00B90347">
            <w:fldChar w:fldCharType="end"/>
          </w:r>
        </w:sdtContent>
      </w:sdt>
      <w:r w:rsidRPr="00B90347">
        <w:t>. The variables included within are vary depending on the type of approach for the model that is being taken, but most well-established models consider evaporation, rainfall, surface flow, infiltration</w:t>
      </w:r>
      <w:r w:rsidR="003951F4" w:rsidRPr="00B90347">
        <w:t>,</w:t>
      </w:r>
      <w:r w:rsidRPr="00B90347">
        <w:t xml:space="preserve"> and baseflow.</w:t>
      </w:r>
      <w:r w:rsidR="007E6B8F" w:rsidRPr="00B90347">
        <w:t xml:space="preserve"> </w:t>
      </w:r>
    </w:p>
    <w:p w14:paraId="57DF49A7" w14:textId="77777777" w:rsidR="007E6B8F" w:rsidRPr="00B90347" w:rsidRDefault="007E6B8F" w:rsidP="007E6B8F">
      <w:pPr>
        <w:keepNext/>
        <w:jc w:val="center"/>
      </w:pPr>
      <w:r w:rsidRPr="00B90347">
        <w:rPr>
          <w:noProof/>
        </w:rPr>
        <w:lastRenderedPageBreak/>
        <w:drawing>
          <wp:inline distT="0" distB="0" distL="0" distR="0" wp14:anchorId="290CA31F" wp14:editId="3976685F">
            <wp:extent cx="1568408" cy="2743200"/>
            <wp:effectExtent l="38100" t="38100" r="32385" b="381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8408" cy="2743200"/>
                    </a:xfrm>
                    <a:prstGeom prst="rect">
                      <a:avLst/>
                    </a:prstGeom>
                    <a:ln w="28575">
                      <a:solidFill>
                        <a:schemeClr val="tx1"/>
                      </a:solidFill>
                    </a:ln>
                  </pic:spPr>
                </pic:pic>
              </a:graphicData>
            </a:graphic>
          </wp:inline>
        </w:drawing>
      </w:r>
    </w:p>
    <w:p w14:paraId="5A450607" w14:textId="1B6EBD1A" w:rsidR="007E6B8F" w:rsidRPr="00B90347" w:rsidRDefault="007E6B8F" w:rsidP="007E6B8F">
      <w:pPr>
        <w:pStyle w:val="Caption"/>
      </w:pPr>
      <w:bookmarkStart w:id="2661" w:name="_Toc48363237"/>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7</w:t>
      </w:r>
      <w:r w:rsidR="00245413" w:rsidRPr="00B90347">
        <w:rPr>
          <w:noProof/>
        </w:rPr>
        <w:fldChar w:fldCharType="end"/>
      </w:r>
      <w:r w:rsidRPr="00B90347">
        <w:rPr>
          <w:noProof/>
        </w:rPr>
        <w:t xml:space="preserve">. Bucket model representation </w:t>
      </w:r>
      <w:sdt>
        <w:sdtPr>
          <w:rPr>
            <w:noProof/>
          </w:rPr>
          <w:id w:val="-1470977148"/>
          <w:citation/>
        </w:sdtPr>
        <w:sdtContent>
          <w:r w:rsidRPr="00B90347">
            <w:rPr>
              <w:noProof/>
            </w:rPr>
            <w:fldChar w:fldCharType="begin"/>
          </w:r>
          <w:r w:rsidRPr="00B90347">
            <w:rPr>
              <w:noProof/>
            </w:rPr>
            <w:instrText xml:space="preserve"> CITATION San18 \l 1033 </w:instrText>
          </w:r>
          <w:r w:rsidRPr="00B90347">
            <w:rPr>
              <w:noProof/>
            </w:rPr>
            <w:fldChar w:fldCharType="separate"/>
          </w:r>
          <w:r w:rsidR="002D1986" w:rsidRPr="00B90347">
            <w:rPr>
              <w:noProof/>
            </w:rPr>
            <w:t>(Santos, et al., 2018)</w:t>
          </w:r>
          <w:r w:rsidRPr="00B90347">
            <w:rPr>
              <w:noProof/>
            </w:rPr>
            <w:fldChar w:fldCharType="end"/>
          </w:r>
        </w:sdtContent>
      </w:sdt>
      <w:r w:rsidRPr="00B90347">
        <w:rPr>
          <w:noProof/>
        </w:rPr>
        <w:t>.</w:t>
      </w:r>
      <w:bookmarkEnd w:id="2661"/>
    </w:p>
    <w:p w14:paraId="5193CBBE" w14:textId="43E2B5C1" w:rsidR="007E6B8F" w:rsidRPr="00B90347" w:rsidRDefault="007E6B8F" w:rsidP="007E6B8F">
      <w:r w:rsidRPr="00B90347">
        <w:t xml:space="preserve">A simple bucket flow model calculates </w:t>
      </w:r>
      <w:r w:rsidRPr="00B90347">
        <w:rPr>
          <w:rFonts w:eastAsiaTheme="minorEastAsia"/>
        </w:rPr>
        <w:t>initial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w:rPr>
            <w:rFonts w:ascii="Cambria Math" w:hAnsi="Cambria Math"/>
          </w:rPr>
          <m:t xml:space="preserve">) </m:t>
        </m:r>
      </m:oMath>
      <w:r w:rsidRPr="00B90347">
        <w:rPr>
          <w:rFonts w:eastAsiaTheme="minorEastAsia"/>
        </w:rPr>
        <w:t>using the following equation, where FC stands for field capacity and LU is the land use percentage:</w:t>
      </w:r>
    </w:p>
    <w:p w14:paraId="2DFC1DB4" w14:textId="77777777" w:rsidR="007E6B8F" w:rsidRPr="00B90347" w:rsidRDefault="00344313" w:rsidP="007E6B8F">
      <w:pPr>
        <w:keepNext/>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ev</m:t>
              </m:r>
            </m:e>
            <m:sub>
              <m:r>
                <m:rPr>
                  <m:sty m:val="p"/>
                </m:rPr>
                <w:rPr>
                  <w:rFonts w:ascii="Cambria Math" w:hAnsi="Cambria Math"/>
                </w:rPr>
                <m:t>ch</m:t>
              </m:r>
            </m:sub>
          </m:sSub>
          <m:r>
            <m:rPr>
              <m:sty m:val="p"/>
            </m:rPr>
            <w:rPr>
              <w:rFonts w:ascii="Cambria Math" w:hAnsi="Cambria Math"/>
            </w:rPr>
            <m:t>+FC*LU</m:t>
          </m:r>
        </m:oMath>
      </m:oMathPara>
    </w:p>
    <w:p w14:paraId="1DA08E1B" w14:textId="4668E9E7" w:rsidR="007E6B8F" w:rsidRPr="00B90347" w:rsidRDefault="007E6B8F" w:rsidP="007E6B8F">
      <w:pPr>
        <w:pStyle w:val="Caption"/>
      </w:pPr>
      <w:bookmarkStart w:id="2662" w:name="_Toc48363305"/>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17</w:t>
      </w:r>
      <w:r w:rsidR="00245413" w:rsidRPr="00B90347">
        <w:rPr>
          <w:noProof/>
        </w:rPr>
        <w:fldChar w:fldCharType="end"/>
      </w:r>
      <w:r w:rsidRPr="00B90347">
        <w:t>. Bucket model initial flow.</w:t>
      </w:r>
      <w:bookmarkEnd w:id="2662"/>
    </w:p>
    <w:p w14:paraId="3C0C4886" w14:textId="5A7AEFCD" w:rsidR="007E6B8F" w:rsidRPr="00B90347" w:rsidRDefault="007E6B8F" w:rsidP="007E6B8F">
      <w:pPr>
        <w:rPr>
          <w:rFonts w:eastAsiaTheme="minorEastAsia"/>
        </w:rPr>
      </w:pPr>
      <w:r w:rsidRPr="00B90347">
        <w:rPr>
          <w:rFonts w:eastAsiaTheme="minorEastAsia"/>
        </w:rPr>
        <w:t xml:space="preserve">The soil moisture content is related to the different land uses scenarios. If the result </w:t>
      </w:r>
      <w:r w:rsidR="003951F4" w:rsidRPr="00B90347">
        <w:rPr>
          <w:rFonts w:eastAsiaTheme="minorEastAsia"/>
        </w:rPr>
        <w:t>of</w:t>
      </w:r>
      <w:r w:rsidRPr="00B90347">
        <w:rPr>
          <w:rFonts w:eastAsiaTheme="minorEastAsia"/>
        </w:rPr>
        <w:t xml:space="preserv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sidRPr="00B90347">
        <w:rPr>
          <w:rFonts w:eastAsiaTheme="minorEastAsia"/>
        </w:rPr>
        <w:t xml:space="preserve"> is bigger than the FC, then there is an overflow of the system. The overflow, then, is calculated as the difference between the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sidRPr="00B90347">
        <w:rPr>
          <w:rFonts w:eastAsiaTheme="minorEastAsia"/>
        </w:rPr>
        <w:t xml:space="preserve"> and FC. If this is not true, then the overflow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oMath>
      <w:r w:rsidRPr="00B90347">
        <w:rPr>
          <w:rFonts w:eastAsiaTheme="minorEastAsia"/>
        </w:rPr>
        <w:t xml:space="preserve"> is 0. If the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oMath>
      <w:r w:rsidRPr="00B90347">
        <w:rPr>
          <w:rFonts w:eastAsiaTheme="minorEastAsia"/>
        </w:rPr>
        <w:t xml:space="preserve"> is bigger than 0, this means that there is interflow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sidRPr="00B90347">
        <w:rPr>
          <w:rFonts w:eastAsiaTheme="minorEastAsia"/>
        </w:rPr>
        <w:t xml:space="preserve">), which is calculated as the multiplication 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m:t>
            </m:r>
          </m:sub>
        </m:sSub>
      </m:oMath>
      <w:r w:rsidRPr="00B90347">
        <w:rPr>
          <w:rFonts w:eastAsiaTheme="minorEastAsia"/>
        </w:rPr>
        <w:t xml:space="preserve"> times the infiltration capacity (</w:t>
      </w:r>
      <m:oMath>
        <m:r>
          <m:rPr>
            <m:sty m:val="p"/>
          </m:rPr>
          <w:rPr>
            <w:rFonts w:ascii="Cambria Math" w:hAnsi="Cambria Math"/>
          </w:rPr>
          <m:t>if</m:t>
        </m:r>
        <m:r>
          <w:rPr>
            <w:rFonts w:ascii="Cambria Math" w:hAnsi="Cambria Math"/>
          </w:rPr>
          <m:t>)</m:t>
        </m:r>
      </m:oMath>
      <w:r w:rsidRPr="00B90347">
        <w:rPr>
          <w:rFonts w:eastAsiaTheme="minorEastAsia"/>
        </w:rPr>
        <w:t>:</w:t>
      </w:r>
    </w:p>
    <w:p w14:paraId="3E47171E" w14:textId="77777777" w:rsidR="007E6B8F" w:rsidRPr="00B90347" w:rsidRDefault="00344313" w:rsidP="007E6B8F">
      <w:pPr>
        <w:keepNext/>
        <w:rPr>
          <w:rFonts w:eastAsiaTheme="minorEastAsia"/>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inf</m:t>
              </m:r>
            </m:sub>
          </m:sSub>
          <m:r>
            <m:rPr>
              <m:sty m:val="p"/>
            </m:rPr>
            <w:rPr>
              <w:rFonts w:ascii="Cambria Math" w:hAnsi="Cambria Math"/>
            </w:rPr>
            <m:t>=Qi*if</m:t>
          </m:r>
        </m:oMath>
      </m:oMathPara>
    </w:p>
    <w:p w14:paraId="7E99DEA6" w14:textId="7A1508A1" w:rsidR="007E6B8F" w:rsidRPr="00B90347" w:rsidRDefault="007E6B8F" w:rsidP="007E6B8F">
      <w:pPr>
        <w:pStyle w:val="Caption"/>
      </w:pPr>
      <w:bookmarkStart w:id="2663" w:name="_Toc48363306"/>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18</w:t>
      </w:r>
      <w:r w:rsidR="00245413" w:rsidRPr="00B90347">
        <w:rPr>
          <w:noProof/>
        </w:rPr>
        <w:fldChar w:fldCharType="end"/>
      </w:r>
      <w:r w:rsidRPr="00B90347">
        <w:t>. Bucket model infiltration.</w:t>
      </w:r>
      <w:bookmarkEnd w:id="2663"/>
    </w:p>
    <w:p w14:paraId="484EBCF4" w14:textId="77777777" w:rsidR="007E6B8F" w:rsidRPr="00B90347" w:rsidRDefault="007E6B8F" w:rsidP="007E6B8F">
      <w:r w:rsidRPr="00B90347">
        <w:rPr>
          <w:rFonts w:eastAsiaTheme="minorEastAsia"/>
        </w:rPr>
        <w:t xml:space="preserve">The subsequent iterations consider the latter as a function for overland flow and interflow. </w:t>
      </w:r>
    </w:p>
    <w:p w14:paraId="0FB3BB6E" w14:textId="424C3F64" w:rsidR="007E6B8F" w:rsidRPr="00B90347" w:rsidRDefault="00344313" w:rsidP="0072429F">
      <w:pPr>
        <w:keepNext/>
        <w:rPr>
          <w:rFonts w:eastAsiaTheme="minorEastAsia"/>
          <w:iCs/>
        </w:rPr>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i+1</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i</m:t>
              </m:r>
            </m:sub>
          </m:sSub>
          <m:d>
            <m:dPr>
              <m:ctrlPr>
                <w:rPr>
                  <w:rFonts w:ascii="Cambria Math" w:hAnsi="Cambria Math"/>
                  <w:iCs/>
                </w:rPr>
              </m:ctrlPr>
            </m:dPr>
            <m:e>
              <m:r>
                <m:rPr>
                  <m:sty m:val="p"/>
                </m:rPr>
                <w:rPr>
                  <w:rFonts w:ascii="Cambria Math" w:hAnsi="Cambria Math"/>
                </w:rPr>
                <m:t>1-if</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i+1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ev</m:t>
              </m:r>
            </m:e>
            <m:sub>
              <m:r>
                <m:rPr>
                  <m:sty m:val="p"/>
                </m:rPr>
                <w:rPr>
                  <w:rFonts w:ascii="Cambria Math" w:hAnsi="Cambria Math"/>
                </w:rPr>
                <m:t>i+1</m:t>
              </m:r>
            </m:sub>
          </m:sSub>
        </m:oMath>
      </m:oMathPara>
    </w:p>
    <w:p w14:paraId="4C276944" w14:textId="3B939700" w:rsidR="0072429F" w:rsidRPr="00B90347" w:rsidRDefault="0072429F" w:rsidP="0072429F">
      <w:pPr>
        <w:pStyle w:val="Caption"/>
      </w:pPr>
      <w:bookmarkStart w:id="2664" w:name="_Toc48363307"/>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19</w:t>
      </w:r>
      <w:r w:rsidR="00245413" w:rsidRPr="00B90347">
        <w:rPr>
          <w:noProof/>
        </w:rPr>
        <w:fldChar w:fldCharType="end"/>
      </w:r>
      <w:r w:rsidRPr="00B90347">
        <w:rPr>
          <w:noProof/>
        </w:rPr>
        <w:t>. Bucklet model subsequent flows.</w:t>
      </w:r>
      <w:bookmarkEnd w:id="2664"/>
    </w:p>
    <w:p w14:paraId="7D2A15D1" w14:textId="662C75B5" w:rsidR="007E6B8F" w:rsidRPr="00B90347" w:rsidRDefault="007E6B8F" w:rsidP="003951F4">
      <w:pPr>
        <w:ind w:firstLine="0"/>
        <w:rPr>
          <w:rFonts w:eastAsiaTheme="minorEastAsia"/>
        </w:rPr>
      </w:pPr>
      <w:r w:rsidRPr="00B90347">
        <w:rPr>
          <w:rFonts w:eastAsiaTheme="minorEastAsia"/>
        </w:rPr>
        <w:t>Total flow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oMath>
      <w:r w:rsidRPr="00B90347">
        <w:rPr>
          <w:rFonts w:eastAsiaTheme="minorEastAsia"/>
        </w:rPr>
        <w:t>) then is calculated as the sum all the fluxes as:</w:t>
      </w:r>
    </w:p>
    <w:p w14:paraId="5293EF3B" w14:textId="77777777" w:rsidR="007E6B8F" w:rsidRPr="00B90347" w:rsidRDefault="00344313" w:rsidP="0072429F">
      <w:pPr>
        <w:keepNext/>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m:t>
              </m:r>
            </m:sub>
          </m:sSub>
          <m:r>
            <m:rPr>
              <m:sty m:val="p"/>
            </m:rPr>
            <w:rPr>
              <w:rFonts w:ascii="Cambria Math" w:hAnsi="Cambria Math"/>
            </w:rPr>
            <m:t>= Overland+Interflow+Baseflow</m:t>
          </m:r>
        </m:oMath>
      </m:oMathPara>
    </w:p>
    <w:p w14:paraId="1635303B" w14:textId="20F72B56" w:rsidR="00AC754B" w:rsidRPr="00B90347" w:rsidRDefault="0072429F" w:rsidP="002512ED">
      <w:pPr>
        <w:pStyle w:val="Caption"/>
        <w:rPr>
          <w:noProof/>
        </w:rPr>
      </w:pPr>
      <w:bookmarkStart w:id="2665" w:name="_Toc48363308"/>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20</w:t>
      </w:r>
      <w:r w:rsidR="00245413" w:rsidRPr="00B90347">
        <w:rPr>
          <w:noProof/>
        </w:rPr>
        <w:fldChar w:fldCharType="end"/>
      </w:r>
      <w:r w:rsidRPr="00B90347">
        <w:rPr>
          <w:noProof/>
        </w:rPr>
        <w:t>. Bucket model final discharge.</w:t>
      </w:r>
      <w:bookmarkEnd w:id="2665"/>
    </w:p>
    <w:p w14:paraId="7DE46648" w14:textId="77777777" w:rsidR="00AC754B" w:rsidRPr="00B90347" w:rsidRDefault="00AC754B" w:rsidP="007D7F7B">
      <w:pPr>
        <w:pStyle w:val="Heading2"/>
      </w:pPr>
      <w:bookmarkStart w:id="2666" w:name="_Toc48337922"/>
      <w:bookmarkStart w:id="2667" w:name="_Toc48363146"/>
      <w:r w:rsidRPr="00B90347">
        <w:lastRenderedPageBreak/>
        <w:t>Statistics</w:t>
      </w:r>
      <w:bookmarkEnd w:id="2666"/>
      <w:bookmarkEnd w:id="2667"/>
    </w:p>
    <w:p w14:paraId="209B25B4" w14:textId="1C72EA8F" w:rsidR="003C5C15" w:rsidRPr="00B90347" w:rsidRDefault="00AC754B" w:rsidP="003951F4">
      <w:pPr>
        <w:ind w:firstLine="0"/>
      </w:pPr>
      <w:r w:rsidRPr="00B90347">
        <w:t>Basic statistics</w:t>
      </w:r>
      <w:r w:rsidR="003C5C15" w:rsidRPr="00B90347">
        <w:t xml:space="preserve"> is the main tool used for performing analyzes on data. More specifically, descriptive statistics are mainly used in data driven projects to have a general overview of the data </w:t>
      </w:r>
      <w:sdt>
        <w:sdtPr>
          <w:id w:val="1276912814"/>
          <w:citation/>
        </w:sdtPr>
        <w:sdtContent>
          <w:r w:rsidR="003C5C15" w:rsidRPr="00B90347">
            <w:fldChar w:fldCharType="begin"/>
          </w:r>
          <w:r w:rsidR="003C5C15" w:rsidRPr="00B90347">
            <w:instrText xml:space="preserve"> CITATION Kis69 \l 1033 </w:instrText>
          </w:r>
          <w:r w:rsidR="003C5C15" w:rsidRPr="00B90347">
            <w:fldChar w:fldCharType="separate"/>
          </w:r>
          <w:r w:rsidR="002D1986" w:rsidRPr="00B90347">
            <w:rPr>
              <w:noProof/>
            </w:rPr>
            <w:t>(Kisiel, 1969)</w:t>
          </w:r>
          <w:r w:rsidR="003C5C15" w:rsidRPr="00B90347">
            <w:fldChar w:fldCharType="end"/>
          </w:r>
        </w:sdtContent>
      </w:sdt>
      <w:r w:rsidR="003C5C15" w:rsidRPr="00B90347">
        <w:t xml:space="preserve">.  The methods for classification of large amounts of data allow for the identification of data that falls outside the scope of the research </w:t>
      </w:r>
      <w:sdt>
        <w:sdtPr>
          <w:id w:val="-736009237"/>
          <w:citation/>
        </w:sdtPr>
        <w:sdtContent>
          <w:r w:rsidR="003C5C15" w:rsidRPr="00B90347">
            <w:fldChar w:fldCharType="begin"/>
          </w:r>
          <w:r w:rsidR="003C5C15" w:rsidRPr="00B90347">
            <w:instrText xml:space="preserve"> CITATION Win10 \l 1033 </w:instrText>
          </w:r>
          <w:r w:rsidR="003C5C15" w:rsidRPr="00B90347">
            <w:fldChar w:fldCharType="separate"/>
          </w:r>
          <w:r w:rsidR="002D1986" w:rsidRPr="00B90347">
            <w:rPr>
              <w:noProof/>
            </w:rPr>
            <w:t>(Winters, et al., 2010)</w:t>
          </w:r>
          <w:r w:rsidR="003C5C15" w:rsidRPr="00B90347">
            <w:fldChar w:fldCharType="end"/>
          </w:r>
        </w:sdtContent>
      </w:sdt>
      <w:r w:rsidR="003C5C15" w:rsidRPr="00B90347">
        <w:t xml:space="preserve">. </w:t>
      </w:r>
    </w:p>
    <w:p w14:paraId="03D73983" w14:textId="3A295F7E" w:rsidR="00266A21" w:rsidRPr="00B90347" w:rsidRDefault="00266A21" w:rsidP="00266A21">
      <w:pPr>
        <w:pStyle w:val="Caption"/>
        <w:keepNext/>
      </w:pPr>
      <w:bookmarkStart w:id="2668" w:name="_Toc48363264"/>
      <w:r w:rsidRPr="00B90347">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3</w:t>
      </w:r>
      <w:r w:rsidR="00245413" w:rsidRPr="00B90347">
        <w:rPr>
          <w:noProof/>
        </w:rPr>
        <w:fldChar w:fldCharType="end"/>
      </w:r>
      <w:r w:rsidRPr="00B90347">
        <w:rPr>
          <w:noProof/>
        </w:rPr>
        <w:t>. Basic statistical metrics.</w:t>
      </w:r>
      <w:bookmarkEnd w:id="2668"/>
    </w:p>
    <w:tbl>
      <w:tblPr>
        <w:tblStyle w:val="GridTable1Light"/>
        <w:tblW w:w="0" w:type="auto"/>
        <w:jc w:val="center"/>
        <w:tblLook w:val="04A0" w:firstRow="1" w:lastRow="0" w:firstColumn="1" w:lastColumn="0" w:noHBand="0" w:noVBand="1"/>
      </w:tblPr>
      <w:tblGrid>
        <w:gridCol w:w="1688"/>
        <w:gridCol w:w="1631"/>
      </w:tblGrid>
      <w:tr w:rsidR="00035459" w:rsidRPr="00B90347" w14:paraId="453C2F13" w14:textId="77777777" w:rsidTr="00705A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75B0B38" w14:textId="2A13528E" w:rsidR="00035459" w:rsidRPr="00B90347" w:rsidRDefault="00035459" w:rsidP="00266A21">
            <w:pPr>
              <w:pStyle w:val="tables1"/>
              <w:jc w:val="center"/>
            </w:pPr>
            <w:r w:rsidRPr="00B90347">
              <w:t>Name</w:t>
            </w:r>
          </w:p>
        </w:tc>
        <w:tc>
          <w:tcPr>
            <w:tcW w:w="0" w:type="auto"/>
          </w:tcPr>
          <w:p w14:paraId="4ACA12B3" w14:textId="176675AC" w:rsidR="00035459" w:rsidRPr="00B90347" w:rsidRDefault="00035459" w:rsidP="00266A21">
            <w:pPr>
              <w:pStyle w:val="tables1"/>
              <w:jc w:val="center"/>
              <w:cnfStyle w:val="100000000000" w:firstRow="1" w:lastRow="0" w:firstColumn="0" w:lastColumn="0" w:oddVBand="0" w:evenVBand="0" w:oddHBand="0" w:evenHBand="0" w:firstRowFirstColumn="0" w:firstRowLastColumn="0" w:lastRowFirstColumn="0" w:lastRowLastColumn="0"/>
            </w:pPr>
            <w:r w:rsidRPr="00B90347">
              <w:t>Equation</w:t>
            </w:r>
          </w:p>
        </w:tc>
      </w:tr>
      <w:tr w:rsidR="00035459" w:rsidRPr="00B90347" w14:paraId="053128DA"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E6C1C5" w14:textId="5FF28BF9" w:rsidR="00035459" w:rsidRPr="00B90347" w:rsidRDefault="00035459" w:rsidP="00266A21">
            <w:pPr>
              <w:pStyle w:val="tables1"/>
              <w:jc w:val="center"/>
              <w:rPr>
                <w:b w:val="0"/>
                <w:bCs w:val="0"/>
              </w:rPr>
            </w:pPr>
            <w:r w:rsidRPr="00B90347">
              <w:rPr>
                <w:b w:val="0"/>
                <w:bCs w:val="0"/>
              </w:rPr>
              <w:t>Mean</w:t>
            </w:r>
          </w:p>
        </w:tc>
        <w:tc>
          <w:tcPr>
            <w:tcW w:w="0" w:type="auto"/>
          </w:tcPr>
          <w:p w14:paraId="1FA4828D" w14:textId="34CBBA49" w:rsidR="00035459" w:rsidRPr="00B90347" w:rsidRDefault="00705AAC" w:rsidP="00266A21">
            <w:pPr>
              <w:pStyle w:val="tables1"/>
              <w:cnfStyle w:val="000000000000" w:firstRow="0" w:lastRow="0" w:firstColumn="0" w:lastColumn="0" w:oddVBand="0" w:evenVBand="0" w:oddHBand="0" w:evenHBand="0" w:firstRowFirstColumn="0" w:firstRowLastColumn="0" w:lastRowFirstColumn="0" w:lastRowLastColumn="0"/>
              <w:rPr>
                <w:iCs/>
              </w:rPr>
            </w:pPr>
            <m:oMathPara>
              <m:oMath>
                <m:r>
                  <m:rPr>
                    <m:sty m:val="p"/>
                  </m:rPr>
                  <w:rPr>
                    <w:rFonts w:ascii="Cambria Math" w:hAnsi="Cambria Math"/>
                  </w:rPr>
                  <m:t>x=</m:t>
                </m:r>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r>
                          <m:rPr>
                            <m:sty m:val="p"/>
                          </m:rPr>
                          <w:rPr>
                            <w:rFonts w:ascii="Cambria Math" w:hAnsi="Cambria Math"/>
                          </w:rPr>
                          <m:t>x</m:t>
                        </m:r>
                      </m:e>
                    </m:nary>
                  </m:num>
                  <m:den>
                    <m:r>
                      <m:rPr>
                        <m:sty m:val="p"/>
                      </m:rPr>
                      <w:rPr>
                        <w:rFonts w:ascii="Cambria Math" w:hAnsi="Cambria Math"/>
                      </w:rPr>
                      <m:t>n</m:t>
                    </m:r>
                  </m:den>
                </m:f>
              </m:oMath>
            </m:oMathPara>
          </w:p>
        </w:tc>
      </w:tr>
      <w:tr w:rsidR="00035459" w:rsidRPr="00B90347" w14:paraId="4430B3DD"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9F8ED90" w14:textId="61CCC980" w:rsidR="00035459" w:rsidRPr="00B90347" w:rsidRDefault="00035459" w:rsidP="00266A21">
            <w:pPr>
              <w:pStyle w:val="tables1"/>
              <w:jc w:val="center"/>
              <w:rPr>
                <w:b w:val="0"/>
                <w:bCs w:val="0"/>
              </w:rPr>
            </w:pPr>
            <w:r w:rsidRPr="00B90347">
              <w:rPr>
                <w:b w:val="0"/>
                <w:bCs w:val="0"/>
              </w:rPr>
              <w:t>variance</w:t>
            </w:r>
          </w:p>
        </w:tc>
        <w:tc>
          <w:tcPr>
            <w:tcW w:w="0" w:type="auto"/>
          </w:tcPr>
          <w:p w14:paraId="6DBE9A41" w14:textId="6240D072" w:rsidR="00035459" w:rsidRPr="00B90347" w:rsidRDefault="00344313" w:rsidP="00266A21">
            <w:pPr>
              <w:pStyle w:val="tables1"/>
              <w:cnfStyle w:val="000000000000" w:firstRow="0" w:lastRow="0" w:firstColumn="0" w:lastColumn="0" w:oddVBand="0" w:evenVBand="0" w:oddHBand="0" w:evenHBand="0" w:firstRowFirstColumn="0" w:firstRowLastColumn="0" w:lastRowFirstColumn="0" w:lastRowLastColumn="0"/>
              <w:rPr>
                <w:iCs/>
              </w:rPr>
            </w:pPr>
            <m:oMathPara>
              <m:oMath>
                <m:sSup>
                  <m:sSupPr>
                    <m:ctrlPr>
                      <w:rPr>
                        <w:rFonts w:ascii="Cambria Math" w:hAnsi="Cambria Math"/>
                        <w:iCs/>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m:t>
                </m:r>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-x</m:t>
                                </m:r>
                              </m:e>
                            </m:d>
                          </m:e>
                          <m:sup>
                            <m:r>
                              <m:rPr>
                                <m:sty m:val="p"/>
                              </m:rPr>
                              <w:rPr>
                                <w:rFonts w:ascii="Cambria Math" w:hAnsi="Cambria Math"/>
                              </w:rPr>
                              <m:t>2</m:t>
                            </m:r>
                          </m:sup>
                        </m:sSup>
                      </m:e>
                    </m:nary>
                  </m:num>
                  <m:den>
                    <m:r>
                      <m:rPr>
                        <m:sty m:val="p"/>
                      </m:rPr>
                      <w:rPr>
                        <w:rFonts w:ascii="Cambria Math" w:hAnsi="Cambria Math"/>
                      </w:rPr>
                      <m:t>n-1</m:t>
                    </m:r>
                  </m:den>
                </m:f>
              </m:oMath>
            </m:oMathPara>
          </w:p>
        </w:tc>
      </w:tr>
      <w:tr w:rsidR="00035459" w:rsidRPr="00B90347" w14:paraId="0A1E4787"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70EFB1" w14:textId="5533B56C" w:rsidR="00035459" w:rsidRPr="00B90347" w:rsidRDefault="00035459" w:rsidP="00266A21">
            <w:pPr>
              <w:pStyle w:val="tables1"/>
              <w:jc w:val="center"/>
              <w:rPr>
                <w:b w:val="0"/>
                <w:bCs w:val="0"/>
              </w:rPr>
            </w:pPr>
            <w:r w:rsidRPr="00B90347">
              <w:rPr>
                <w:b w:val="0"/>
                <w:bCs w:val="0"/>
              </w:rPr>
              <w:t>standard deviation</w:t>
            </w:r>
          </w:p>
        </w:tc>
        <w:tc>
          <w:tcPr>
            <w:tcW w:w="0" w:type="auto"/>
          </w:tcPr>
          <w:p w14:paraId="56A81AF0" w14:textId="58AB6A75" w:rsidR="00035459" w:rsidRPr="00B90347" w:rsidRDefault="00705AAC" w:rsidP="00266A21">
            <w:pPr>
              <w:pStyle w:val="tables1"/>
              <w:cnfStyle w:val="000000000000" w:firstRow="0" w:lastRow="0" w:firstColumn="0" w:lastColumn="0" w:oddVBand="0" w:evenVBand="0" w:oddHBand="0" w:evenHBand="0" w:firstRowFirstColumn="0" w:firstRowLastColumn="0" w:lastRowFirstColumn="0" w:lastRowLastColumn="0"/>
              <w:rPr>
                <w:iCs/>
              </w:rPr>
            </w:pPr>
            <m:oMathPara>
              <m:oMath>
                <m:r>
                  <m:rPr>
                    <m:sty m:val="p"/>
                  </m:rPr>
                  <w:rPr>
                    <w:rFonts w:ascii="Cambria Math" w:hAnsi="Cambria Math"/>
                  </w:rPr>
                  <m:t>σ=</m:t>
                </m:r>
                <m:rad>
                  <m:radPr>
                    <m:degHide m:val="1"/>
                    <m:ctrlPr>
                      <w:rPr>
                        <w:rFonts w:ascii="Cambria Math" w:hAnsi="Cambria Math"/>
                        <w:iCs/>
                        <w:color w:val="000000" w:themeColor="text1"/>
                        <w:sz w:val="24"/>
                      </w:rPr>
                    </m:ctrlPr>
                  </m:radPr>
                  <m:deg/>
                  <m:e>
                    <m:f>
                      <m:fPr>
                        <m:ctrlPr>
                          <w:rPr>
                            <w:rFonts w:ascii="Cambria Math" w:hAnsi="Cambria Math"/>
                            <w:iCs/>
                          </w:rPr>
                        </m:ctrlPr>
                      </m:fPr>
                      <m:num>
                        <m:nary>
                          <m:naryPr>
                            <m:chr m:val="∑"/>
                            <m:limLoc m:val="undOvr"/>
                            <m:subHide m:val="1"/>
                            <m:supHide m:val="1"/>
                            <m:ctrlPr>
                              <w:rPr>
                                <w:rFonts w:ascii="Cambria Math" w:hAnsi="Cambria Math"/>
                                <w:iCs/>
                                <w:color w:val="000000" w:themeColor="text1"/>
                                <w:sz w:val="24"/>
                              </w:rPr>
                            </m:ctrlPr>
                          </m:naryPr>
                          <m:sub/>
                          <m:sup/>
                          <m:e>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-x</m:t>
                                    </m:r>
                                  </m:e>
                                </m:d>
                              </m:e>
                              <m:sup>
                                <m:r>
                                  <m:rPr>
                                    <m:sty m:val="p"/>
                                  </m:rPr>
                                  <w:rPr>
                                    <w:rFonts w:ascii="Cambria Math" w:hAnsi="Cambria Math"/>
                                  </w:rPr>
                                  <m:t>2</m:t>
                                </m:r>
                              </m:sup>
                            </m:sSup>
                          </m:e>
                        </m:nary>
                      </m:num>
                      <m:den>
                        <m:r>
                          <m:rPr>
                            <m:sty m:val="p"/>
                          </m:rPr>
                          <w:rPr>
                            <w:rFonts w:ascii="Cambria Math" w:hAnsi="Cambria Math"/>
                          </w:rPr>
                          <m:t>N</m:t>
                        </m:r>
                      </m:den>
                    </m:f>
                  </m:e>
                </m:rad>
              </m:oMath>
            </m:oMathPara>
          </w:p>
        </w:tc>
      </w:tr>
      <w:tr w:rsidR="00035459" w:rsidRPr="00B90347" w14:paraId="75C3FA75" w14:textId="77777777" w:rsidTr="00705AA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C22DEB" w14:textId="2C207989" w:rsidR="00035459" w:rsidRPr="00B90347" w:rsidRDefault="00035459" w:rsidP="00266A21">
            <w:pPr>
              <w:pStyle w:val="tables1"/>
              <w:jc w:val="center"/>
              <w:rPr>
                <w:b w:val="0"/>
                <w:bCs w:val="0"/>
              </w:rPr>
            </w:pPr>
            <w:r w:rsidRPr="00B90347">
              <w:rPr>
                <w:b w:val="0"/>
                <w:bCs w:val="0"/>
              </w:rPr>
              <w:t>Median</w:t>
            </w:r>
          </w:p>
        </w:tc>
        <w:tc>
          <w:tcPr>
            <w:tcW w:w="0" w:type="auto"/>
          </w:tcPr>
          <w:p w14:paraId="0668990B" w14:textId="18091C75" w:rsidR="00035459" w:rsidRPr="00B90347" w:rsidRDefault="00344313" w:rsidP="00266A21">
            <w:pPr>
              <w:pStyle w:val="tables1"/>
              <w:cnfStyle w:val="000000000000" w:firstRow="0" w:lastRow="0" w:firstColumn="0" w:lastColumn="0" w:oddVBand="0" w:evenVBand="0" w:oddHBand="0" w:evenHBand="0" w:firstRowFirstColumn="0" w:firstRowLastColumn="0" w:lastRowFirstColumn="0" w:lastRowLastColumn="0"/>
              <w:rPr>
                <w:rFonts w:eastAsia="Calibri" w:cs="Times New Roman"/>
                <w:iCs/>
              </w:rPr>
            </w:pPr>
            <m:oMathPara>
              <m:oMath>
                <m:f>
                  <m:fPr>
                    <m:ctrlPr>
                      <w:rPr>
                        <w:rFonts w:ascii="Cambria Math" w:hAnsi="Cambria Math"/>
                        <w:iCs/>
                      </w:rPr>
                    </m:ctrlPr>
                  </m:fPr>
                  <m:num>
                    <m:r>
                      <m:rPr>
                        <m:sty m:val="p"/>
                      </m:rPr>
                      <w:rPr>
                        <w:rFonts w:ascii="Cambria Math" w:hAnsi="Cambria Math"/>
                      </w:rPr>
                      <m:t>n+1</m:t>
                    </m:r>
                  </m:num>
                  <m:den>
                    <m:r>
                      <m:rPr>
                        <m:sty m:val="p"/>
                      </m:rPr>
                      <w:rPr>
                        <w:rFonts w:ascii="Cambria Math" w:hAnsi="Cambria Math"/>
                      </w:rPr>
                      <m:t>2</m:t>
                    </m:r>
                  </m:den>
                </m:f>
              </m:oMath>
            </m:oMathPara>
          </w:p>
        </w:tc>
      </w:tr>
    </w:tbl>
    <w:p w14:paraId="1F40FEF3" w14:textId="257DEEA4" w:rsidR="00035459" w:rsidRPr="00B90347" w:rsidRDefault="00035459" w:rsidP="003951F4">
      <w:pPr>
        <w:ind w:firstLine="0"/>
      </w:pPr>
    </w:p>
    <w:p w14:paraId="6B38CEE2" w14:textId="60192114" w:rsidR="007D7F7B" w:rsidRPr="00B90347" w:rsidRDefault="007D7F7B" w:rsidP="006F5FBF">
      <w:r w:rsidRPr="00B90347">
        <w:t xml:space="preserve">Frequency in statistics means the repetition that a value has over a dataset. This is a good representation of how distributed the data is along with possible identification of outliers. </w:t>
      </w:r>
    </w:p>
    <w:p w14:paraId="721D2C0A" w14:textId="41E9DFF7" w:rsidR="00E25108" w:rsidRPr="00B90347" w:rsidRDefault="00E25108" w:rsidP="006F5FBF">
      <w:r w:rsidRPr="00B90347">
        <w:t xml:space="preserve">A gap in data is </w:t>
      </w:r>
      <w:r w:rsidR="00AC754B" w:rsidRPr="00B90347">
        <w:t>identified</w:t>
      </w:r>
      <w:r w:rsidRPr="00B90347">
        <w:t xml:space="preserve"> as a value </w:t>
      </w:r>
      <w:r w:rsidR="00AC754B" w:rsidRPr="00B90347">
        <w:t>missing</w:t>
      </w:r>
      <w:r w:rsidRPr="00B90347">
        <w:t xml:space="preserve"> from a sample that follows a certain behavior—for instance, time series data. These missing values create an issue when trying to understand the data since they are shown as outliers.</w:t>
      </w:r>
      <w:r w:rsidR="00AC754B" w:rsidRPr="00B90347">
        <w:t xml:space="preserve"> There are many techniques for filling gaps, with the most common approach being to take the average of the close interval in which that gap is found. Nevertheless, identification of gaps and filling them is usually tailored accordingly to the type of data and the final outcome expected from it </w:t>
      </w:r>
      <w:sdt>
        <w:sdtPr>
          <w:id w:val="98161"/>
          <w:citation/>
        </w:sdtPr>
        <w:sdtContent>
          <w:r w:rsidR="00AC754B" w:rsidRPr="00B90347">
            <w:fldChar w:fldCharType="begin"/>
          </w:r>
          <w:r w:rsidR="00AC754B" w:rsidRPr="00B90347">
            <w:instrText xml:space="preserve"> CITATION Zha15 \l 1033 </w:instrText>
          </w:r>
          <w:r w:rsidR="00AC754B" w:rsidRPr="00B90347">
            <w:fldChar w:fldCharType="separate"/>
          </w:r>
          <w:r w:rsidR="002D1986" w:rsidRPr="00B90347">
            <w:rPr>
              <w:noProof/>
            </w:rPr>
            <w:t>(Zhao &amp; Huang, 2015)</w:t>
          </w:r>
          <w:r w:rsidR="00AC754B" w:rsidRPr="00B90347">
            <w:fldChar w:fldCharType="end"/>
          </w:r>
        </w:sdtContent>
      </w:sdt>
      <w:r w:rsidR="00AC754B" w:rsidRPr="00B90347">
        <w:t>.</w:t>
      </w:r>
      <w:r w:rsidRPr="00B90347">
        <w:t xml:space="preserve"> </w:t>
      </w:r>
    </w:p>
    <w:p w14:paraId="15F70B91" w14:textId="4E01CB46" w:rsidR="00035459" w:rsidRPr="00B90347" w:rsidRDefault="00035459" w:rsidP="003951F4">
      <w:pPr>
        <w:ind w:firstLine="0"/>
      </w:pPr>
      <w:r w:rsidRPr="00B90347">
        <w:t xml:space="preserve">Outlier identification can be done using different methods. Two of the most popular are identification using interquartile and data normalization. The first uses the quantiles of data that lie on s specified range—usually 25 and 75. Any value that falls outside those extremes is considered as an outlier. The second one uses the sample’s standard deviation to “normalize” the data, meaning the whole range of the sample can be classified on a scale where the median value is equal to 0. Similar to the first approach, it uses extremes of data from the 0 value—usually -1.5 and 1.5—and values that fall outside that scope are classified as outliers </w:t>
      </w:r>
      <w:sdt>
        <w:sdtPr>
          <w:id w:val="-439448298"/>
          <w:citation/>
        </w:sdtPr>
        <w:sdtContent>
          <w:r w:rsidR="00AC754B" w:rsidRPr="00B90347">
            <w:fldChar w:fldCharType="begin"/>
          </w:r>
          <w:r w:rsidR="00AC754B" w:rsidRPr="00B90347">
            <w:instrText xml:space="preserve"> CITATION Had93 \l 1033 </w:instrText>
          </w:r>
          <w:r w:rsidR="00AC754B" w:rsidRPr="00B90347">
            <w:fldChar w:fldCharType="separate"/>
          </w:r>
          <w:r w:rsidR="002D1986" w:rsidRPr="00B90347">
            <w:rPr>
              <w:noProof/>
            </w:rPr>
            <w:t>(Hadi &amp; Simonoff, 1993)</w:t>
          </w:r>
          <w:r w:rsidR="00AC754B" w:rsidRPr="00B90347">
            <w:fldChar w:fldCharType="end"/>
          </w:r>
        </w:sdtContent>
      </w:sdt>
      <w:r w:rsidRPr="00B90347">
        <w:t>.</w:t>
      </w:r>
    </w:p>
    <w:p w14:paraId="45B2857E" w14:textId="7689EB9A" w:rsidR="00172CE0" w:rsidRPr="00B90347" w:rsidRDefault="00172CE0" w:rsidP="00172CE0">
      <w:r w:rsidRPr="00B90347">
        <w:lastRenderedPageBreak/>
        <w:t xml:space="preserve">One technique used for identification of patterns in time series data used mainly for signal processing is the fast Fourier transform. It speeds up convolutions in data by taking advantage of imaginary and real parts of the domain of the data and transforming time data into frequency. By applying the transform over a large enough dataset, patterns are amplified and allow for better data reasoning </w:t>
      </w:r>
      <w:sdt>
        <w:sdtPr>
          <w:id w:val="-1088925116"/>
          <w:citation/>
        </w:sdtPr>
        <w:sdtContent>
          <w:r w:rsidRPr="00B90347">
            <w:fldChar w:fldCharType="begin"/>
          </w:r>
          <w:r w:rsidRPr="00B90347">
            <w:instrText xml:space="preserve"> CITATION Mak19 \l 1033 </w:instrText>
          </w:r>
          <w:r w:rsidRPr="00B90347">
            <w:fldChar w:fldCharType="separate"/>
          </w:r>
          <w:r w:rsidR="002D1986" w:rsidRPr="00B90347">
            <w:rPr>
              <w:noProof/>
            </w:rPr>
            <w:t>(Maklin, 2019)</w:t>
          </w:r>
          <w:r w:rsidRPr="00B90347">
            <w:fldChar w:fldCharType="end"/>
          </w:r>
        </w:sdtContent>
      </w:sdt>
      <w:r w:rsidRPr="00B90347">
        <w:t xml:space="preserve">. </w:t>
      </w:r>
    </w:p>
    <w:p w14:paraId="20F004DB" w14:textId="09F96C51" w:rsidR="00172CE0" w:rsidRPr="00B90347" w:rsidRDefault="00172CE0" w:rsidP="00172CE0">
      <w:pPr>
        <w:ind w:firstLine="0"/>
        <w:rPr>
          <w:rFonts w:eastAsiaTheme="minorEastAsia"/>
          <w:iCs/>
        </w:rPr>
      </w:pPr>
      <m:oMathPara>
        <m:oMath>
          <m:r>
            <m:rPr>
              <m:sty m:val="p"/>
            </m:rPr>
            <w:rPr>
              <w:rFonts w:ascii="Cambria Math" w:hAnsi="Cambria Math"/>
            </w:rPr>
            <m:t>x</m:t>
          </m:r>
          <m:d>
            <m:dPr>
              <m:begChr m:val="["/>
              <m:endChr m:val="]"/>
              <m:ctrlPr>
                <w:rPr>
                  <w:rFonts w:ascii="Cambria Math" w:hAnsi="Cambria Math"/>
                  <w:iCs/>
                </w:rPr>
              </m:ctrlPr>
            </m:dPr>
            <m:e>
              <m:r>
                <m:rPr>
                  <m:sty m:val="p"/>
                </m:rPr>
                <w:rPr>
                  <w:rFonts w:ascii="Cambria Math" w:hAnsi="Cambria Math"/>
                </w:rPr>
                <m:t>k</m:t>
              </m:r>
            </m:e>
          </m:d>
          <m:r>
            <m:rPr>
              <m:sty m:val="p"/>
            </m:rPr>
            <w:rPr>
              <w:rFonts w:ascii="Cambria Math" w:hAnsi="Cambria Math"/>
            </w:rPr>
            <m:t xml:space="preserve">= </m:t>
          </m:r>
          <m:nary>
            <m:naryPr>
              <m:chr m:val="∑"/>
              <m:limLoc m:val="undOvr"/>
              <m:ctrlPr>
                <w:rPr>
                  <w:rFonts w:ascii="Cambria Math" w:hAnsi="Cambria Math"/>
                  <w:iCs/>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x</m:t>
              </m:r>
              <m:d>
                <m:dPr>
                  <m:begChr m:val="["/>
                  <m:endChr m:val="]"/>
                  <m:ctrlPr>
                    <w:rPr>
                      <w:rFonts w:ascii="Cambria Math" w:hAnsi="Cambria Math"/>
                      <w:iCs/>
                    </w:rPr>
                  </m:ctrlPr>
                </m:dPr>
                <m:e>
                  <m:r>
                    <m:rPr>
                      <m:sty m:val="p"/>
                    </m:rPr>
                    <w:rPr>
                      <w:rFonts w:ascii="Cambria Math" w:hAnsi="Cambria Math"/>
                    </w:rPr>
                    <m:t>n</m:t>
                  </m:r>
                </m:e>
              </m:d>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f>
                    <m:fPr>
                      <m:ctrlPr>
                        <w:rPr>
                          <w:rFonts w:ascii="Cambria Math" w:hAnsi="Cambria Math"/>
                          <w:iCs/>
                        </w:rPr>
                      </m:ctrlPr>
                    </m:fPr>
                    <m:num>
                      <m:r>
                        <m:rPr>
                          <m:sty m:val="p"/>
                        </m:rPr>
                        <w:rPr>
                          <w:rFonts w:ascii="Cambria Math" w:hAnsi="Cambria Math"/>
                        </w:rPr>
                        <m:t>j2pikn</m:t>
                      </m:r>
                    </m:num>
                    <m:den>
                      <m:r>
                        <m:rPr>
                          <m:sty m:val="p"/>
                        </m:rPr>
                        <w:rPr>
                          <w:rFonts w:ascii="Cambria Math" w:hAnsi="Cambria Math"/>
                        </w:rPr>
                        <m:t>N</m:t>
                      </m:r>
                    </m:den>
                  </m:f>
                </m:sup>
              </m:sSup>
              <m:r>
                <m:rPr>
                  <m:sty m:val="p"/>
                </m:rPr>
                <w:rPr>
                  <w:rFonts w:ascii="Cambria Math" w:hAnsi="Cambria Math"/>
                </w:rPr>
                <m:t xml:space="preserve"> </m:t>
              </m:r>
            </m:e>
          </m:nary>
        </m:oMath>
      </m:oMathPara>
    </w:p>
    <w:p w14:paraId="33920E36" w14:textId="441020C5" w:rsidR="003C5C15" w:rsidRPr="00B90347" w:rsidRDefault="00172CE0" w:rsidP="007D7F7B">
      <w:pPr>
        <w:pStyle w:val="Caption"/>
        <w:keepNext/>
      </w:pPr>
      <w:bookmarkStart w:id="2669" w:name="_Toc48363309"/>
      <w:r w:rsidRPr="00B90347">
        <w:t xml:space="preserve">Equation </w:t>
      </w:r>
      <w:r w:rsidR="00245413" w:rsidRPr="00B90347">
        <w:fldChar w:fldCharType="begin"/>
      </w:r>
      <w:r w:rsidR="00245413" w:rsidRPr="00B90347">
        <w:instrText xml:space="preserve"> SEQ Equation \* ARABIC </w:instrText>
      </w:r>
      <w:r w:rsidR="00245413" w:rsidRPr="00B90347">
        <w:fldChar w:fldCharType="separate"/>
      </w:r>
      <w:r w:rsidR="00D217F9" w:rsidRPr="00B90347">
        <w:rPr>
          <w:noProof/>
        </w:rPr>
        <w:t>21</w:t>
      </w:r>
      <w:r w:rsidR="00245413" w:rsidRPr="00B90347">
        <w:rPr>
          <w:noProof/>
        </w:rPr>
        <w:fldChar w:fldCharType="end"/>
      </w:r>
      <w:r w:rsidRPr="00B90347">
        <w:rPr>
          <w:noProof/>
        </w:rPr>
        <w:t>. Overview of fast fourier transform.</w:t>
      </w:r>
      <w:bookmarkEnd w:id="2669"/>
    </w:p>
    <w:p w14:paraId="0B1D7373" w14:textId="1BDFF386" w:rsidR="00243FA1" w:rsidRPr="00B90347" w:rsidRDefault="00243FA1" w:rsidP="00266A21">
      <w:pPr>
        <w:pStyle w:val="Heading2"/>
      </w:pPr>
      <w:bookmarkStart w:id="2670" w:name="_Toc48337923"/>
      <w:bookmarkStart w:id="2671" w:name="_Toc48363147"/>
      <w:r w:rsidRPr="00B90347">
        <w:t xml:space="preserve">Neural </w:t>
      </w:r>
      <w:commentRangeStart w:id="2672"/>
      <w:commentRangeStart w:id="2673"/>
      <w:commentRangeStart w:id="2674"/>
      <w:r w:rsidRPr="00B90347">
        <w:t>Networks</w:t>
      </w:r>
      <w:commentRangeEnd w:id="2672"/>
      <w:r w:rsidR="00A740B8" w:rsidRPr="00B90347">
        <w:rPr>
          <w:rStyle w:val="CommentReference"/>
          <w:rFonts w:eastAsiaTheme="minorHAnsi" w:cstheme="minorBidi"/>
          <w:b w:val="0"/>
          <w:smallCaps w:val="0"/>
          <w:color w:val="000000" w:themeColor="text1"/>
        </w:rPr>
        <w:commentReference w:id="2672"/>
      </w:r>
      <w:commentRangeEnd w:id="2673"/>
      <w:r w:rsidR="00C50FB6" w:rsidRPr="00B90347">
        <w:rPr>
          <w:rStyle w:val="CommentReference"/>
          <w:rFonts w:eastAsiaTheme="minorHAnsi" w:cstheme="minorBidi"/>
          <w:b w:val="0"/>
          <w:smallCaps w:val="0"/>
          <w:color w:val="000000" w:themeColor="text1"/>
        </w:rPr>
        <w:commentReference w:id="2673"/>
      </w:r>
      <w:commentRangeEnd w:id="2674"/>
      <w:r w:rsidR="00C50FB6" w:rsidRPr="00B90347">
        <w:rPr>
          <w:rStyle w:val="CommentReference"/>
          <w:rFonts w:eastAsiaTheme="minorHAnsi" w:cstheme="minorBidi"/>
          <w:b w:val="0"/>
          <w:smallCaps w:val="0"/>
          <w:color w:val="000000" w:themeColor="text1"/>
        </w:rPr>
        <w:commentReference w:id="2674"/>
      </w:r>
      <w:bookmarkEnd w:id="2670"/>
      <w:bookmarkEnd w:id="2671"/>
    </w:p>
    <w:p w14:paraId="57C040C9" w14:textId="59A315DA" w:rsidR="007D7F7B" w:rsidRPr="00B90347" w:rsidRDefault="007D7F7B" w:rsidP="006F5FBF">
      <w:r w:rsidRPr="00B90347">
        <w:t xml:space="preserve">Neural networks </w:t>
      </w:r>
      <w:r w:rsidR="00266A21" w:rsidRPr="00B90347">
        <w:t>are</w:t>
      </w:r>
      <w:r w:rsidRPr="00B90347">
        <w:t xml:space="preserve"> a biological inspired programming paradigm used for training of artificial intelligence models. Along with the concept of deep learning, it has been around since the ‘70s and has taken a large spike of interest since the ‘90s with the development of computer systems and data science. </w:t>
      </w:r>
    </w:p>
    <w:p w14:paraId="529DF334" w14:textId="2E07FC07" w:rsidR="007D7F7B" w:rsidRPr="00B90347" w:rsidRDefault="00C50FB6" w:rsidP="007D7F7B">
      <w:pPr>
        <w:keepNext/>
        <w:ind w:firstLine="0"/>
        <w:jc w:val="center"/>
      </w:pPr>
      <w:r w:rsidRPr="00B90347">
        <w:rPr>
          <w:noProof/>
        </w:rPr>
        <w:drawing>
          <wp:inline distT="0" distB="0" distL="0" distR="0" wp14:anchorId="50433773" wp14:editId="393D5028">
            <wp:extent cx="2992582"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2582" cy="1828800"/>
                    </a:xfrm>
                    <a:prstGeom prst="rect">
                      <a:avLst/>
                    </a:prstGeom>
                  </pic:spPr>
                </pic:pic>
              </a:graphicData>
            </a:graphic>
          </wp:inline>
        </w:drawing>
      </w:r>
    </w:p>
    <w:p w14:paraId="798E2B53" w14:textId="14FDA628" w:rsidR="007D7F7B" w:rsidRPr="00B90347" w:rsidRDefault="007D7F7B" w:rsidP="007D7F7B">
      <w:pPr>
        <w:pStyle w:val="Caption"/>
      </w:pPr>
      <w:bookmarkStart w:id="2675" w:name="_Toc48363238"/>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8</w:t>
      </w:r>
      <w:r w:rsidR="00245413" w:rsidRPr="00B90347">
        <w:rPr>
          <w:noProof/>
        </w:rPr>
        <w:fldChar w:fldCharType="end"/>
      </w:r>
      <w:r w:rsidRPr="00B90347">
        <w:rPr>
          <w:noProof/>
        </w:rPr>
        <w:t>. Basic concept of a neural network</w:t>
      </w:r>
      <w:r w:rsidR="00266A21" w:rsidRPr="00B90347">
        <w:rPr>
          <w:noProof/>
        </w:rPr>
        <w:t xml:space="preserve"> </w:t>
      </w:r>
      <w:sdt>
        <w:sdtPr>
          <w:rPr>
            <w:noProof/>
          </w:rPr>
          <w:id w:val="1218472363"/>
          <w:citation/>
        </w:sdtPr>
        <w:sdtContent>
          <w:r w:rsidR="00FD4997" w:rsidRPr="00B90347">
            <w:rPr>
              <w:noProof/>
            </w:rPr>
            <w:fldChar w:fldCharType="begin"/>
          </w:r>
          <w:r w:rsidR="00FD4997" w:rsidRPr="00B90347">
            <w:rPr>
              <w:noProof/>
            </w:rPr>
            <w:instrText xml:space="preserve"> CITATION Sit20 \l 1033 </w:instrText>
          </w:r>
          <w:r w:rsidR="00FD4997" w:rsidRPr="00B90347">
            <w:rPr>
              <w:noProof/>
            </w:rPr>
            <w:fldChar w:fldCharType="separate"/>
          </w:r>
          <w:r w:rsidR="002D1986" w:rsidRPr="00B90347">
            <w:rPr>
              <w:noProof/>
            </w:rPr>
            <w:t>(Sit, et al., 2020)</w:t>
          </w:r>
          <w:r w:rsidR="00FD4997" w:rsidRPr="00B90347">
            <w:rPr>
              <w:noProof/>
            </w:rPr>
            <w:fldChar w:fldCharType="end"/>
          </w:r>
        </w:sdtContent>
      </w:sdt>
      <w:bookmarkEnd w:id="2675"/>
    </w:p>
    <w:p w14:paraId="1AF1F21F" w14:textId="3FA0614B" w:rsidR="00D72897" w:rsidRPr="00B90347" w:rsidRDefault="00D72897" w:rsidP="006F5FBF">
      <w:r w:rsidRPr="00B90347">
        <w:t xml:space="preserve">The neural network model is composed by inputs, neuron layers and outputs. Different problems require a certain number of hidden layers, inputs and outputs; even option to do recursive learning from its past step. All data inputs are fed into the neurons layer, which is basically an entity that holds a function that learns from the data and determines a specific value or weight based on the concept of activation function, along with a bias. This value becomes the probability that given a </w:t>
      </w:r>
      <w:r w:rsidR="00266A21" w:rsidRPr="00B90347">
        <w:t>certain data</w:t>
      </w:r>
      <w:r w:rsidRPr="00B90347">
        <w:t xml:space="preserve"> pattern, it will return an expected output. Later the output of the neuron is weighted once again and passed to either another learning layer or the output</w:t>
      </w:r>
      <w:r w:rsidR="00266A21" w:rsidRPr="00B90347">
        <w:t xml:space="preserve"> </w:t>
      </w:r>
      <w:sdt>
        <w:sdtPr>
          <w:id w:val="1852138464"/>
          <w:citation/>
        </w:sdtPr>
        <w:sdtContent>
          <w:r w:rsidR="00266A21" w:rsidRPr="00B90347">
            <w:fldChar w:fldCharType="begin"/>
          </w:r>
          <w:r w:rsidR="00266A21" w:rsidRPr="00B90347">
            <w:instrText xml:space="preserve"> CITATION Mul18 \l 1033 </w:instrText>
          </w:r>
          <w:r w:rsidR="00266A21" w:rsidRPr="00B90347">
            <w:fldChar w:fldCharType="separate"/>
          </w:r>
          <w:r w:rsidR="002D1986" w:rsidRPr="00B90347">
            <w:rPr>
              <w:noProof/>
            </w:rPr>
            <w:t>(Muller &amp; Haberlandt, 2018)</w:t>
          </w:r>
          <w:r w:rsidR="00266A21" w:rsidRPr="00B90347">
            <w:fldChar w:fldCharType="end"/>
          </w:r>
        </w:sdtContent>
      </w:sdt>
      <w:r w:rsidRPr="00B90347">
        <w:t>. The different types of approaches, layers and activation functions depend on the type of NN model implemented. These are</w:t>
      </w:r>
      <w:r w:rsidR="00266A21" w:rsidRPr="00B90347">
        <w:t xml:space="preserve"> </w:t>
      </w:r>
      <w:sdt>
        <w:sdtPr>
          <w:id w:val="1986584822"/>
          <w:citation/>
        </w:sdtPr>
        <w:sdtContent>
          <w:r w:rsidR="00266A21" w:rsidRPr="00B90347">
            <w:fldChar w:fldCharType="begin"/>
          </w:r>
          <w:r w:rsidR="00266A21" w:rsidRPr="00B90347">
            <w:instrText xml:space="preserve"> CITATION Mal18 \l 1033 </w:instrText>
          </w:r>
          <w:r w:rsidR="00266A21" w:rsidRPr="00B90347">
            <w:fldChar w:fldCharType="separate"/>
          </w:r>
          <w:r w:rsidR="002D1986" w:rsidRPr="00B90347">
            <w:rPr>
              <w:noProof/>
            </w:rPr>
            <w:t>(Maladkar, 2018)</w:t>
          </w:r>
          <w:r w:rsidR="00266A21" w:rsidRPr="00B90347">
            <w:fldChar w:fldCharType="end"/>
          </w:r>
        </w:sdtContent>
      </w:sdt>
      <w:r w:rsidRPr="00B90347">
        <w:t>:</w:t>
      </w:r>
    </w:p>
    <w:p w14:paraId="7DBCD1E2" w14:textId="27E5F2A9" w:rsidR="00D72897" w:rsidRPr="00B90347" w:rsidRDefault="00D72897" w:rsidP="00D72897">
      <w:pPr>
        <w:pStyle w:val="ListParagraph"/>
        <w:numPr>
          <w:ilvl w:val="0"/>
          <w:numId w:val="1"/>
        </w:numPr>
      </w:pPr>
      <w:commentRangeStart w:id="2676"/>
      <w:r w:rsidRPr="00B90347">
        <w:lastRenderedPageBreak/>
        <w:t>Feed</w:t>
      </w:r>
      <w:r w:rsidR="00DB522F" w:rsidRPr="00B90347">
        <w:t>-</w:t>
      </w:r>
      <w:r w:rsidRPr="00B90347">
        <w:t>forward neural network: propagates data from inputs to outputs.</w:t>
      </w:r>
    </w:p>
    <w:p w14:paraId="3DC2F7EB" w14:textId="6F60DEFB" w:rsidR="007D7F7B" w:rsidRPr="00B90347" w:rsidRDefault="00D72897" w:rsidP="00D72897">
      <w:pPr>
        <w:pStyle w:val="ListParagraph"/>
        <w:numPr>
          <w:ilvl w:val="0"/>
          <w:numId w:val="1"/>
        </w:numPr>
      </w:pPr>
      <w:r w:rsidRPr="00B90347">
        <w:t>Radial basis function neural network: considers distance of a point respect to the center and learns from this.</w:t>
      </w:r>
    </w:p>
    <w:p w14:paraId="72573C44" w14:textId="259F72F3" w:rsidR="00D72897" w:rsidRPr="00B90347" w:rsidRDefault="00D72897" w:rsidP="00D72897">
      <w:pPr>
        <w:pStyle w:val="ListParagraph"/>
        <w:numPr>
          <w:ilvl w:val="0"/>
          <w:numId w:val="1"/>
        </w:numPr>
      </w:pPr>
      <w:r w:rsidRPr="00B90347">
        <w:t>Kohonen</w:t>
      </w:r>
      <w:r w:rsidR="00FD4997" w:rsidRPr="00B90347">
        <w:t>’s</w:t>
      </w:r>
      <w:r w:rsidRPr="00B90347">
        <w:t xml:space="preserve"> </w:t>
      </w:r>
      <w:r w:rsidR="00FD4997" w:rsidRPr="00B90347">
        <w:t>S</w:t>
      </w:r>
      <w:r w:rsidRPr="00B90347">
        <w:t>elf</w:t>
      </w:r>
      <w:r w:rsidR="00FD4997" w:rsidRPr="00B90347">
        <w:t>-</w:t>
      </w:r>
      <w:commentRangeStart w:id="2677"/>
      <w:r w:rsidRPr="00B90347">
        <w:t>organizing</w:t>
      </w:r>
      <w:commentRangeEnd w:id="2677"/>
      <w:r w:rsidR="007D1D18" w:rsidRPr="00B90347">
        <w:t xml:space="preserve"> maps</w:t>
      </w:r>
      <w:r w:rsidR="000400B1" w:rsidRPr="00B90347">
        <w:rPr>
          <w:rStyle w:val="CommentReference"/>
        </w:rPr>
        <w:commentReference w:id="2677"/>
      </w:r>
      <w:del w:id="2678" w:author="Carlos Erazo" w:date="2020-08-15T02:07:00Z">
        <w:r w:rsidR="00FD4997" w:rsidRPr="00B90347" w:rsidDel="00F90733">
          <w:delText xml:space="preserve"> map</w:delText>
        </w:r>
      </w:del>
      <w:r w:rsidRPr="00B90347">
        <w:t>: input of vectors of arbitrary dimension to discrete comprised neurons.</w:t>
      </w:r>
    </w:p>
    <w:p w14:paraId="1533BCA6" w14:textId="014CBDBB" w:rsidR="00D72897" w:rsidRPr="00B90347" w:rsidRDefault="00D72897" w:rsidP="00D72897">
      <w:pPr>
        <w:pStyle w:val="ListParagraph"/>
        <w:numPr>
          <w:ilvl w:val="0"/>
          <w:numId w:val="1"/>
        </w:numPr>
      </w:pPr>
      <w:r w:rsidRPr="00B90347">
        <w:t xml:space="preserve">Recurrent neural network: saving the output of a layer to feed them back </w:t>
      </w:r>
      <w:r w:rsidR="00266A21" w:rsidRPr="00B90347">
        <w:t>as inputs; these models have long short</w:t>
      </w:r>
      <w:r w:rsidR="00DB3208" w:rsidRPr="00B90347">
        <w:t>-</w:t>
      </w:r>
      <w:r w:rsidR="00266A21" w:rsidRPr="00B90347">
        <w:t>term memory.</w:t>
      </w:r>
    </w:p>
    <w:p w14:paraId="3E4D3E51" w14:textId="7445CBC9" w:rsidR="00266A21" w:rsidRPr="00B90347" w:rsidRDefault="00266A21" w:rsidP="00266A21">
      <w:pPr>
        <w:pStyle w:val="ListParagraph"/>
        <w:numPr>
          <w:ilvl w:val="0"/>
          <w:numId w:val="1"/>
        </w:numPr>
      </w:pPr>
      <w:r w:rsidRPr="00B90347">
        <w:t xml:space="preserve">Convolutional neural network: similar to feed forwards, the inputs are taken batch-wise allowing for </w:t>
      </w:r>
      <w:r w:rsidR="00912F17" w:rsidRPr="00B90347">
        <w:t>better image</w:t>
      </w:r>
      <w:r w:rsidRPr="00B90347">
        <w:t xml:space="preserve"> </w:t>
      </w:r>
      <w:r w:rsidR="00912F17" w:rsidRPr="00B90347">
        <w:t>recognition</w:t>
      </w:r>
      <w:r w:rsidRPr="00B90347">
        <w:t>.</w:t>
      </w:r>
      <w:commentRangeEnd w:id="2676"/>
      <w:r w:rsidR="00AE4460" w:rsidRPr="00B90347">
        <w:rPr>
          <w:rStyle w:val="CommentReference"/>
        </w:rPr>
        <w:commentReference w:id="2676"/>
      </w:r>
    </w:p>
    <w:p w14:paraId="2291C529" w14:textId="35E3F31C" w:rsidR="00243FA1" w:rsidRPr="00B90347" w:rsidRDefault="00243FA1">
      <w:r w:rsidRPr="00B90347">
        <w:t>The main constraint that the implementation of neural networ</w:t>
      </w:r>
      <w:r w:rsidR="007D7F7B" w:rsidRPr="00B90347">
        <w:t>ks lies in</w:t>
      </w:r>
      <w:r w:rsidRPr="00B90347">
        <w:t xml:space="preserve"> the amount of data that is required for training a model. This issue had been a setback in the early years of artificial intelligence. The reliability of the data used for both </w:t>
      </w:r>
      <w:r w:rsidR="007D7F7B" w:rsidRPr="00B90347">
        <w:t>input and output</w:t>
      </w:r>
      <w:r w:rsidRPr="00B90347">
        <w:t xml:space="preserve"> has a direct effect over the trained model </w:t>
      </w:r>
      <w:sdt>
        <w:sdtPr>
          <w:id w:val="1958679177"/>
          <w:citation/>
        </w:sdtPr>
        <w:sdtContent>
          <w:r w:rsidRPr="00B90347">
            <w:fldChar w:fldCharType="begin"/>
          </w:r>
          <w:r w:rsidRPr="00B90347">
            <w:instrText xml:space="preserve"> CITATION Vem93 \l 1033 </w:instrText>
          </w:r>
          <w:r w:rsidRPr="00B90347">
            <w:fldChar w:fldCharType="separate"/>
          </w:r>
          <w:r w:rsidR="002D1986" w:rsidRPr="00B90347">
            <w:rPr>
              <w:noProof/>
            </w:rPr>
            <w:t>(Vemuri, 1993)</w:t>
          </w:r>
          <w:r w:rsidRPr="00B90347">
            <w:fldChar w:fldCharType="end"/>
          </w:r>
        </w:sdtContent>
      </w:sdt>
      <w:r w:rsidRPr="00B90347">
        <w:t xml:space="preserve">. </w:t>
      </w:r>
      <w:r w:rsidR="006C016C" w:rsidRPr="00B90347">
        <w:t xml:space="preserve"> The number of training sets for both input and output of models will showcase the percentage of performance that the trained model will have over new datasets. This comes with a toll on the performance of the </w:t>
      </w:r>
      <w:r w:rsidR="00542A5C" w:rsidRPr="00B90347">
        <w:t xml:space="preserve">environment in which the model has been developed. Nowadays, with the advancements in web technologies, browser applications that are being actively maintained, the usage of a native environment is becoming less necessary. The discussion done by </w:t>
      </w:r>
      <w:sdt>
        <w:sdtPr>
          <w:id w:val="-714431154"/>
          <w:citation/>
        </w:sdtPr>
        <w:sdtContent>
          <w:r w:rsidR="00542A5C" w:rsidRPr="00B90347">
            <w:fldChar w:fldCharType="begin"/>
          </w:r>
          <w:r w:rsidR="00542A5C" w:rsidRPr="00B90347">
            <w:instrText xml:space="preserve"> CITATION MaY19 \l 1033 </w:instrText>
          </w:r>
          <w:r w:rsidR="00542A5C" w:rsidRPr="00B90347">
            <w:fldChar w:fldCharType="separate"/>
          </w:r>
          <w:r w:rsidR="002D1986" w:rsidRPr="00B90347">
            <w:rPr>
              <w:noProof/>
            </w:rPr>
            <w:t>(Ma, et al., 2019)</w:t>
          </w:r>
          <w:r w:rsidR="00542A5C" w:rsidRPr="00B90347">
            <w:fldChar w:fldCharType="end"/>
          </w:r>
        </w:sdtContent>
      </w:sdt>
      <w:r w:rsidR="00542A5C" w:rsidRPr="00B90347">
        <w:t xml:space="preserve"> showcases the capabilities </w:t>
      </w:r>
      <w:r w:rsidR="000A37EB" w:rsidRPr="00B90347">
        <w:t xml:space="preserve">of </w:t>
      </w:r>
      <w:r w:rsidR="00542A5C" w:rsidRPr="00B90347">
        <w:t xml:space="preserve">running deep learning </w:t>
      </w:r>
      <w:r w:rsidR="000A37EB" w:rsidRPr="00B90347">
        <w:t xml:space="preserve">models </w:t>
      </w:r>
      <w:r w:rsidR="00542A5C" w:rsidRPr="00B90347">
        <w:t xml:space="preserve">on the </w:t>
      </w:r>
      <w:commentRangeStart w:id="2679"/>
      <w:commentRangeStart w:id="2680"/>
      <w:commentRangeStart w:id="2681"/>
      <w:r w:rsidR="00542A5C" w:rsidRPr="00B90347">
        <w:t>browser</w:t>
      </w:r>
      <w:commentRangeEnd w:id="2679"/>
      <w:r w:rsidR="000A37EB" w:rsidRPr="00B90347">
        <w:rPr>
          <w:rStyle w:val="CommentReference"/>
        </w:rPr>
        <w:commentReference w:id="2679"/>
      </w:r>
      <w:commentRangeEnd w:id="2680"/>
      <w:r w:rsidR="00F202FA" w:rsidRPr="00B90347">
        <w:rPr>
          <w:rStyle w:val="CommentReference"/>
        </w:rPr>
        <w:commentReference w:id="2680"/>
      </w:r>
      <w:commentRangeEnd w:id="2681"/>
      <w:r w:rsidR="00F202FA" w:rsidRPr="00B90347">
        <w:rPr>
          <w:rStyle w:val="CommentReference"/>
        </w:rPr>
        <w:commentReference w:id="2681"/>
      </w:r>
      <w:r w:rsidR="00FD4997" w:rsidRPr="00B90347">
        <w:t xml:space="preserve"> such as:</w:t>
      </w:r>
    </w:p>
    <w:p w14:paraId="1F2D1E13" w14:textId="0974B820" w:rsidR="00FD4997" w:rsidRPr="00B90347" w:rsidRDefault="00FD4997" w:rsidP="00FD4997">
      <w:pPr>
        <w:pStyle w:val="ListParagraph"/>
        <w:numPr>
          <w:ilvl w:val="0"/>
          <w:numId w:val="1"/>
        </w:numPr>
      </w:pPr>
      <w:r w:rsidRPr="00B90347">
        <w:t>Train a model using the user’s resources.</w:t>
      </w:r>
    </w:p>
    <w:p w14:paraId="5BA8AD30" w14:textId="42D4898C" w:rsidR="00FD4997" w:rsidRPr="00B90347" w:rsidRDefault="00FD4997" w:rsidP="00FD4997">
      <w:pPr>
        <w:pStyle w:val="ListParagraph"/>
        <w:numPr>
          <w:ilvl w:val="0"/>
          <w:numId w:val="1"/>
        </w:numPr>
      </w:pPr>
      <w:r w:rsidRPr="00B90347">
        <w:t>Real-time training of algorithms ran on both the user resources or using external servers.</w:t>
      </w:r>
    </w:p>
    <w:p w14:paraId="28C26E67" w14:textId="161D6FDB" w:rsidR="00556C2F" w:rsidRDefault="00F202FA" w:rsidP="00D57E3F">
      <w:pPr>
        <w:pStyle w:val="ListParagraph"/>
        <w:numPr>
          <w:ilvl w:val="0"/>
          <w:numId w:val="1"/>
        </w:numPr>
        <w:rPr>
          <w:ins w:id="2682" w:author="Carlos Erazo" w:date="2020-08-15T05:08:00Z"/>
        </w:rPr>
        <w:sectPr w:rsidR="00556C2F" w:rsidSect="00AC32FC">
          <w:headerReference w:type="even" r:id="rId36"/>
          <w:headerReference w:type="default" r:id="rId37"/>
          <w:footerReference w:type="even" r:id="rId38"/>
          <w:footerReference w:type="default" r:id="rId39"/>
          <w:pgSz w:w="11906" w:h="16838" w:code="9"/>
          <w:pgMar w:top="1440" w:right="1440" w:bottom="1440" w:left="1440" w:header="720" w:footer="720" w:gutter="0"/>
          <w:cols w:space="720"/>
          <w:docGrid w:linePitch="360"/>
        </w:sectPr>
        <w:pPrChange w:id="2717" w:author="Carlos Erazo" w:date="2020-08-15T05:57:00Z">
          <w:pPr>
            <w:ind w:firstLine="0"/>
          </w:pPr>
        </w:pPrChange>
      </w:pPr>
      <w:r w:rsidRPr="00B90347">
        <w:t>Trained models can be saved as libraries and used for their final purpose</w:t>
      </w:r>
      <w:del w:id="2718" w:author="Carlos Erazo" w:date="2020-08-15T05:58:00Z">
        <w:r w:rsidRPr="00B90347" w:rsidDel="00D57E3F">
          <w:delText>.</w:delText>
        </w:r>
      </w:del>
    </w:p>
    <w:p w14:paraId="3E58EE48" w14:textId="77777777" w:rsidR="00556C2F" w:rsidRDefault="00556C2F" w:rsidP="00654C8B">
      <w:pPr>
        <w:ind w:firstLine="0"/>
        <w:rPr>
          <w:ins w:id="2719" w:author="Carlos Erazo" w:date="2020-08-15T05:08:00Z"/>
        </w:rPr>
        <w:sectPr w:rsidR="00556C2F" w:rsidSect="00AC32FC">
          <w:headerReference w:type="even" r:id="rId40"/>
          <w:footerReference w:type="even" r:id="rId41"/>
          <w:pgSz w:w="11906" w:h="16838" w:code="9"/>
          <w:pgMar w:top="1440" w:right="1440" w:bottom="1440" w:left="1440" w:header="720" w:footer="720" w:gutter="0"/>
          <w:cols w:space="720"/>
          <w:docGrid w:linePitch="360"/>
        </w:sectPr>
      </w:pPr>
    </w:p>
    <w:p w14:paraId="23D815C4" w14:textId="5899A6E5" w:rsidR="00654C8B" w:rsidRPr="00B90347" w:rsidDel="00D57E3F" w:rsidRDefault="00654C8B" w:rsidP="00654C8B">
      <w:pPr>
        <w:ind w:firstLine="0"/>
        <w:rPr>
          <w:del w:id="2722" w:author="Carlos Erazo" w:date="2020-08-15T05:58:00Z"/>
        </w:rPr>
        <w:pPrChange w:id="2723" w:author="Carlos Erazo" w:date="2020-08-15T05:08:00Z">
          <w:pPr>
            <w:pStyle w:val="ListParagraph"/>
            <w:numPr>
              <w:numId w:val="1"/>
            </w:numPr>
            <w:ind w:hanging="360"/>
          </w:pPr>
        </w:pPrChange>
      </w:pPr>
    </w:p>
    <w:p w14:paraId="15FFB964" w14:textId="041C91F2" w:rsidR="001D2A18" w:rsidRPr="00B90347" w:rsidRDefault="001D2A18" w:rsidP="001709A5">
      <w:pPr>
        <w:pStyle w:val="Heading1"/>
      </w:pPr>
      <w:bookmarkStart w:id="2724" w:name="_Toc48337924"/>
      <w:bookmarkStart w:id="2725" w:name="_Toc48363148"/>
      <w:r w:rsidRPr="00B90347">
        <w:t>Design Methodology</w:t>
      </w:r>
      <w:bookmarkEnd w:id="2724"/>
      <w:bookmarkEnd w:id="2725"/>
    </w:p>
    <w:p w14:paraId="6EAE7AB3" w14:textId="257C6A8B" w:rsidR="0001103C" w:rsidRPr="00B90347" w:rsidRDefault="0001103C" w:rsidP="00112E16">
      <w:pPr>
        <w:pStyle w:val="Heading2"/>
      </w:pPr>
      <w:bookmarkStart w:id="2726" w:name="_Toc48337925"/>
      <w:bookmarkStart w:id="2727" w:name="_Toc48363149"/>
      <w:commentRangeStart w:id="2728"/>
      <w:r w:rsidRPr="00B90347">
        <w:t>Requirements</w:t>
      </w:r>
      <w:commentRangeEnd w:id="2728"/>
      <w:r w:rsidR="00A376B2" w:rsidRPr="00B90347">
        <w:rPr>
          <w:rStyle w:val="CommentReference"/>
          <w:rFonts w:eastAsiaTheme="minorHAnsi" w:cstheme="minorBidi"/>
          <w:b w:val="0"/>
          <w:smallCaps w:val="0"/>
          <w:color w:val="000000" w:themeColor="text1"/>
        </w:rPr>
        <w:commentReference w:id="2728"/>
      </w:r>
      <w:bookmarkEnd w:id="2726"/>
      <w:bookmarkEnd w:id="2727"/>
    </w:p>
    <w:p w14:paraId="1E91AD8C" w14:textId="277C0260" w:rsidR="0001103C" w:rsidRPr="00B90347" w:rsidRDefault="002631F7">
      <w:r w:rsidRPr="00B90347">
        <w:t xml:space="preserve">A major motivation in the conception of HydroLang was to perform hydrological software tasks </w:t>
      </w:r>
      <w:r w:rsidR="00E7107D" w:rsidRPr="00B90347">
        <w:t xml:space="preserve">within the </w:t>
      </w:r>
      <w:r w:rsidRPr="00B90347">
        <w:t xml:space="preserve">client-side. </w:t>
      </w:r>
      <w:r w:rsidR="00762A77" w:rsidRPr="00B90347">
        <w:t>Main advantages of client-side execution are summarized below</w:t>
      </w:r>
      <w:r w:rsidR="00E778C4" w:rsidRPr="00B90347">
        <w:t>:</w:t>
      </w:r>
    </w:p>
    <w:p w14:paraId="002D458C" w14:textId="43A69A12" w:rsidR="00ED10CE" w:rsidRPr="00B90347" w:rsidRDefault="00ED10CE" w:rsidP="00ED10CE">
      <w:pPr>
        <w:pStyle w:val="ListParagraph"/>
        <w:numPr>
          <w:ilvl w:val="0"/>
          <w:numId w:val="1"/>
        </w:numPr>
      </w:pPr>
      <w:r w:rsidRPr="00B90347">
        <w:t>It allows for immediate interaction between the user and the</w:t>
      </w:r>
      <w:r w:rsidR="007A226C" w:rsidRPr="00B90347">
        <w:t xml:space="preserve"> framework’s</w:t>
      </w:r>
      <w:r w:rsidRPr="00B90347">
        <w:t xml:space="preserve"> functionalities. </w:t>
      </w:r>
    </w:p>
    <w:p w14:paraId="6BAEA66B" w14:textId="24EACC2F" w:rsidR="00ED10CE" w:rsidRPr="00B90347" w:rsidRDefault="00762A77" w:rsidP="00ED10CE">
      <w:pPr>
        <w:pStyle w:val="ListParagraph"/>
        <w:numPr>
          <w:ilvl w:val="0"/>
          <w:numId w:val="1"/>
        </w:numPr>
      </w:pPr>
      <w:r w:rsidRPr="00B90347">
        <w:t>By using user’s environment, a</w:t>
      </w:r>
      <w:r w:rsidR="00A911CC" w:rsidRPr="00B90347">
        <w:t xml:space="preserve"> faster execution time</w:t>
      </w:r>
      <w:r w:rsidRPr="00B90347">
        <w:t xml:space="preserve"> is achieved with</w:t>
      </w:r>
      <w:r w:rsidR="00A911CC" w:rsidRPr="00B90347">
        <w:t xml:space="preserve"> no delays </w:t>
      </w:r>
      <w:r w:rsidR="00BC7E2C" w:rsidRPr="00B90347">
        <w:t>from contacting external servers</w:t>
      </w:r>
      <w:r w:rsidRPr="00B90347">
        <w:t xml:space="preserve"> (except for data retrieval)</w:t>
      </w:r>
      <w:r w:rsidR="00E778C4" w:rsidRPr="00B90347">
        <w:t xml:space="preserve">. </w:t>
      </w:r>
    </w:p>
    <w:p w14:paraId="39DDBF7E" w14:textId="212BD15C" w:rsidR="00ED10CE" w:rsidRPr="00B90347" w:rsidRDefault="00ED10CE" w:rsidP="00ED10CE">
      <w:pPr>
        <w:pStyle w:val="ListParagraph"/>
        <w:numPr>
          <w:ilvl w:val="0"/>
          <w:numId w:val="1"/>
        </w:numPr>
      </w:pPr>
      <w:r w:rsidRPr="00B90347">
        <w:t>The current usability of web browsers improves using client-side approaches</w:t>
      </w:r>
      <w:r w:rsidR="00BC7E2C" w:rsidRPr="00B90347">
        <w:t xml:space="preserve"> and up to date with the common programming standards.</w:t>
      </w:r>
    </w:p>
    <w:p w14:paraId="4344DE52" w14:textId="6CBE1741" w:rsidR="00ED10CE" w:rsidRPr="00B90347" w:rsidRDefault="00ED10CE" w:rsidP="00ED10CE">
      <w:pPr>
        <w:pStyle w:val="ListParagraph"/>
        <w:numPr>
          <w:ilvl w:val="0"/>
          <w:numId w:val="1"/>
        </w:numPr>
      </w:pPr>
      <w:r w:rsidRPr="00B90347">
        <w:t xml:space="preserve">The code runs using the technology that the user has within </w:t>
      </w:r>
      <w:r w:rsidR="007A226C" w:rsidRPr="00B90347">
        <w:t>their</w:t>
      </w:r>
      <w:r w:rsidRPr="00B90347">
        <w:t xml:space="preserve"> environment</w:t>
      </w:r>
      <w:r w:rsidR="00BC7E2C" w:rsidRPr="00B90347">
        <w:t>, mainly using the CPU</w:t>
      </w:r>
      <w:r w:rsidR="007A226C" w:rsidRPr="00B90347">
        <w:t>. I</w:t>
      </w:r>
      <w:r w:rsidR="00BC7E2C" w:rsidRPr="00B90347">
        <w:t>f required</w:t>
      </w:r>
      <w:r w:rsidR="007A226C" w:rsidRPr="00B90347">
        <w:t>, a dedicated unit like a GPU can also be used.</w:t>
      </w:r>
    </w:p>
    <w:p w14:paraId="028EFEA7" w14:textId="46C655CE" w:rsidR="00A911CC" w:rsidRPr="00B90347" w:rsidRDefault="00DC766E" w:rsidP="00A911CC">
      <w:r w:rsidRPr="00B90347">
        <w:t>Code efficiency</w:t>
      </w:r>
      <w:r w:rsidR="00A911CC" w:rsidRPr="00B90347">
        <w:t xml:space="preserve"> depends solely on the programming approach that has been taken for a given task.</w:t>
      </w:r>
      <w:r w:rsidR="007A226C" w:rsidRPr="00B90347">
        <w:t xml:space="preserve"> T</w:t>
      </w:r>
      <w:r w:rsidR="00A911CC" w:rsidRPr="00B90347">
        <w:t xml:space="preserve">he </w:t>
      </w:r>
      <w:r w:rsidR="007A226C" w:rsidRPr="00B90347">
        <w:t xml:space="preserve">better the </w:t>
      </w:r>
      <w:r w:rsidR="00A911CC" w:rsidRPr="00B90347">
        <w:t xml:space="preserve">algorithm </w:t>
      </w:r>
      <w:r w:rsidR="00E778C4" w:rsidRPr="00B90347">
        <w:t>is</w:t>
      </w:r>
      <w:r w:rsidR="00A911CC" w:rsidRPr="00B90347">
        <w:t xml:space="preserve"> </w:t>
      </w:r>
      <w:r w:rsidR="00762A77" w:rsidRPr="00B90347">
        <w:t>written,</w:t>
      </w:r>
      <w:r w:rsidR="00A911CC" w:rsidRPr="00B90347">
        <w:t xml:space="preserve"> less dependencies between each component</w:t>
      </w:r>
      <w:r w:rsidR="007A226C" w:rsidRPr="00B90347">
        <w:t xml:space="preserve"> </w:t>
      </w:r>
      <w:r w:rsidR="00762A77" w:rsidRPr="00B90347">
        <w:t>occur</w:t>
      </w:r>
      <w:r w:rsidR="00BC7E2C" w:rsidRPr="00B90347">
        <w:t xml:space="preserve"> and </w:t>
      </w:r>
      <w:r w:rsidR="00762A77" w:rsidRPr="00B90347">
        <w:t xml:space="preserve">yielding </w:t>
      </w:r>
      <w:r w:rsidR="00BC7E2C" w:rsidRPr="00B90347">
        <w:t>better performance.</w:t>
      </w:r>
      <w:r w:rsidR="007A226C" w:rsidRPr="00B90347">
        <w:t xml:space="preserve"> A higher module cohesion is preferred, whilst modular dependency creates a code that is not easy to read, understand</w:t>
      </w:r>
      <w:r w:rsidR="003951F4" w:rsidRPr="00B90347">
        <w:t>,</w:t>
      </w:r>
      <w:r w:rsidR="007A226C" w:rsidRPr="00B90347">
        <w:t xml:space="preserve"> or upgrade.</w:t>
      </w:r>
    </w:p>
    <w:p w14:paraId="603C4B5F" w14:textId="55E37731" w:rsidR="006376B0" w:rsidRPr="00B90347" w:rsidRDefault="00E778C4" w:rsidP="00E778C4">
      <w:pPr>
        <w:ind w:firstLine="0"/>
      </w:pPr>
      <w:r w:rsidRPr="00B90347">
        <w:t xml:space="preserve">The modules in HydroLang are </w:t>
      </w:r>
      <w:r w:rsidR="00762A77" w:rsidRPr="00B90347">
        <w:t>designed to</w:t>
      </w:r>
      <w:r w:rsidRPr="00B90347">
        <w:t>:</w:t>
      </w:r>
    </w:p>
    <w:p w14:paraId="7DF31C45" w14:textId="6DA13589" w:rsidR="006376B0" w:rsidRPr="00B90347" w:rsidRDefault="006376B0" w:rsidP="006376B0">
      <w:pPr>
        <w:pStyle w:val="ListParagraph"/>
        <w:numPr>
          <w:ilvl w:val="0"/>
          <w:numId w:val="1"/>
        </w:numPr>
      </w:pPr>
      <w:r w:rsidRPr="00B90347">
        <w:t>Be</w:t>
      </w:r>
      <w:r w:rsidR="007A226C" w:rsidRPr="00B90347">
        <w:t>ing</w:t>
      </w:r>
      <w:r w:rsidRPr="00B90347">
        <w:t xml:space="preserve"> able to retrieve</w:t>
      </w:r>
      <w:r w:rsidR="007A226C" w:rsidRPr="00B90347">
        <w:t xml:space="preserve">, </w:t>
      </w:r>
      <w:r w:rsidRPr="00B90347">
        <w:t>transform</w:t>
      </w:r>
      <w:r w:rsidR="003951F4" w:rsidRPr="00B90347">
        <w:t>,</w:t>
      </w:r>
      <w:r w:rsidR="007A226C" w:rsidRPr="00B90347">
        <w:t xml:space="preserve"> and upload</w:t>
      </w:r>
      <w:r w:rsidRPr="00B90347">
        <w:t xml:space="preserve"> </w:t>
      </w:r>
      <w:r w:rsidR="00BC7E2C" w:rsidRPr="00B90347">
        <w:t>data in several formats</w:t>
      </w:r>
      <w:r w:rsidR="00FF192F" w:rsidRPr="00B90347">
        <w:t xml:space="preserve"> </w:t>
      </w:r>
      <w:r w:rsidR="00BC7E2C" w:rsidRPr="00B90347">
        <w:t>from external sources</w:t>
      </w:r>
      <w:r w:rsidR="007A226C" w:rsidRPr="00B90347">
        <w:t xml:space="preserve"> or local storage</w:t>
      </w:r>
      <w:r w:rsidR="00E34CB6" w:rsidRPr="00B90347">
        <w:t xml:space="preserve"> to be used on the framework</w:t>
      </w:r>
      <w:r w:rsidR="00BC7E2C" w:rsidRPr="00B90347">
        <w:t>.</w:t>
      </w:r>
    </w:p>
    <w:p w14:paraId="070FD398" w14:textId="6FE07E42" w:rsidR="006376B0" w:rsidRPr="00B90347" w:rsidRDefault="00E778C4" w:rsidP="006376B0">
      <w:pPr>
        <w:pStyle w:val="ListParagraph"/>
        <w:numPr>
          <w:ilvl w:val="0"/>
          <w:numId w:val="1"/>
        </w:numPr>
      </w:pPr>
      <w:r w:rsidRPr="00B90347">
        <w:t>Perform data comprehension</w:t>
      </w:r>
      <w:r w:rsidR="00FF192F" w:rsidRPr="00B90347">
        <w:t xml:space="preserve"> using relevant statistical metrics to assess </w:t>
      </w:r>
      <w:r w:rsidR="0004502B" w:rsidRPr="00B90347">
        <w:t>the reliability</w:t>
      </w:r>
      <w:r w:rsidR="00FF192F" w:rsidRPr="00B90347">
        <w:t xml:space="preserve"> of the data and conclude if any further actions are required.</w:t>
      </w:r>
    </w:p>
    <w:p w14:paraId="209EB47B" w14:textId="77777777" w:rsidR="00556C2F" w:rsidRDefault="00E778C4" w:rsidP="006376B0">
      <w:pPr>
        <w:pStyle w:val="ListParagraph"/>
        <w:numPr>
          <w:ilvl w:val="0"/>
          <w:numId w:val="1"/>
        </w:numPr>
        <w:rPr>
          <w:ins w:id="2729" w:author="Carlos Erazo" w:date="2020-08-15T05:09:00Z"/>
        </w:rPr>
        <w:sectPr w:rsidR="00556C2F" w:rsidSect="00AC32FC">
          <w:headerReference w:type="default" r:id="rId42"/>
          <w:footerReference w:type="default" r:id="rId43"/>
          <w:pgSz w:w="11906" w:h="16838" w:code="9"/>
          <w:pgMar w:top="1440" w:right="1440" w:bottom="1440" w:left="1440" w:header="720" w:footer="720" w:gutter="0"/>
          <w:cols w:space="720"/>
          <w:docGrid w:linePitch="360"/>
        </w:sectPr>
      </w:pPr>
      <w:r w:rsidRPr="00B90347">
        <w:t>Provide a</w:t>
      </w:r>
      <w:r w:rsidR="007A226C" w:rsidRPr="00B90347">
        <w:t xml:space="preserve"> robust scheme for the study of precipitation events, with the final task of delivering measurable metrics that can be used</w:t>
      </w:r>
      <w:r w:rsidRPr="00B90347">
        <w:t xml:space="preserve"> for other purposes</w:t>
      </w:r>
      <w:del w:id="2743" w:author="Carlos Erazo" w:date="2020-08-15T05:09:00Z">
        <w:r w:rsidR="007A226C" w:rsidRPr="00B90347" w:rsidDel="00556C2F">
          <w:delText>.</w:delText>
        </w:r>
      </w:del>
    </w:p>
    <w:p w14:paraId="5C5D5C6D" w14:textId="7A0BB7FE" w:rsidR="00FF192F" w:rsidRPr="00B90347" w:rsidDel="00BA4536" w:rsidRDefault="00FF192F" w:rsidP="00556C2F">
      <w:pPr>
        <w:ind w:firstLine="0"/>
        <w:rPr>
          <w:del w:id="2744" w:author="Carlos Erazo" w:date="2020-08-15T05:13:00Z"/>
        </w:rPr>
        <w:pPrChange w:id="2745" w:author="Carlos Erazo" w:date="2020-08-15T05:09:00Z">
          <w:pPr>
            <w:pStyle w:val="ListParagraph"/>
            <w:numPr>
              <w:numId w:val="1"/>
            </w:numPr>
            <w:ind w:hanging="360"/>
          </w:pPr>
        </w:pPrChange>
      </w:pPr>
    </w:p>
    <w:p w14:paraId="302DA02E" w14:textId="0A9AE0B7" w:rsidR="00DC766E" w:rsidRPr="00B90347" w:rsidRDefault="00DC766E" w:rsidP="006376B0">
      <w:pPr>
        <w:pStyle w:val="ListParagraph"/>
        <w:numPr>
          <w:ilvl w:val="0"/>
          <w:numId w:val="1"/>
        </w:numPr>
      </w:pPr>
      <w:r w:rsidRPr="00B90347">
        <w:t>Being able to create a simple neural network model</w:t>
      </w:r>
      <w:r w:rsidR="00762A77" w:rsidRPr="00B90347">
        <w:t>s</w:t>
      </w:r>
      <w:r w:rsidRPr="00B90347">
        <w:t xml:space="preserve"> and develop, train</w:t>
      </w:r>
      <w:r w:rsidR="003951F4" w:rsidRPr="00B90347">
        <w:t>,</w:t>
      </w:r>
      <w:r w:rsidRPr="00B90347">
        <w:t xml:space="preserve"> and use models on the browser.</w:t>
      </w:r>
    </w:p>
    <w:p w14:paraId="79F01F19" w14:textId="3522D640" w:rsidR="00FF192F" w:rsidRPr="00B90347" w:rsidRDefault="00FF192F" w:rsidP="00FF192F">
      <w:pPr>
        <w:pStyle w:val="ListParagraph"/>
        <w:numPr>
          <w:ilvl w:val="0"/>
          <w:numId w:val="1"/>
        </w:numPr>
      </w:pPr>
      <w:r w:rsidRPr="00B90347">
        <w:t>Visualiz</w:t>
      </w:r>
      <w:r w:rsidR="00D81E5E" w:rsidRPr="00B90347">
        <w:t>e</w:t>
      </w:r>
      <w:r w:rsidRPr="00B90347">
        <w:t xml:space="preserve"> map</w:t>
      </w:r>
      <w:r w:rsidR="00762A77" w:rsidRPr="00B90347">
        <w:t>s and charts of</w:t>
      </w:r>
      <w:r w:rsidRPr="00B90347">
        <w:t xml:space="preserve"> </w:t>
      </w:r>
      <w:r w:rsidR="00BC7E2C" w:rsidRPr="00B90347">
        <w:t xml:space="preserve">data </w:t>
      </w:r>
      <w:r w:rsidRPr="00B90347">
        <w:t xml:space="preserve">so that </w:t>
      </w:r>
      <w:r w:rsidR="00762A77" w:rsidRPr="00B90347">
        <w:t xml:space="preserve">the </w:t>
      </w:r>
      <w:r w:rsidRPr="00B90347">
        <w:t xml:space="preserve">user can have a clearer image of what has been achieved through the </w:t>
      </w:r>
      <w:r w:rsidR="007A226C" w:rsidRPr="00B90347">
        <w:t>framework</w:t>
      </w:r>
      <w:r w:rsidR="00762A77" w:rsidRPr="00B90347">
        <w:t>,</w:t>
      </w:r>
      <w:r w:rsidR="00BC7E2C" w:rsidRPr="00B90347">
        <w:t xml:space="preserve"> or from external files</w:t>
      </w:r>
      <w:r w:rsidR="00762A77" w:rsidRPr="00B90347">
        <w:t>.</w:t>
      </w:r>
    </w:p>
    <w:p w14:paraId="54125E94" w14:textId="058B3D82" w:rsidR="0001103C" w:rsidRPr="00B90347" w:rsidRDefault="0001103C" w:rsidP="00734CEC">
      <w:pPr>
        <w:pStyle w:val="Heading2"/>
      </w:pPr>
      <w:bookmarkStart w:id="2746" w:name="_Toc48337926"/>
      <w:bookmarkStart w:id="2747" w:name="_Toc48363150"/>
      <w:r w:rsidRPr="00B90347">
        <w:t>Architecture</w:t>
      </w:r>
      <w:bookmarkEnd w:id="2746"/>
      <w:bookmarkEnd w:id="2747"/>
    </w:p>
    <w:p w14:paraId="50BB92C2" w14:textId="2F7CCD5A" w:rsidR="00DE110B" w:rsidRPr="00B90347" w:rsidRDefault="002E154E">
      <w:r w:rsidRPr="00B90347">
        <w:t>Using a library-oriented</w:t>
      </w:r>
      <w:r w:rsidR="00092366" w:rsidRPr="00B90347">
        <w:t xml:space="preserve"> microservice</w:t>
      </w:r>
      <w:r w:rsidRPr="00B90347">
        <w:t xml:space="preserve"> architecture</w:t>
      </w:r>
      <w:r w:rsidR="00092366" w:rsidRPr="00B90347">
        <w:t xml:space="preserve"> </w:t>
      </w:r>
      <w:sdt>
        <w:sdtPr>
          <w:id w:val="1044874899"/>
          <w:citation/>
        </w:sdtPr>
        <w:sdtContent>
          <w:r w:rsidR="00092366" w:rsidRPr="00B90347">
            <w:fldChar w:fldCharType="begin"/>
          </w:r>
          <w:r w:rsidR="00092366" w:rsidRPr="00B90347">
            <w:instrText xml:space="preserve"> CITATION Nad16 \l 1033 </w:instrText>
          </w:r>
          <w:r w:rsidR="00092366" w:rsidRPr="00B90347">
            <w:fldChar w:fldCharType="separate"/>
          </w:r>
          <w:r w:rsidR="002D1986" w:rsidRPr="00B90347">
            <w:rPr>
              <w:noProof/>
            </w:rPr>
            <w:t>(Nadareishvili, et al., 2016)</w:t>
          </w:r>
          <w:r w:rsidR="00092366" w:rsidRPr="00B90347">
            <w:fldChar w:fldCharType="end"/>
          </w:r>
        </w:sdtContent>
      </w:sdt>
      <w:r w:rsidRPr="00B90347">
        <w:t>,</w:t>
      </w:r>
      <w:r w:rsidR="00036615" w:rsidRPr="00B90347">
        <w:t xml:space="preserve"> Hydro</w:t>
      </w:r>
      <w:r w:rsidR="00E778C4" w:rsidRPr="00B90347">
        <w:t>L</w:t>
      </w:r>
      <w:r w:rsidR="00036615" w:rsidRPr="00B90347">
        <w:t xml:space="preserve">ang </w:t>
      </w:r>
      <w:r w:rsidRPr="00B90347">
        <w:t>has been developed to explo</w:t>
      </w:r>
      <w:r w:rsidR="00A911CC" w:rsidRPr="00B90347">
        <w:t>r</w:t>
      </w:r>
      <w:r w:rsidRPr="00B90347">
        <w:t xml:space="preserve">e the functionalities that the dynamic coding style of </w:t>
      </w:r>
      <w:r w:rsidR="009D0F07" w:rsidRPr="00B90347">
        <w:t>JavaScript</w:t>
      </w:r>
      <w:r w:rsidRPr="00B90347">
        <w:t xml:space="preserve"> </w:t>
      </w:r>
      <w:r w:rsidR="00931A6C" w:rsidRPr="00B90347">
        <w:t>has</w:t>
      </w:r>
      <w:r w:rsidR="00897E0C" w:rsidRPr="00B90347">
        <w:t>, considering the</w:t>
      </w:r>
      <w:r w:rsidRPr="00B90347">
        <w:t xml:space="preserve"> principles and methodologies of reusable software libraries. By establishing the latter, functions are accessed using </w:t>
      </w:r>
      <w:r w:rsidR="002264EF" w:rsidRPr="00B90347">
        <w:t>instantiation</w:t>
      </w:r>
      <w:r w:rsidRPr="00B90347">
        <w:t xml:space="preserve"> from classes</w:t>
      </w:r>
      <w:r w:rsidR="001E7325" w:rsidRPr="00B90347">
        <w:t xml:space="preserve"> and export functions</w:t>
      </w:r>
      <w:r w:rsidRPr="00B90347">
        <w:t xml:space="preserve"> as established on ECMAScript 6, in which the syntactic sugar has been reduced </w:t>
      </w:r>
      <w:r w:rsidR="004A4159" w:rsidRPr="00B90347">
        <w:t xml:space="preserve">to </w:t>
      </w:r>
      <w:r w:rsidRPr="00B90347">
        <w:t>chainage</w:t>
      </w:r>
      <w:r w:rsidR="004A4159" w:rsidRPr="00B90347">
        <w:t>,</w:t>
      </w:r>
      <w:r w:rsidRPr="00B90347">
        <w:t xml:space="preserve"> achieved through the usage of basic dot notation </w:t>
      </w:r>
      <w:sdt>
        <w:sdtPr>
          <w:id w:val="-77293898"/>
          <w:citation/>
        </w:sdtPr>
        <w:sdtContent>
          <w:r w:rsidRPr="00B90347">
            <w:fldChar w:fldCharType="begin"/>
          </w:r>
          <w:r w:rsidRPr="00B90347">
            <w:instrText xml:space="preserve"> CITATION Eng17 \l 1033 </w:instrText>
          </w:r>
          <w:r w:rsidRPr="00B90347">
            <w:fldChar w:fldCharType="separate"/>
          </w:r>
          <w:r w:rsidR="002D1986" w:rsidRPr="00B90347">
            <w:rPr>
              <w:noProof/>
            </w:rPr>
            <w:t>(Engelschall, 2017)</w:t>
          </w:r>
          <w:r w:rsidRPr="00B90347">
            <w:fldChar w:fldCharType="end"/>
          </w:r>
        </w:sdtContent>
      </w:sdt>
      <w:r w:rsidR="00036615" w:rsidRPr="00B90347">
        <w:t xml:space="preserve">. </w:t>
      </w:r>
      <w:r w:rsidR="00797CFF" w:rsidRPr="00B90347">
        <w:t>A</w:t>
      </w:r>
      <w:r w:rsidR="00CA2A45" w:rsidRPr="00B90347">
        <w:t xml:space="preserve"> decision was made to work within the library creating code wrapping of objects to access the functionalities on lower levels. </w:t>
      </w:r>
    </w:p>
    <w:p w14:paraId="5CE6D026" w14:textId="2C481BA6" w:rsidR="00CA2A45" w:rsidRPr="00B90347" w:rsidRDefault="006E1FFA">
      <w:r w:rsidRPr="00B90347">
        <w:t>A</w:t>
      </w:r>
      <w:r w:rsidR="00CA2A45" w:rsidRPr="00B90347">
        <w:t xml:space="preserve"> modular approach</w:t>
      </w:r>
      <w:r w:rsidRPr="00B90347">
        <w:t xml:space="preserve"> was then </w:t>
      </w:r>
      <w:r w:rsidR="00797CFF" w:rsidRPr="00B90347">
        <w:t>adopted</w:t>
      </w:r>
      <w:r w:rsidR="00CA2A45" w:rsidRPr="00B90347">
        <w:t xml:space="preserve"> </w:t>
      </w:r>
      <w:r w:rsidR="00B546C5" w:rsidRPr="00B90347">
        <w:t>that</w:t>
      </w:r>
      <w:r w:rsidR="00115B3B" w:rsidRPr="00B90347">
        <w:t xml:space="preserve"> allows for the protection of the execution context of the given modules</w:t>
      </w:r>
      <w:r w:rsidRPr="00B90347">
        <w:t xml:space="preserve"> </w:t>
      </w:r>
      <w:r w:rsidR="00B546C5" w:rsidRPr="00B90347">
        <w:t>while</w:t>
      </w:r>
      <w:r w:rsidRPr="00B90347">
        <w:t xml:space="preserve"> enabl</w:t>
      </w:r>
      <w:r w:rsidR="00B546C5" w:rsidRPr="00B90347">
        <w:t>ing</w:t>
      </w:r>
      <w:r w:rsidRPr="00B90347">
        <w:t xml:space="preserve"> </w:t>
      </w:r>
      <w:r w:rsidR="00762A77" w:rsidRPr="00B90347">
        <w:t>the</w:t>
      </w:r>
      <w:r w:rsidRPr="00B90347">
        <w:t xml:space="preserve"> usage of lower</w:t>
      </w:r>
      <w:r w:rsidR="003951F4" w:rsidRPr="00B90347">
        <w:t>-</w:t>
      </w:r>
      <w:r w:rsidRPr="00B90347">
        <w:t>level functions</w:t>
      </w:r>
      <w:r w:rsidR="00115B3B" w:rsidRPr="00B90347">
        <w:t>. In general, the following is the modular tree which the library follows:</w:t>
      </w:r>
    </w:p>
    <w:p w14:paraId="4708493D" w14:textId="52E6A7D5" w:rsidR="000A5DF5" w:rsidRPr="00B90347" w:rsidRDefault="002264EF" w:rsidP="004C6F2D">
      <w:pPr>
        <w:pStyle w:val="ListParagraph"/>
        <w:numPr>
          <w:ilvl w:val="0"/>
          <w:numId w:val="1"/>
        </w:numPr>
      </w:pPr>
      <w:r w:rsidRPr="00B90347">
        <w:t>Instantiation</w:t>
      </w:r>
      <w:r w:rsidR="000A5DF5" w:rsidRPr="00B90347">
        <w:t xml:space="preserve"> from classes, instead of </w:t>
      </w:r>
      <w:r w:rsidRPr="00B90347">
        <w:t>inheriting class properties.</w:t>
      </w:r>
    </w:p>
    <w:p w14:paraId="14E69D30" w14:textId="2C9E85D6" w:rsidR="00092366" w:rsidRPr="00B90347" w:rsidRDefault="00DE110B" w:rsidP="006E1FFA">
      <w:pPr>
        <w:pStyle w:val="ListParagraph"/>
        <w:numPr>
          <w:ilvl w:val="0"/>
          <w:numId w:val="1"/>
        </w:numPr>
      </w:pPr>
      <w:r w:rsidRPr="00B90347">
        <w:t xml:space="preserve">The arguments of all the functionalities in each module </w:t>
      </w:r>
      <w:r w:rsidR="00092366" w:rsidRPr="00B90347">
        <w:t>are</w:t>
      </w:r>
      <w:r w:rsidR="00650163" w:rsidRPr="00B90347">
        <w:t xml:space="preserve"> </w:t>
      </w:r>
      <w:r w:rsidR="00931A6C" w:rsidRPr="00B90347">
        <w:t>objects or arrays. T</w:t>
      </w:r>
      <w:r w:rsidRPr="00B90347">
        <w:t>he objects change depending on the type of functionality</w:t>
      </w:r>
      <w:r w:rsidR="00092366" w:rsidRPr="00B90347">
        <w:t>.</w:t>
      </w:r>
    </w:p>
    <w:p w14:paraId="2E79779E" w14:textId="0CBE3FAA" w:rsidR="000465D2" w:rsidRPr="00B90347" w:rsidRDefault="000465D2" w:rsidP="000465D2">
      <w:r w:rsidRPr="00B90347">
        <w:t xml:space="preserve">The functions defined inside a module are exported through </w:t>
      </w:r>
      <w:r w:rsidR="00340368" w:rsidRPr="00B90347">
        <w:t>an import/export</w:t>
      </w:r>
      <w:r w:rsidR="003D66EE" w:rsidRPr="00B90347">
        <w:t xml:space="preserve"> file</w:t>
      </w:r>
      <w:r w:rsidRPr="00B90347">
        <w:t xml:space="preserve">. </w:t>
      </w:r>
      <w:r w:rsidR="00340368" w:rsidRPr="00B90347">
        <w:t>This is called the core of the library</w:t>
      </w:r>
      <w:r w:rsidR="005C587F" w:rsidRPr="00B90347">
        <w:t xml:space="preserve">, </w:t>
      </w:r>
      <w:r w:rsidR="00340368" w:rsidRPr="00B90347">
        <w:t xml:space="preserve">which just extends the usage of each module. </w:t>
      </w:r>
      <w:r w:rsidR="003D66EE" w:rsidRPr="00B90347">
        <w:t>Finally,</w:t>
      </w:r>
      <w:r w:rsidR="005C587F" w:rsidRPr="00B90347">
        <w:t xml:space="preserve"> within </w:t>
      </w:r>
      <w:r w:rsidR="003D66EE" w:rsidRPr="00B90347">
        <w:t>the Hydro</w:t>
      </w:r>
      <w:r w:rsidR="00E778C4" w:rsidRPr="00B90347">
        <w:t>L</w:t>
      </w:r>
      <w:r w:rsidR="003D66EE" w:rsidRPr="00B90347">
        <w:t>ang class</w:t>
      </w:r>
      <w:r w:rsidR="004A4159" w:rsidRPr="00B90347">
        <w:t xml:space="preserve">, the core </w:t>
      </w:r>
      <w:r w:rsidR="005C587F" w:rsidRPr="00B90347">
        <w:t xml:space="preserve">is imported and used within the </w:t>
      </w:r>
      <w:r w:rsidR="004A4159" w:rsidRPr="00B90347">
        <w:t>class constructor</w:t>
      </w:r>
      <w:r w:rsidR="003D66EE" w:rsidRPr="00B90347">
        <w:t xml:space="preserve"> </w:t>
      </w:r>
      <w:r w:rsidR="005C587F" w:rsidRPr="00B90347">
        <w:t>to create Hydro</w:t>
      </w:r>
      <w:r w:rsidR="00E778C4" w:rsidRPr="00B90347">
        <w:t>L</w:t>
      </w:r>
      <w:r w:rsidR="005C587F" w:rsidRPr="00B90347">
        <w:t>ang as an object with the modules being its keys.</w:t>
      </w:r>
    </w:p>
    <w:p w14:paraId="693D40C0" w14:textId="0366A2D1" w:rsidR="00762A77" w:rsidRPr="00B90347" w:rsidRDefault="00092366" w:rsidP="006F5FBF">
      <w:pPr>
        <w:sectPr w:rsidR="00762A77" w:rsidRPr="00B90347" w:rsidSect="00AC32FC">
          <w:headerReference w:type="even" r:id="rId44"/>
          <w:footerReference w:type="even" r:id="rId45"/>
          <w:pgSz w:w="11906" w:h="16838" w:code="9"/>
          <w:pgMar w:top="1440" w:right="1440" w:bottom="1440" w:left="1440" w:header="720" w:footer="720" w:gutter="0"/>
          <w:cols w:space="720"/>
          <w:docGrid w:linePitch="360"/>
        </w:sectPr>
      </w:pPr>
      <w:r w:rsidRPr="00B90347">
        <w:t>The latter approach has made of Hydro</w:t>
      </w:r>
      <w:r w:rsidR="00E778C4" w:rsidRPr="00B90347">
        <w:t>L</w:t>
      </w:r>
      <w:r w:rsidRPr="00B90347">
        <w:t>ang an extendable, maintainable</w:t>
      </w:r>
      <w:r w:rsidR="003951F4" w:rsidRPr="00B90347">
        <w:t>,</w:t>
      </w:r>
      <w:r w:rsidRPr="00B90347">
        <w:t xml:space="preserve"> and modular software in w</w:t>
      </w:r>
      <w:r w:rsidR="002264EF" w:rsidRPr="00B90347">
        <w:t>ith</w:t>
      </w:r>
      <w:r w:rsidRPr="00B90347">
        <w:t xml:space="preserve"> low tolerances</w:t>
      </w:r>
      <w:r w:rsidR="002264EF" w:rsidRPr="00B90347">
        <w:t xml:space="preserve"> and high </w:t>
      </w:r>
      <w:r w:rsidR="00631FDE" w:rsidRPr="00B90347">
        <w:t>performance and</w:t>
      </w:r>
      <w:r w:rsidRPr="00B90347">
        <w:t xml:space="preserve"> become</w:t>
      </w:r>
      <w:r w:rsidR="003951F4" w:rsidRPr="00B90347">
        <w:t>s</w:t>
      </w:r>
      <w:r w:rsidRPr="00B90347">
        <w:t xml:space="preserve"> scalable and usable for </w:t>
      </w:r>
      <w:r w:rsidR="00631FDE" w:rsidRPr="00B90347">
        <w:t>community-based</w:t>
      </w:r>
      <w:r w:rsidRPr="00B90347">
        <w:t xml:space="preserve"> </w:t>
      </w:r>
      <w:r w:rsidR="002264EF" w:rsidRPr="00B90347">
        <w:t xml:space="preserve">usage. The </w:t>
      </w:r>
      <w:r w:rsidR="00631FDE" w:rsidRPr="00B90347">
        <w:t>framework was developed using pure JavaScript with the help of external libraries. Although frameworks for front-end development could have been used, the idea that the software requires an up-to-date browser</w:t>
      </w:r>
      <w:r w:rsidR="00256FE6" w:rsidRPr="00B90347">
        <w:t>, with no need f</w:t>
      </w:r>
      <w:r w:rsidR="003951F4" w:rsidRPr="00B90347">
        <w:t>or</w:t>
      </w:r>
      <w:r w:rsidR="00256FE6" w:rsidRPr="00B90347">
        <w:t xml:space="preserve"> further installations</w:t>
      </w:r>
      <w:r w:rsidR="00762A77" w:rsidRPr="00B90347">
        <w:t xml:space="preserve"> was desirable</w:t>
      </w:r>
      <w:r w:rsidR="00256FE6" w:rsidRPr="00B90347">
        <w:t>.</w:t>
      </w:r>
    </w:p>
    <w:p w14:paraId="36B2722D" w14:textId="77777777" w:rsidR="007E3B77" w:rsidRPr="00B90347" w:rsidRDefault="007E3B77" w:rsidP="006F5FBF">
      <w:pPr>
        <w:keepNext/>
        <w:tabs>
          <w:tab w:val="left" w:pos="1020"/>
        </w:tabs>
        <w:spacing w:before="0" w:after="160" w:line="259" w:lineRule="auto"/>
        <w:ind w:firstLine="0"/>
      </w:pPr>
      <w:r w:rsidRPr="00B90347">
        <w:rPr>
          <w:noProof/>
        </w:rPr>
        <w:lastRenderedPageBreak/>
        <w:drawing>
          <wp:inline distT="0" distB="0" distL="0" distR="0" wp14:anchorId="1B869ABA" wp14:editId="5A2471AE">
            <wp:extent cx="9057314" cy="54132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rotWithShape="1">
                    <a:blip r:embed="rId46" cstate="print">
                      <a:extLst>
                        <a:ext uri="{28A0092B-C50C-407E-A947-70E740481C1C}">
                          <a14:useLocalDpi xmlns:a14="http://schemas.microsoft.com/office/drawing/2010/main" val="0"/>
                        </a:ext>
                      </a:extLst>
                    </a:blip>
                    <a:srcRect b="8920"/>
                    <a:stretch/>
                  </pic:blipFill>
                  <pic:spPr bwMode="auto">
                    <a:xfrm>
                      <a:off x="0" y="0"/>
                      <a:ext cx="9083733" cy="5429037"/>
                    </a:xfrm>
                    <a:prstGeom prst="rect">
                      <a:avLst/>
                    </a:prstGeom>
                    <a:ln>
                      <a:noFill/>
                    </a:ln>
                    <a:extLst>
                      <a:ext uri="{53640926-AAD7-44D8-BBD7-CCE9431645EC}">
                        <a14:shadowObscured xmlns:a14="http://schemas.microsoft.com/office/drawing/2010/main"/>
                      </a:ext>
                    </a:extLst>
                  </pic:spPr>
                </pic:pic>
              </a:graphicData>
            </a:graphic>
          </wp:inline>
        </w:drawing>
      </w:r>
    </w:p>
    <w:p w14:paraId="3F92554D" w14:textId="112B501C" w:rsidR="00762A77" w:rsidRPr="00B90347" w:rsidRDefault="007E3B77" w:rsidP="006F5FBF">
      <w:pPr>
        <w:pStyle w:val="Caption"/>
      </w:pPr>
      <w:bookmarkStart w:id="2764" w:name="_Toc48363239"/>
      <w:r w:rsidRPr="00B90347">
        <w:t xml:space="preserve">Figure </w:t>
      </w:r>
      <w:r w:rsidRPr="00B90347">
        <w:fldChar w:fldCharType="begin"/>
      </w:r>
      <w:r w:rsidRPr="00B90347">
        <w:instrText xml:space="preserve"> SEQ Figure \* ARABIC </w:instrText>
      </w:r>
      <w:r w:rsidRPr="00B90347">
        <w:fldChar w:fldCharType="separate"/>
      </w:r>
      <w:r w:rsidRPr="00B90347">
        <w:rPr>
          <w:noProof/>
        </w:rPr>
        <w:t>8</w:t>
      </w:r>
      <w:r w:rsidRPr="00B90347">
        <w:fldChar w:fldCharType="end"/>
      </w:r>
      <w:r w:rsidRPr="00B90347">
        <w:rPr>
          <w:noProof/>
        </w:rPr>
        <w:t>. HydroLang’s architecture.</w:t>
      </w:r>
      <w:bookmarkEnd w:id="2764"/>
    </w:p>
    <w:p w14:paraId="6893A67B" w14:textId="655D18E5" w:rsidR="00984406" w:rsidRPr="00B90347" w:rsidRDefault="00984406" w:rsidP="006F5FBF">
      <w:pPr>
        <w:tabs>
          <w:tab w:val="left" w:pos="1020"/>
        </w:tabs>
        <w:sectPr w:rsidR="00984406" w:rsidRPr="00B90347" w:rsidSect="00AC32FC">
          <w:headerReference w:type="default" r:id="rId47"/>
          <w:footerReference w:type="default" r:id="rId48"/>
          <w:pgSz w:w="16838" w:h="11906" w:orient="landscape" w:code="9"/>
          <w:pgMar w:top="1440" w:right="1440" w:bottom="1440" w:left="1440" w:header="720" w:footer="720" w:gutter="0"/>
          <w:cols w:space="720"/>
          <w:docGrid w:linePitch="360"/>
        </w:sectPr>
      </w:pPr>
    </w:p>
    <w:p w14:paraId="3DA9F960" w14:textId="53349330" w:rsidR="00036615" w:rsidRPr="00B90347" w:rsidRDefault="00036615" w:rsidP="00112E16">
      <w:pPr>
        <w:pStyle w:val="Heading2"/>
      </w:pPr>
      <w:bookmarkStart w:id="2786" w:name="_Toc48337927"/>
      <w:bookmarkStart w:id="2787" w:name="_Toc48363151"/>
      <w:r w:rsidRPr="00B90347">
        <w:lastRenderedPageBreak/>
        <w:t>External libraries</w:t>
      </w:r>
      <w:bookmarkEnd w:id="2786"/>
      <w:bookmarkEnd w:id="2787"/>
    </w:p>
    <w:p w14:paraId="2D4E5818" w14:textId="0FE0B3B5" w:rsidR="00036615" w:rsidRPr="00B90347" w:rsidRDefault="000B74B6">
      <w:r w:rsidRPr="00B90347">
        <w:t>To achieve a cleaner, concise</w:t>
      </w:r>
      <w:r w:rsidR="003951F4" w:rsidRPr="00B90347">
        <w:t>,</w:t>
      </w:r>
      <w:r w:rsidRPr="00B90347">
        <w:t xml:space="preserve"> and version compliant code</w:t>
      </w:r>
      <w:r w:rsidR="00036615" w:rsidRPr="00B90347">
        <w:t>, different libraries have been used</w:t>
      </w:r>
      <w:r w:rsidR="00650163" w:rsidRPr="00B90347">
        <w:t xml:space="preserve"> within the framework to create new modules or components. </w:t>
      </w:r>
      <w:r w:rsidRPr="00B90347">
        <w:t xml:space="preserve">The libraries that have been </w:t>
      </w:r>
      <w:r w:rsidR="005A6D7A" w:rsidRPr="00B90347">
        <w:t xml:space="preserve">used </w:t>
      </w:r>
      <w:r w:rsidR="00631FDE" w:rsidRPr="00B90347">
        <w:t>are</w:t>
      </w:r>
      <w:r w:rsidR="00256FE6" w:rsidRPr="00B90347">
        <w:t xml:space="preserve"> </w:t>
      </w:r>
      <w:r w:rsidR="005A6D7A" w:rsidRPr="00B90347">
        <w:t>(but not limited to)</w:t>
      </w:r>
      <w:r w:rsidR="00DD1E25" w:rsidRPr="00B90347">
        <w:t>:</w:t>
      </w:r>
    </w:p>
    <w:p w14:paraId="2825251E" w14:textId="61535700" w:rsidR="00036615" w:rsidRPr="00B90347" w:rsidRDefault="00036615" w:rsidP="00036615">
      <w:pPr>
        <w:pStyle w:val="ListParagraph"/>
        <w:numPr>
          <w:ilvl w:val="0"/>
          <w:numId w:val="1"/>
        </w:numPr>
      </w:pPr>
      <w:r w:rsidRPr="00B90347">
        <w:t>JQuery.js</w:t>
      </w:r>
    </w:p>
    <w:p w14:paraId="7ED3FCBD" w14:textId="663A1B9E" w:rsidR="00B96F29" w:rsidRPr="00B90347" w:rsidRDefault="00AE1790" w:rsidP="00036615">
      <w:pPr>
        <w:pStyle w:val="ListParagraph"/>
        <w:numPr>
          <w:ilvl w:val="0"/>
          <w:numId w:val="1"/>
        </w:numPr>
      </w:pPr>
      <w:r w:rsidRPr="00B90347">
        <w:t xml:space="preserve">Google </w:t>
      </w:r>
      <w:r w:rsidR="003951F4" w:rsidRPr="00B90347">
        <w:t>C</w:t>
      </w:r>
      <w:r w:rsidRPr="00B90347">
        <w:t>harts API</w:t>
      </w:r>
    </w:p>
    <w:p w14:paraId="4EB18E74" w14:textId="4AB7D800" w:rsidR="00647171" w:rsidRPr="00B90347" w:rsidRDefault="00647171" w:rsidP="00036615">
      <w:pPr>
        <w:pStyle w:val="ListParagraph"/>
        <w:numPr>
          <w:ilvl w:val="0"/>
          <w:numId w:val="1"/>
        </w:numPr>
      </w:pPr>
      <w:r w:rsidRPr="00B90347">
        <w:t xml:space="preserve">Google </w:t>
      </w:r>
      <w:r w:rsidR="003951F4" w:rsidRPr="00B90347">
        <w:t>M</w:t>
      </w:r>
      <w:r w:rsidRPr="00B90347">
        <w:t>aps API</w:t>
      </w:r>
    </w:p>
    <w:p w14:paraId="4D52E835" w14:textId="70E6BBB2" w:rsidR="00AE1790" w:rsidRPr="00B90347" w:rsidRDefault="00AE1790" w:rsidP="00036615">
      <w:pPr>
        <w:pStyle w:val="ListParagraph"/>
        <w:numPr>
          <w:ilvl w:val="0"/>
          <w:numId w:val="1"/>
        </w:numPr>
      </w:pPr>
      <w:r w:rsidRPr="00B90347">
        <w:t>Leaflet</w:t>
      </w:r>
      <w:r w:rsidR="00647171" w:rsidRPr="00B90347">
        <w:t>.js</w:t>
      </w:r>
    </w:p>
    <w:p w14:paraId="6DA1BB50" w14:textId="45822D48" w:rsidR="00FF192F" w:rsidRPr="00B90347" w:rsidRDefault="00FF192F" w:rsidP="00036615">
      <w:pPr>
        <w:pStyle w:val="ListParagraph"/>
        <w:numPr>
          <w:ilvl w:val="0"/>
          <w:numId w:val="1"/>
        </w:numPr>
      </w:pPr>
      <w:r w:rsidRPr="00B90347">
        <w:t>D3.js</w:t>
      </w:r>
    </w:p>
    <w:p w14:paraId="2E1009CF" w14:textId="67C3CF65" w:rsidR="00650163" w:rsidRPr="00B90347" w:rsidRDefault="00650163" w:rsidP="00036615">
      <w:pPr>
        <w:pStyle w:val="ListParagraph"/>
        <w:numPr>
          <w:ilvl w:val="0"/>
          <w:numId w:val="1"/>
        </w:numPr>
      </w:pPr>
      <w:r w:rsidRPr="00B90347">
        <w:t>Tensorflow.js</w:t>
      </w:r>
    </w:p>
    <w:p w14:paraId="528A2D8E" w14:textId="26C3DE24" w:rsidR="00E62A9D" w:rsidRPr="00B90347" w:rsidRDefault="00E62A9D" w:rsidP="00036615">
      <w:pPr>
        <w:pStyle w:val="ListParagraph"/>
        <w:numPr>
          <w:ilvl w:val="0"/>
          <w:numId w:val="1"/>
        </w:numPr>
      </w:pPr>
      <w:r w:rsidRPr="00B90347">
        <w:t>Documentation.js</w:t>
      </w:r>
    </w:p>
    <w:p w14:paraId="1C80939B" w14:textId="123B5305" w:rsidR="00036615" w:rsidRPr="00B90347" w:rsidRDefault="00036615" w:rsidP="00036615">
      <w:r w:rsidRPr="00B90347">
        <w:t xml:space="preserve">JQuery is a </w:t>
      </w:r>
      <w:r w:rsidR="0004502B" w:rsidRPr="00B90347">
        <w:t>JavaScript</w:t>
      </w:r>
      <w:r w:rsidRPr="00B90347">
        <w:t xml:space="preserve"> </w:t>
      </w:r>
      <w:r w:rsidR="0004502B" w:rsidRPr="00B90347">
        <w:t>external library</w:t>
      </w:r>
      <w:r w:rsidRPr="00B90347">
        <w:t xml:space="preserve"> </w:t>
      </w:r>
      <w:r w:rsidR="00DD1E25" w:rsidRPr="00B90347">
        <w:t xml:space="preserve">that </w:t>
      </w:r>
      <w:r w:rsidR="007B4841" w:rsidRPr="00B90347">
        <w:t>creates</w:t>
      </w:r>
      <w:r w:rsidR="00DD1E25" w:rsidRPr="00B90347">
        <w:t xml:space="preserve"> a more compact version for requests and object manipulation in either synchronous or asynchronous environments</w:t>
      </w:r>
      <w:r w:rsidR="00B020B5" w:rsidRPr="00B90347">
        <w:t xml:space="preserve"> for HTML and </w:t>
      </w:r>
      <w:r w:rsidR="007B4841" w:rsidRPr="00B90347">
        <w:t>JavaScript</w:t>
      </w:r>
      <w:r w:rsidR="00DD1E25" w:rsidRPr="00B90347">
        <w:t xml:space="preserve"> </w:t>
      </w:r>
      <w:sdt>
        <w:sdtPr>
          <w:id w:val="-765770537"/>
          <w:citation/>
        </w:sdtPr>
        <w:sdtContent>
          <w:r w:rsidR="00DD1E25" w:rsidRPr="00B90347">
            <w:fldChar w:fldCharType="begin"/>
          </w:r>
          <w:r w:rsidR="00DD1E25" w:rsidRPr="00B90347">
            <w:instrText xml:space="preserve"> CITATION JQu20 \l 18442 </w:instrText>
          </w:r>
          <w:r w:rsidR="00DD1E25" w:rsidRPr="00B90347">
            <w:fldChar w:fldCharType="separate"/>
          </w:r>
          <w:r w:rsidR="002D1986" w:rsidRPr="00B90347">
            <w:rPr>
              <w:noProof/>
            </w:rPr>
            <w:t>(JQuery, 2020)</w:t>
          </w:r>
          <w:r w:rsidR="00DD1E25" w:rsidRPr="00B90347">
            <w:fldChar w:fldCharType="end"/>
          </w:r>
        </w:sdtContent>
      </w:sdt>
      <w:r w:rsidRPr="00B90347">
        <w:t>. It is mostly used for creating HTML</w:t>
      </w:r>
      <w:r w:rsidR="0004502B" w:rsidRPr="00B90347">
        <w:t xml:space="preserve"> documents and webpages enabling</w:t>
      </w:r>
      <w:r w:rsidRPr="00B90347">
        <w:t xml:space="preserve"> traverse manipulation, </w:t>
      </w:r>
      <w:r w:rsidR="0004502B" w:rsidRPr="00B90347">
        <w:t>event handling</w:t>
      </w:r>
      <w:r w:rsidR="003951F4" w:rsidRPr="00B90347">
        <w:t>,</w:t>
      </w:r>
      <w:r w:rsidRPr="00B90347">
        <w:t xml:space="preserve"> and implementation </w:t>
      </w:r>
      <w:r w:rsidR="00CA2A45" w:rsidRPr="00B90347">
        <w:t xml:space="preserve">of features for requests using </w:t>
      </w:r>
      <w:r w:rsidRPr="00B90347">
        <w:t>Ajax</w:t>
      </w:r>
      <w:r w:rsidR="00DD1E25" w:rsidRPr="00B90347">
        <w:t>.</w:t>
      </w:r>
      <w:r w:rsidR="00076DE6" w:rsidRPr="00B90347">
        <w:t xml:space="preserve"> The library is </w:t>
      </w:r>
      <w:r w:rsidR="00FA703B" w:rsidRPr="00B90347">
        <w:t>useful</w:t>
      </w:r>
      <w:r w:rsidR="00076DE6" w:rsidRPr="00B90347">
        <w:t xml:space="preserve"> regarding data retrieval because of its in-built functionalities and ease of use of calls and requests. It can handle any type of available requests for different types of API’s and databases and allows for cross</w:t>
      </w:r>
      <w:r w:rsidR="003951F4" w:rsidRPr="00B90347">
        <w:t>-</w:t>
      </w:r>
      <w:r w:rsidR="00076DE6" w:rsidRPr="00B90347">
        <w:t xml:space="preserve">referencing manipulation. </w:t>
      </w:r>
    </w:p>
    <w:p w14:paraId="2A90EA57" w14:textId="65325F41" w:rsidR="0004502B" w:rsidRPr="00B90347" w:rsidRDefault="0004502B" w:rsidP="00036615">
      <w:r w:rsidRPr="00B90347">
        <w:t xml:space="preserve">Google </w:t>
      </w:r>
      <w:r w:rsidR="003951F4" w:rsidRPr="00B90347">
        <w:t>C</w:t>
      </w:r>
      <w:r w:rsidRPr="00B90347">
        <w:t xml:space="preserve">harts is a powerful tool developed by </w:t>
      </w:r>
      <w:r w:rsidR="003951F4" w:rsidRPr="00B90347">
        <w:t>G</w:t>
      </w:r>
      <w:r w:rsidRPr="00B90347">
        <w:t>oogle that enables software developers to use different charting modalities on webpage</w:t>
      </w:r>
      <w:r w:rsidR="00076DE6" w:rsidRPr="00B90347">
        <w:t>s</w:t>
      </w:r>
      <w:r w:rsidRPr="00B90347">
        <w:t xml:space="preserve">. The library contains a variety of options that </w:t>
      </w:r>
      <w:r w:rsidR="00076DE6" w:rsidRPr="00B90347">
        <w:t xml:space="preserve">are </w:t>
      </w:r>
      <w:r w:rsidRPr="00B90347">
        <w:t xml:space="preserve">customizable as required from the developer. The API can be used free of charge and enables the user for a dynamic view of the data due to the protocols and tools implemented within </w:t>
      </w:r>
      <w:sdt>
        <w:sdtPr>
          <w:id w:val="1779985975"/>
          <w:citation/>
        </w:sdtPr>
        <w:sdtContent>
          <w:r w:rsidRPr="00B90347">
            <w:fldChar w:fldCharType="begin"/>
          </w:r>
          <w:r w:rsidRPr="00B90347">
            <w:instrText xml:space="preserve"> CITATION Goo20 \l 1033 </w:instrText>
          </w:r>
          <w:r w:rsidRPr="00B90347">
            <w:fldChar w:fldCharType="separate"/>
          </w:r>
          <w:r w:rsidR="002D1986" w:rsidRPr="00B90347">
            <w:rPr>
              <w:noProof/>
            </w:rPr>
            <w:t>(Google, 2020)</w:t>
          </w:r>
          <w:r w:rsidRPr="00B90347">
            <w:fldChar w:fldCharType="end"/>
          </w:r>
        </w:sdtContent>
      </w:sdt>
      <w:r w:rsidRPr="00B90347">
        <w:t>.</w:t>
      </w:r>
    </w:p>
    <w:p w14:paraId="25AFBD01" w14:textId="70730A88" w:rsidR="00C65F5F" w:rsidRPr="00B90347" w:rsidRDefault="00C65F5F" w:rsidP="00036615">
      <w:r w:rsidRPr="00B90347">
        <w:t>D3 is</w:t>
      </w:r>
      <w:r w:rsidR="003951F4" w:rsidRPr="00B90347">
        <w:t xml:space="preserve"> a</w:t>
      </w:r>
      <w:r w:rsidRPr="00B90347">
        <w:t xml:space="preserve"> library that is mainly focused on</w:t>
      </w:r>
      <w:r w:rsidR="003951F4" w:rsidRPr="00B90347">
        <w:t xml:space="preserve"> the</w:t>
      </w:r>
      <w:r w:rsidRPr="00B90347">
        <w:t xml:space="preserve"> manipulation of documents that are driven by data. The library allows the user for data binding using a Document Object Module and later apply transformation to the document. The library solves data manipulation by applying the most relevant and applicable algorithms that are dependent on the type of data that is to be handled. Just as with all the other libraries, it can be accessed using an API that is called whenever the functions are required </w:t>
      </w:r>
      <w:sdt>
        <w:sdtPr>
          <w:id w:val="549038286"/>
          <w:citation/>
        </w:sdtPr>
        <w:sdtContent>
          <w:r w:rsidRPr="00B90347">
            <w:fldChar w:fldCharType="begin"/>
          </w:r>
          <w:r w:rsidRPr="00B90347">
            <w:instrText xml:space="preserve"> CITATION Bos20 \l 1033 </w:instrText>
          </w:r>
          <w:r w:rsidRPr="00B90347">
            <w:fldChar w:fldCharType="separate"/>
          </w:r>
          <w:r w:rsidR="002D1986" w:rsidRPr="00B90347">
            <w:rPr>
              <w:noProof/>
            </w:rPr>
            <w:t>(Bostock, 2020)</w:t>
          </w:r>
          <w:r w:rsidRPr="00B90347">
            <w:fldChar w:fldCharType="end"/>
          </w:r>
        </w:sdtContent>
      </w:sdt>
      <w:r w:rsidRPr="00B90347">
        <w:t>.</w:t>
      </w:r>
    </w:p>
    <w:p w14:paraId="40DD870F" w14:textId="7BFC14FC" w:rsidR="00591520" w:rsidRPr="00B90347" w:rsidRDefault="00591520" w:rsidP="00036615">
      <w:r w:rsidRPr="00B90347">
        <w:t xml:space="preserve">Google </w:t>
      </w:r>
      <w:r w:rsidR="003951F4" w:rsidRPr="00B90347">
        <w:t>M</w:t>
      </w:r>
      <w:r w:rsidRPr="00B90347">
        <w:t xml:space="preserve">aps is a service by </w:t>
      </w:r>
      <w:r w:rsidR="003951F4" w:rsidRPr="00B90347">
        <w:t>G</w:t>
      </w:r>
      <w:r w:rsidRPr="00B90347">
        <w:t>oogle which provides information about geographical regions and sites around the world. Its API has become the most popular library for map generation. It has always been an open</w:t>
      </w:r>
      <w:r w:rsidR="00357101" w:rsidRPr="00B90347">
        <w:t>-</w:t>
      </w:r>
      <w:r w:rsidRPr="00B90347">
        <w:t>source library but has changed since 2014</w:t>
      </w:r>
      <w:r w:rsidR="00357101" w:rsidRPr="00B90347">
        <w:t xml:space="preserve">, </w:t>
      </w:r>
      <w:r w:rsidR="003E2BD3" w:rsidRPr="00B90347">
        <w:t xml:space="preserve">afterwards </w:t>
      </w:r>
      <w:r w:rsidR="003E2BD3" w:rsidRPr="00B90347">
        <w:lastRenderedPageBreak/>
        <w:t>the application</w:t>
      </w:r>
      <w:r w:rsidRPr="00B90347">
        <w:t xml:space="preserve"> changed </w:t>
      </w:r>
      <w:r w:rsidR="003E2BD3" w:rsidRPr="00B90347">
        <w:t>to a billing scheme</w:t>
      </w:r>
      <w:r w:rsidRPr="00B90347">
        <w:t xml:space="preserve"> depending on the </w:t>
      </w:r>
      <w:r w:rsidR="00357101" w:rsidRPr="00B90347">
        <w:t>number</w:t>
      </w:r>
      <w:r w:rsidRPr="00B90347">
        <w:t xml:space="preserve"> of calls </w:t>
      </w:r>
      <w:r w:rsidR="00511B40" w:rsidRPr="00B90347">
        <w:t>it on a</w:t>
      </w:r>
      <w:r w:rsidRPr="00B90347">
        <w:t xml:space="preserve"> month</w:t>
      </w:r>
      <w:r w:rsidR="00511B40" w:rsidRPr="00B90347">
        <w:t>ly basis</w:t>
      </w:r>
      <w:r w:rsidRPr="00B90347">
        <w:t>. Nevertheless, because of its ease of implementation, use</w:t>
      </w:r>
      <w:r w:rsidR="00357101" w:rsidRPr="00B90347">
        <w:t>,</w:t>
      </w:r>
      <w:r w:rsidRPr="00B90347">
        <w:t xml:space="preserve"> and flexibility for developers, it is widely used for web page creators, content creators, etc. The API has been written completely in JavaScript </w:t>
      </w:r>
      <w:r w:rsidR="00D30E3B" w:rsidRPr="00B90347">
        <w:t xml:space="preserve">and it can be paired with </w:t>
      </w:r>
      <w:r w:rsidR="00511B40" w:rsidRPr="00B90347">
        <w:t xml:space="preserve">any type of </w:t>
      </w:r>
      <w:r w:rsidR="00D30E3B" w:rsidRPr="00B90347">
        <w:t xml:space="preserve">database to load data </w:t>
      </w:r>
      <w:sdt>
        <w:sdtPr>
          <w:id w:val="1573382178"/>
          <w:citation/>
        </w:sdtPr>
        <w:sdtContent>
          <w:r w:rsidRPr="00B90347">
            <w:fldChar w:fldCharType="begin"/>
          </w:r>
          <w:r w:rsidRPr="00B90347">
            <w:instrText xml:space="preserve"> CITATION Goo201 \l 1033 </w:instrText>
          </w:r>
          <w:r w:rsidRPr="00B90347">
            <w:fldChar w:fldCharType="separate"/>
          </w:r>
          <w:r w:rsidR="002D1986" w:rsidRPr="00B90347">
            <w:rPr>
              <w:noProof/>
            </w:rPr>
            <w:t>(Google Maps Platform, 2020)</w:t>
          </w:r>
          <w:r w:rsidRPr="00B90347">
            <w:fldChar w:fldCharType="end"/>
          </w:r>
        </w:sdtContent>
      </w:sdt>
      <w:r w:rsidRPr="00B90347">
        <w:t xml:space="preserve">. </w:t>
      </w:r>
    </w:p>
    <w:p w14:paraId="5F168CC2" w14:textId="54759823" w:rsidR="00647171" w:rsidRPr="00B90347" w:rsidRDefault="00647171" w:rsidP="00036615">
      <w:r w:rsidRPr="00B90347">
        <w:t>Leaflet is an open</w:t>
      </w:r>
      <w:r w:rsidR="00357101" w:rsidRPr="00B90347">
        <w:t>-s</w:t>
      </w:r>
      <w:r w:rsidRPr="00B90347">
        <w:t xml:space="preserve">ource interactive </w:t>
      </w:r>
      <w:r w:rsidR="00D30E3B" w:rsidRPr="00B90347">
        <w:t>JavaScript</w:t>
      </w:r>
      <w:r w:rsidRPr="00B90347">
        <w:t xml:space="preserve"> library for map generation and rendering. It has been developed by </w:t>
      </w:r>
      <w:r w:rsidR="00650163" w:rsidRPr="00B90347">
        <w:t>Vladimir Agafonkin</w:t>
      </w:r>
      <w:r w:rsidR="007D0361" w:rsidRPr="00B90347">
        <w:t>g</w:t>
      </w:r>
      <w:r w:rsidRPr="00B90347">
        <w:t xml:space="preserve"> and out to the public since 2010</w:t>
      </w:r>
      <w:r w:rsidR="00650163" w:rsidRPr="00B90347">
        <w:t xml:space="preserve"> </w:t>
      </w:r>
      <w:sdt>
        <w:sdtPr>
          <w:id w:val="-737711256"/>
          <w:citation/>
        </w:sdtPr>
        <w:sdtContent>
          <w:r w:rsidR="00650163" w:rsidRPr="00B90347">
            <w:fldChar w:fldCharType="begin"/>
          </w:r>
          <w:r w:rsidR="00650163" w:rsidRPr="00B90347">
            <w:instrText xml:space="preserve"> CITATION Aga20 \l 1033 </w:instrText>
          </w:r>
          <w:r w:rsidR="00650163" w:rsidRPr="00B90347">
            <w:fldChar w:fldCharType="separate"/>
          </w:r>
          <w:r w:rsidR="002D1986" w:rsidRPr="00B90347">
            <w:rPr>
              <w:noProof/>
            </w:rPr>
            <w:t>(Agafonking, 2020)</w:t>
          </w:r>
          <w:r w:rsidR="00650163" w:rsidRPr="00B90347">
            <w:fldChar w:fldCharType="end"/>
          </w:r>
        </w:sdtContent>
      </w:sdt>
      <w:r w:rsidRPr="00B90347">
        <w:t xml:space="preserve">. </w:t>
      </w:r>
      <w:r w:rsidR="003E2BD3" w:rsidRPr="00B90347">
        <w:t>The main functionality that Leaflet has is its flexibility. Maps can be generated using different types of</w:t>
      </w:r>
      <w:r w:rsidRPr="00B90347">
        <w:t xml:space="preserve"> tile layers, markers, vector layers, image overlays, geoJSON files, interaction features, map control, etc. It can run on most web browsers for either desktop or mobile applications.</w:t>
      </w:r>
      <w:r w:rsidR="003E2BD3" w:rsidRPr="00B90347">
        <w:t xml:space="preserve"> It has also become one of the most popular libraries for generating maps mainly due to its </w:t>
      </w:r>
      <w:r w:rsidR="00256FE6" w:rsidRPr="00B90347">
        <w:t>community-based</w:t>
      </w:r>
      <w:r w:rsidR="003E2BD3" w:rsidRPr="00B90347">
        <w:t xml:space="preserve"> approach. Plugins have been developed that can add new features to maps </w:t>
      </w:r>
      <w:r w:rsidR="00357101" w:rsidRPr="00B90347">
        <w:t>i</w:t>
      </w:r>
      <w:r w:rsidR="003E2BD3" w:rsidRPr="00B90347">
        <w:t>n different ways. It</w:t>
      </w:r>
      <w:r w:rsidRPr="00B90347">
        <w:t xml:space="preserve"> is lightweight</w:t>
      </w:r>
      <w:r w:rsidR="003E2BD3" w:rsidRPr="00B90347">
        <w:t xml:space="preserve"> and</w:t>
      </w:r>
      <w:r w:rsidRPr="00B90347">
        <w:t xml:space="preserve"> can be used</w:t>
      </w:r>
      <w:r w:rsidR="003E2BD3" w:rsidRPr="00B90347">
        <w:t xml:space="preserve"> on its CDN version</w:t>
      </w:r>
      <w:r w:rsidRPr="00B90347">
        <w:t xml:space="preserve"> </w:t>
      </w:r>
      <w:r w:rsidR="003E2BD3" w:rsidRPr="00B90347">
        <w:t>with no ne</w:t>
      </w:r>
      <w:r w:rsidRPr="00B90347">
        <w:t xml:space="preserve">ed for external dependencies. Overall, </w:t>
      </w:r>
      <w:r w:rsidR="003E2BD3" w:rsidRPr="00B90347">
        <w:t xml:space="preserve">the API is well documented </w:t>
      </w:r>
      <w:r w:rsidRPr="00B90347">
        <w:t xml:space="preserve">and can be coupled with other libraries </w:t>
      </w:r>
      <w:r w:rsidR="00591520" w:rsidRPr="00B90347">
        <w:t>for creating beautified rendering styles.</w:t>
      </w:r>
    </w:p>
    <w:p w14:paraId="58BBB808" w14:textId="2970A9AF" w:rsidR="00650163" w:rsidRPr="00B90347" w:rsidRDefault="00650163" w:rsidP="00036615">
      <w:r w:rsidRPr="00B90347">
        <w:t>Tensor</w:t>
      </w:r>
      <w:r w:rsidR="00E2397A" w:rsidRPr="00B90347">
        <w:t>F</w:t>
      </w:r>
      <w:r w:rsidRPr="00B90347">
        <w:t>low is a</w:t>
      </w:r>
      <w:r w:rsidR="00511B40" w:rsidRPr="00B90347">
        <w:t xml:space="preserve"> platform </w:t>
      </w:r>
      <w:r w:rsidR="00BC7E2C" w:rsidRPr="00B90347">
        <w:t xml:space="preserve">dedicated to </w:t>
      </w:r>
      <w:r w:rsidRPr="00B90347">
        <w:t>machine learning applications</w:t>
      </w:r>
      <w:r w:rsidR="00511B40" w:rsidRPr="00B90347">
        <w:t xml:space="preserve"> used for </w:t>
      </w:r>
      <w:r w:rsidR="00BC7E2C" w:rsidRPr="00B90347">
        <w:t xml:space="preserve">creating </w:t>
      </w:r>
      <w:r w:rsidR="00511B40" w:rsidRPr="00B90347">
        <w:t>neural network</w:t>
      </w:r>
      <w:r w:rsidR="00BC7E2C" w:rsidRPr="00B90347">
        <w:t xml:space="preserve"> models</w:t>
      </w:r>
      <w:r w:rsidR="00511B40" w:rsidRPr="00B90347">
        <w:t xml:space="preserve"> for different programming languages</w:t>
      </w:r>
      <w:r w:rsidR="00BC7E2C" w:rsidRPr="00B90347">
        <w:t xml:space="preserve"> and different approaches</w:t>
      </w:r>
      <w:r w:rsidR="00511B40" w:rsidRPr="00B90347">
        <w:t xml:space="preserve">. The platform was created by </w:t>
      </w:r>
      <w:r w:rsidR="00357101" w:rsidRPr="00B90347">
        <w:t>G</w:t>
      </w:r>
      <w:r w:rsidR="00511B40" w:rsidRPr="00B90347">
        <w:t>oogle and it has a simple and flexible architecture that allows to create, train</w:t>
      </w:r>
      <w:r w:rsidR="00357101" w:rsidRPr="00B90347">
        <w:t>,</w:t>
      </w:r>
      <w:r w:rsidR="00511B40" w:rsidRPr="00B90347">
        <w:t xml:space="preserve"> and compile neural network models easily through its high-level APIs. </w:t>
      </w:r>
      <w:r w:rsidR="00BC7E2C" w:rsidRPr="00B90347">
        <w:t>Different options have been implemented by the platform to include different options for models</w:t>
      </w:r>
      <w:r w:rsidR="00511B40" w:rsidRPr="00B90347">
        <w:t xml:space="preserve"> such as recursive algorithms, feed</w:t>
      </w:r>
      <w:r w:rsidR="00357101" w:rsidRPr="00B90347">
        <w:t>-</w:t>
      </w:r>
      <w:r w:rsidR="00511B40" w:rsidRPr="00B90347">
        <w:t xml:space="preserve">forward networks, convolutional cores, etc. It can also run on both the browser </w:t>
      </w:r>
      <w:r w:rsidR="00742E7A" w:rsidRPr="00B90347">
        <w:t>and</w:t>
      </w:r>
      <w:r w:rsidR="00511B40" w:rsidRPr="00B90347">
        <w:t xml:space="preserve"> if needed/required, a GPU</w:t>
      </w:r>
      <w:r w:rsidR="00B07742" w:rsidRPr="00B90347">
        <w:t xml:space="preserve"> </w:t>
      </w:r>
      <w:sdt>
        <w:sdtPr>
          <w:id w:val="-142896266"/>
          <w:citation/>
        </w:sdtPr>
        <w:sdtContent>
          <w:r w:rsidR="00B07742" w:rsidRPr="00B90347">
            <w:fldChar w:fldCharType="begin"/>
          </w:r>
          <w:r w:rsidR="00B07742" w:rsidRPr="00B90347">
            <w:instrText xml:space="preserve"> CITATION Ten20 \l 1033 </w:instrText>
          </w:r>
          <w:r w:rsidR="00B07742" w:rsidRPr="00B90347">
            <w:fldChar w:fldCharType="separate"/>
          </w:r>
          <w:r w:rsidR="002D1986" w:rsidRPr="00B90347">
            <w:rPr>
              <w:noProof/>
            </w:rPr>
            <w:t>(Tensorflow, 2020)</w:t>
          </w:r>
          <w:r w:rsidR="00B07742" w:rsidRPr="00B90347">
            <w:fldChar w:fldCharType="end"/>
          </w:r>
        </w:sdtContent>
      </w:sdt>
      <w:r w:rsidR="00511B40" w:rsidRPr="00B90347">
        <w:t>.</w:t>
      </w:r>
    </w:p>
    <w:p w14:paraId="528E7EB9" w14:textId="35EF921F" w:rsidR="00E62A9D" w:rsidRPr="00B90347" w:rsidRDefault="00E62A9D" w:rsidP="00036615">
      <w:r w:rsidRPr="00B90347">
        <w:t xml:space="preserve">To generate the documentation </w:t>
      </w:r>
      <w:r w:rsidR="00D768D5" w:rsidRPr="00B90347">
        <w:t>from code, all the features in</w:t>
      </w:r>
      <w:r w:rsidR="00357101" w:rsidRPr="00B90347">
        <w:t xml:space="preserve"> the</w:t>
      </w:r>
      <w:r w:rsidR="00D768D5" w:rsidRPr="00B90347">
        <w:t xml:space="preserve"> framework have </w:t>
      </w:r>
      <w:r w:rsidRPr="00B90347">
        <w:t>used the script tags</w:t>
      </w:r>
      <w:r w:rsidR="00D768D5" w:rsidRPr="00B90347">
        <w:t xml:space="preserve"> comments</w:t>
      </w:r>
      <w:r w:rsidRPr="00B90347">
        <w:t xml:space="preserve"> compliant with documentation.js. It is developed based upon Doc.js </w:t>
      </w:r>
      <w:r w:rsidR="00D768D5" w:rsidRPr="00B90347">
        <w:t>which reads through the code for comments that have /***/ format and generates documentation from that is later published for usage. It is an open</w:t>
      </w:r>
      <w:r w:rsidR="00357101" w:rsidRPr="00B90347">
        <w:t>-</w:t>
      </w:r>
      <w:r w:rsidR="00D768D5" w:rsidRPr="00B90347">
        <w:t xml:space="preserve">source library that has been used since 2015 and is continuously upgraded to adapt to new programming styles </w:t>
      </w:r>
      <w:sdt>
        <w:sdtPr>
          <w:id w:val="-236483017"/>
          <w:citation/>
        </w:sdtPr>
        <w:sdtContent>
          <w:r w:rsidR="00D768D5" w:rsidRPr="00B90347">
            <w:fldChar w:fldCharType="begin"/>
          </w:r>
          <w:r w:rsidR="00C73D35" w:rsidRPr="00B90347">
            <w:instrText xml:space="preserve">CITATION Dco20 \l 1033 </w:instrText>
          </w:r>
          <w:r w:rsidR="00D768D5" w:rsidRPr="00B90347">
            <w:fldChar w:fldCharType="separate"/>
          </w:r>
          <w:r w:rsidR="002D1986" w:rsidRPr="00B90347">
            <w:rPr>
              <w:noProof/>
            </w:rPr>
            <w:t>(Documentation.js, 2020)</w:t>
          </w:r>
          <w:r w:rsidR="00D768D5" w:rsidRPr="00B90347">
            <w:fldChar w:fldCharType="end"/>
          </w:r>
        </w:sdtContent>
      </w:sdt>
    </w:p>
    <w:p w14:paraId="3131A4BA" w14:textId="4B1652B3" w:rsidR="001116BB" w:rsidRPr="00B90347" w:rsidRDefault="001116BB" w:rsidP="00112E16">
      <w:pPr>
        <w:pStyle w:val="Heading2"/>
      </w:pPr>
      <w:bookmarkStart w:id="2788" w:name="_Toc48337928"/>
      <w:bookmarkStart w:id="2789" w:name="_Toc48363152"/>
      <w:r w:rsidRPr="00B90347">
        <w:t>Data sources</w:t>
      </w:r>
      <w:bookmarkEnd w:id="2788"/>
      <w:bookmarkEnd w:id="2789"/>
    </w:p>
    <w:p w14:paraId="57CFF408" w14:textId="496FF9CB" w:rsidR="001116BB" w:rsidRPr="00B90347" w:rsidRDefault="001116BB" w:rsidP="001116BB">
      <w:r w:rsidRPr="00B90347">
        <w:t xml:space="preserve">The data that is being retrieved using </w:t>
      </w:r>
      <w:r w:rsidR="007F559A" w:rsidRPr="00B90347">
        <w:t>H</w:t>
      </w:r>
      <w:r w:rsidRPr="00B90347">
        <w:t>ydro</w:t>
      </w:r>
      <w:r w:rsidR="00E778C4" w:rsidRPr="00B90347">
        <w:t>L</w:t>
      </w:r>
      <w:r w:rsidRPr="00B90347">
        <w:t>ang come</w:t>
      </w:r>
      <w:r w:rsidR="00631FDE" w:rsidRPr="00B90347">
        <w:t>s</w:t>
      </w:r>
      <w:r w:rsidRPr="00B90347">
        <w:t xml:space="preserve"> from APIs developed by governmental or open</w:t>
      </w:r>
      <w:r w:rsidR="00357101" w:rsidRPr="00B90347">
        <w:t>-</w:t>
      </w:r>
      <w:r w:rsidRPr="00B90347">
        <w:t xml:space="preserve">source institutions. Most of the data has been filtered and cleaned up </w:t>
      </w:r>
      <w:r w:rsidRPr="00B90347">
        <w:lastRenderedPageBreak/>
        <w:t xml:space="preserve">before it is hosted within the databases, but this limitation is strongly linked to the type of data and </w:t>
      </w:r>
      <w:r w:rsidR="003E2BD3" w:rsidRPr="00B90347">
        <w:t>geographic locations.</w:t>
      </w:r>
    </w:p>
    <w:p w14:paraId="5CFA9275" w14:textId="39AE7BD5" w:rsidR="007C2CE1" w:rsidRPr="00B90347" w:rsidRDefault="001116BB" w:rsidP="007C2CE1">
      <w:r w:rsidRPr="00B90347">
        <w:t>The data sources that have been included within the library have been selected because of the varied information that can be retrieved from them, the locations for which they can be obtained</w:t>
      </w:r>
      <w:r w:rsidR="00357101" w:rsidRPr="00B90347">
        <w:t>,</w:t>
      </w:r>
      <w:r w:rsidRPr="00B90347">
        <w:t xml:space="preserve"> and</w:t>
      </w:r>
      <w:r w:rsidR="002D1D1B" w:rsidRPr="00B90347">
        <w:t xml:space="preserve"> the cross</w:t>
      </w:r>
      <w:r w:rsidR="00357101" w:rsidRPr="00B90347">
        <w:t>-</w:t>
      </w:r>
      <w:r w:rsidR="002D1D1B" w:rsidRPr="00B90347">
        <w:t>referencing (validation) of the data</w:t>
      </w:r>
      <w:r w:rsidR="007C2CE1" w:rsidRPr="00B90347">
        <w:t>. Th</w:t>
      </w:r>
      <w:r w:rsidR="00357101" w:rsidRPr="00B90347">
        <w:t>e</w:t>
      </w:r>
      <w:r w:rsidR="007C2CE1" w:rsidRPr="00B90347">
        <w:t xml:space="preserve"> framework currently holds 8 different data resources, namely:</w:t>
      </w:r>
    </w:p>
    <w:p w14:paraId="139640FE" w14:textId="49330ECB" w:rsidR="007C2CE1" w:rsidRPr="00B90347" w:rsidRDefault="007C2CE1" w:rsidP="007C2CE1">
      <w:pPr>
        <w:pStyle w:val="ListParagraph"/>
        <w:numPr>
          <w:ilvl w:val="0"/>
          <w:numId w:val="1"/>
        </w:numPr>
      </w:pPr>
      <w:r w:rsidRPr="00B90347">
        <w:t>AEMET</w:t>
      </w:r>
    </w:p>
    <w:p w14:paraId="46CB6BB2" w14:textId="62BAF7A0" w:rsidR="007C2CE1" w:rsidRPr="00B90347" w:rsidRDefault="007C2CE1" w:rsidP="007C2CE1">
      <w:pPr>
        <w:pStyle w:val="ListParagraph"/>
        <w:numPr>
          <w:ilvl w:val="0"/>
          <w:numId w:val="1"/>
        </w:numPr>
      </w:pPr>
      <w:r w:rsidRPr="00B90347">
        <w:t>EAUK</w:t>
      </w:r>
    </w:p>
    <w:p w14:paraId="39BAA4FE" w14:textId="58628A2A" w:rsidR="007C2CE1" w:rsidRPr="00B90347" w:rsidRDefault="007C2CE1" w:rsidP="007C2CE1">
      <w:pPr>
        <w:pStyle w:val="ListParagraph"/>
        <w:numPr>
          <w:ilvl w:val="0"/>
          <w:numId w:val="1"/>
        </w:numPr>
      </w:pPr>
      <w:r w:rsidRPr="00B90347">
        <w:t>FEMA</w:t>
      </w:r>
    </w:p>
    <w:p w14:paraId="575B5BC7" w14:textId="654B334B" w:rsidR="007C2CE1" w:rsidRPr="00B90347" w:rsidRDefault="007C2CE1" w:rsidP="007C2CE1">
      <w:pPr>
        <w:pStyle w:val="ListParagraph"/>
        <w:numPr>
          <w:ilvl w:val="0"/>
          <w:numId w:val="1"/>
        </w:numPr>
      </w:pPr>
      <w:r w:rsidRPr="00B90347">
        <w:t>METEOIT</w:t>
      </w:r>
    </w:p>
    <w:p w14:paraId="10FBA0DC" w14:textId="6C61E116" w:rsidR="007C2CE1" w:rsidRPr="00B90347" w:rsidRDefault="007C2CE1" w:rsidP="007C2CE1">
      <w:pPr>
        <w:pStyle w:val="ListParagraph"/>
        <w:numPr>
          <w:ilvl w:val="0"/>
          <w:numId w:val="1"/>
        </w:numPr>
      </w:pPr>
      <w:r w:rsidRPr="00B90347">
        <w:t>METEOSTAT</w:t>
      </w:r>
    </w:p>
    <w:p w14:paraId="0204EF46" w14:textId="4BA35635" w:rsidR="007C2CE1" w:rsidRPr="00B90347" w:rsidRDefault="007C2CE1" w:rsidP="007C2CE1">
      <w:pPr>
        <w:pStyle w:val="ListParagraph"/>
        <w:numPr>
          <w:ilvl w:val="0"/>
          <w:numId w:val="1"/>
        </w:numPr>
      </w:pPr>
      <w:r w:rsidRPr="00B90347">
        <w:t>NOAA</w:t>
      </w:r>
    </w:p>
    <w:p w14:paraId="542F1D9F" w14:textId="1B5E5C55" w:rsidR="007C2CE1" w:rsidRPr="00B90347" w:rsidRDefault="007C2CE1" w:rsidP="007C2CE1">
      <w:pPr>
        <w:pStyle w:val="ListParagraph"/>
        <w:numPr>
          <w:ilvl w:val="0"/>
          <w:numId w:val="1"/>
        </w:numPr>
      </w:pPr>
      <w:r w:rsidRPr="00B90347">
        <w:t>USGS</w:t>
      </w:r>
    </w:p>
    <w:p w14:paraId="024AF558" w14:textId="4B2DEB9B" w:rsidR="007C2CE1" w:rsidRPr="00B90347" w:rsidRDefault="007C2CE1" w:rsidP="007C2CE1">
      <w:pPr>
        <w:pStyle w:val="ListParagraph"/>
        <w:numPr>
          <w:ilvl w:val="0"/>
          <w:numId w:val="1"/>
        </w:numPr>
      </w:pPr>
      <w:r w:rsidRPr="00B90347">
        <w:t>World Bank</w:t>
      </w:r>
    </w:p>
    <w:p w14:paraId="73E60990" w14:textId="769DBDF5" w:rsidR="007C2CE1" w:rsidRPr="00B90347" w:rsidRDefault="00631FDE" w:rsidP="007C2CE1">
      <w:r w:rsidRPr="00B90347">
        <w:t>All</w:t>
      </w:r>
      <w:r w:rsidR="00782255" w:rsidRPr="00B90347">
        <w:t xml:space="preserve"> the data sources provide endpoints </w:t>
      </w:r>
      <w:r w:rsidR="00357101" w:rsidRPr="00B90347">
        <w:t>that</w:t>
      </w:r>
      <w:r w:rsidR="00782255" w:rsidRPr="00B90347">
        <w:t xml:space="preserve"> </w:t>
      </w:r>
      <w:r w:rsidR="007C2CE1" w:rsidRPr="00B90347">
        <w:t>can be tailored based on the</w:t>
      </w:r>
      <w:r w:rsidR="00782255" w:rsidRPr="00B90347">
        <w:t xml:space="preserve"> information required by the user.</w:t>
      </w:r>
      <w:r w:rsidR="007C2CE1" w:rsidRPr="00B90347">
        <w:t xml:space="preserve"> These implementations serve as guides on how to integrate data based on external sources. </w:t>
      </w:r>
    </w:p>
    <w:p w14:paraId="36656F72" w14:textId="1C8D5C2A" w:rsidR="006C191C" w:rsidRPr="00B90347" w:rsidRDefault="00E14BC2" w:rsidP="007C2CE1">
      <w:r w:rsidRPr="00B90347">
        <w:t>D</w:t>
      </w:r>
      <w:r w:rsidR="00782255" w:rsidRPr="00B90347">
        <w:t>ata can be extensive and overwhelming, which becomes unhelpful if not filtered properly. Considering that</w:t>
      </w:r>
      <w:r w:rsidRPr="00B90347">
        <w:t xml:space="preserve"> Hydro</w:t>
      </w:r>
      <w:r w:rsidR="00E778C4" w:rsidRPr="00B90347">
        <w:t>L</w:t>
      </w:r>
      <w:r w:rsidRPr="00B90347">
        <w:t>ang is for</w:t>
      </w:r>
      <w:r w:rsidR="00782255" w:rsidRPr="00B90347">
        <w:t xml:space="preserve"> environmental </w:t>
      </w:r>
      <w:r w:rsidRPr="00B90347">
        <w:t>data</w:t>
      </w:r>
      <w:r w:rsidR="00782255" w:rsidRPr="00B90347">
        <w:t>, specifically water-related</w:t>
      </w:r>
      <w:r w:rsidRPr="00B90347">
        <w:t>,</w:t>
      </w:r>
      <w:r w:rsidR="00782255" w:rsidRPr="00B90347">
        <w:t xml:space="preserve"> the final endpoints selected for usage</w:t>
      </w:r>
      <w:r w:rsidRPr="00B90347">
        <w:t xml:space="preserve"> can retrieve precipitation, evaporation, stations</w:t>
      </w:r>
      <w:r w:rsidR="00357101" w:rsidRPr="00B90347">
        <w:t>,</w:t>
      </w:r>
      <w:r w:rsidRPr="00B90347">
        <w:t xml:space="preserve"> and locations</w:t>
      </w:r>
      <w:r w:rsidR="00782255" w:rsidRPr="00B90347">
        <w:t>.</w:t>
      </w:r>
      <w:r w:rsidRPr="00B90347">
        <w:t xml:space="preserve"> T</w:t>
      </w:r>
      <w:r w:rsidR="00782255" w:rsidRPr="00B90347">
        <w:t xml:space="preserve">he endpoints within the library </w:t>
      </w:r>
      <w:r w:rsidR="002464BF" w:rsidRPr="00B90347">
        <w:t xml:space="preserve">represent </w:t>
      </w:r>
      <w:r w:rsidR="00782255" w:rsidRPr="00B90347">
        <w:t>an example usage for hydrological sciences and th</w:t>
      </w:r>
      <w:r w:rsidRPr="00B90347">
        <w:t>is</w:t>
      </w:r>
      <w:r w:rsidR="00782255" w:rsidRPr="00B90347">
        <w:t xml:space="preserve"> idea can be extended to other scientific fields. </w:t>
      </w:r>
      <w:r w:rsidR="005D555F" w:rsidRPr="00B90347">
        <w:t>Each endpoint described below ha</w:t>
      </w:r>
      <w:r w:rsidR="007C2CE1" w:rsidRPr="00B90347">
        <w:t>s</w:t>
      </w:r>
      <w:r w:rsidR="005D555F" w:rsidRPr="00B90347">
        <w:t xml:space="preserve"> the following format:</w:t>
      </w:r>
    </w:p>
    <w:p w14:paraId="10E65302"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0E68C"/>
        </w:rPr>
        <w:t>export</w:t>
      </w:r>
      <w:r w:rsidRPr="00B90347">
        <w:rPr>
          <w:color w:val="FFFFFF"/>
        </w:rPr>
        <w:t xml:space="preserve"> </w:t>
      </w:r>
      <w:r w:rsidRPr="00B90347">
        <w:rPr>
          <w:color w:val="F0E68C"/>
        </w:rPr>
        <w:t>default</w:t>
      </w:r>
      <w:r w:rsidRPr="00B90347">
        <w:rPr>
          <w:color w:val="FFFFFF"/>
        </w:rPr>
        <w:t xml:space="preserve"> {</w:t>
      </w:r>
    </w:p>
    <w:p w14:paraId="6F0B1EE2"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stations: {</w:t>
      </w:r>
    </w:p>
    <w:p w14:paraId="18ACB5EC"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endpoint:</w:t>
      </w:r>
    </w:p>
    <w:p w14:paraId="34CBCEEA"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w:t>
      </w:r>
      <w:r w:rsidRPr="00B90347">
        <w:rPr>
          <w:color w:val="FFA0A0"/>
        </w:rPr>
        <w:t>"https://some.url.com/endpointname"</w:t>
      </w:r>
      <w:r w:rsidRPr="00B90347">
        <w:rPr>
          <w:color w:val="FFFFFF"/>
        </w:rPr>
        <w:t>,</w:t>
      </w:r>
    </w:p>
    <w:p w14:paraId="09CDB8FC"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w:t>
      </w:r>
      <w:r w:rsidRPr="00B90347">
        <w:rPr>
          <w:color w:val="F0E68C"/>
        </w:rPr>
        <w:t>params</w:t>
      </w:r>
      <w:r w:rsidRPr="00B90347">
        <w:rPr>
          <w:color w:val="FFFFFF"/>
        </w:rPr>
        <w:t>: {</w:t>
      </w:r>
    </w:p>
    <w:p w14:paraId="343E4416"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name1: param1,</w:t>
      </w:r>
    </w:p>
    <w:p w14:paraId="53C6BDBB"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name2: param2</w:t>
      </w:r>
    </w:p>
    <w:p w14:paraId="0A69A28D"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 </w:t>
      </w:r>
    </w:p>
    <w:p w14:paraId="118DB91E"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requirements: {</w:t>
      </w:r>
    </w:p>
    <w:p w14:paraId="050368BA"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needProxy: </w:t>
      </w:r>
      <w:r w:rsidRPr="00B90347">
        <w:rPr>
          <w:color w:val="F0E68C"/>
        </w:rPr>
        <w:t>true</w:t>
      </w:r>
      <w:r w:rsidRPr="00B90347">
        <w:rPr>
          <w:color w:val="FFFFFF"/>
        </w:rPr>
        <w:t>,</w:t>
      </w:r>
    </w:p>
    <w:p w14:paraId="6ED55D37"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requireskey: </w:t>
      </w:r>
      <w:r w:rsidRPr="00B90347">
        <w:rPr>
          <w:color w:val="F0E68C"/>
        </w:rPr>
        <w:t>true</w:t>
      </w:r>
      <w:r w:rsidRPr="00B90347">
        <w:rPr>
          <w:color w:val="FFFFFF"/>
        </w:rPr>
        <w:t>,</w:t>
      </w:r>
    </w:p>
    <w:p w14:paraId="0A660949"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keyname: </w:t>
      </w:r>
      <w:r w:rsidRPr="00B90347">
        <w:rPr>
          <w:color w:val="FFA0A0"/>
        </w:rPr>
        <w:t>"keyname"</w:t>
      </w:r>
      <w:r w:rsidRPr="00B90347">
        <w:rPr>
          <w:color w:val="FFFFFF"/>
        </w:rPr>
        <w:t>,</w:t>
      </w:r>
    </w:p>
    <w:p w14:paraId="077EE434"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method: </w:t>
      </w:r>
      <w:r w:rsidRPr="00B90347">
        <w:rPr>
          <w:color w:val="FFA0A0"/>
        </w:rPr>
        <w:t>"GET ,POST"</w:t>
      </w:r>
      <w:r w:rsidRPr="00B90347">
        <w:rPr>
          <w:color w:val="FFFFFF"/>
        </w:rPr>
        <w:t>,</w:t>
      </w:r>
    </w:p>
    <w:p w14:paraId="2A055896"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xml:space="preserve">  },</w:t>
      </w:r>
    </w:p>
    <w:p w14:paraId="2A244716" w14:textId="77777777" w:rsidR="00B61FA9" w:rsidRPr="00B90347" w:rsidRDefault="00B61FA9" w:rsidP="00D45572">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02653674"/>
        <w:rPr>
          <w:color w:val="FFFFFF"/>
        </w:rPr>
      </w:pPr>
      <w:r w:rsidRPr="00B90347">
        <w:rPr>
          <w:color w:val="FFFFFF"/>
        </w:rPr>
        <w:t>} </w:t>
      </w:r>
    </w:p>
    <w:p w14:paraId="42C26F78" w14:textId="31DD718F" w:rsidR="0086406A" w:rsidRPr="00B90347" w:rsidRDefault="0086406A" w:rsidP="0086406A">
      <w:pPr>
        <w:pStyle w:val="Caption"/>
      </w:pPr>
      <w:bookmarkStart w:id="2790" w:name="_Toc48363337"/>
      <w:r w:rsidRPr="00B90347">
        <w:lastRenderedPageBreak/>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w:t>
      </w:r>
      <w:r w:rsidR="00245413" w:rsidRPr="00B90347">
        <w:rPr>
          <w:noProof/>
        </w:rPr>
        <w:fldChar w:fldCharType="end"/>
      </w:r>
      <w:r w:rsidRPr="00B90347">
        <w:t>. Example code for source usage.</w:t>
      </w:r>
      <w:bookmarkEnd w:id="2790"/>
    </w:p>
    <w:p w14:paraId="53D90DF9" w14:textId="0F7FB310" w:rsidR="00E14BC2" w:rsidRPr="00B90347" w:rsidRDefault="00E14BC2" w:rsidP="00E14BC2">
      <w:r w:rsidRPr="00B90347">
        <w:t xml:space="preserve">The requirements on the sources explain whether the endpoint requires a proxy server, requires a key and/or the method for retrieval. Some queries need to have a specific format, while others can be flexible. It will all depend on the end data needs and the user should search and understand what each source can provide and what it requires. Links for appropriate documentation and guidance have been included </w:t>
      </w:r>
      <w:r w:rsidR="00357101" w:rsidRPr="00B90347">
        <w:t>i</w:t>
      </w:r>
      <w:r w:rsidRPr="00B90347">
        <w:t xml:space="preserve">n each source. </w:t>
      </w:r>
    </w:p>
    <w:p w14:paraId="417CD626" w14:textId="201FA078" w:rsidR="002D1D1B" w:rsidRPr="00B90347" w:rsidRDefault="002D1D1B" w:rsidP="00866B46">
      <w:pPr>
        <w:pStyle w:val="Heading3"/>
      </w:pPr>
      <w:bookmarkStart w:id="2791" w:name="_Toc48337929"/>
      <w:bookmarkStart w:id="2792" w:name="_Toc48363153"/>
      <w:r w:rsidRPr="00B90347">
        <w:t>AEMET</w:t>
      </w:r>
      <w:bookmarkEnd w:id="2791"/>
      <w:bookmarkEnd w:id="2792"/>
    </w:p>
    <w:p w14:paraId="15FD71FB" w14:textId="315C659D" w:rsidR="00782255" w:rsidRPr="00B90347" w:rsidRDefault="00DE32AB" w:rsidP="00BE7766">
      <w:r w:rsidRPr="00B90347">
        <w:t xml:space="preserve">Aemet </w:t>
      </w:r>
      <w:r w:rsidR="00E14BC2" w:rsidRPr="00B90347">
        <w:t>OpenData is an</w:t>
      </w:r>
      <w:r w:rsidR="002D1D1B" w:rsidRPr="00B90347">
        <w:t xml:space="preserve"> open REST API that allows for the distribution and utilization of </w:t>
      </w:r>
      <w:r w:rsidR="005D7F08" w:rsidRPr="00B90347">
        <w:t>meteorological</w:t>
      </w:r>
      <w:r w:rsidR="002D1D1B" w:rsidRPr="00B90347">
        <w:t xml:space="preserve"> and climatologic information from Spain and surrounding stations. The API provides data about observation</w:t>
      </w:r>
      <w:r w:rsidR="00E14BC2" w:rsidRPr="00B90347">
        <w:t>s</w:t>
      </w:r>
      <w:r w:rsidR="002D1D1B" w:rsidRPr="00B90347">
        <w:t xml:space="preserve">, forecasts, climatologic values, satellite information, maps and graphs, maritime predictions and observations, </w:t>
      </w:r>
      <w:r w:rsidR="005D7F08" w:rsidRPr="00B90347">
        <w:t>ultraviolet readings, radars</w:t>
      </w:r>
      <w:r w:rsidR="00357101" w:rsidRPr="00B90347">
        <w:t>,</w:t>
      </w:r>
      <w:r w:rsidR="005D7F08" w:rsidRPr="00B90347">
        <w:t xml:space="preserve"> and others</w:t>
      </w:r>
      <w:r w:rsidR="00E14BC2" w:rsidRPr="00B90347">
        <w:t xml:space="preserve"> </w:t>
      </w:r>
      <w:sdt>
        <w:sdtPr>
          <w:id w:val="-362291289"/>
          <w:citation/>
        </w:sdtPr>
        <w:sdtContent>
          <w:r w:rsidR="00E14BC2" w:rsidRPr="00B90347">
            <w:fldChar w:fldCharType="begin"/>
          </w:r>
          <w:r w:rsidR="00E14BC2" w:rsidRPr="00B90347">
            <w:instrText xml:space="preserve"> CITATION AEM20 \l 18442 </w:instrText>
          </w:r>
          <w:r w:rsidR="00E14BC2" w:rsidRPr="00B90347">
            <w:fldChar w:fldCharType="separate"/>
          </w:r>
          <w:r w:rsidR="002D1986" w:rsidRPr="00B90347">
            <w:rPr>
              <w:noProof/>
            </w:rPr>
            <w:t>(AEMET, 2020)</w:t>
          </w:r>
          <w:r w:rsidR="00E14BC2" w:rsidRPr="00B90347">
            <w:fldChar w:fldCharType="end"/>
          </w:r>
        </w:sdtContent>
      </w:sdt>
      <w:r w:rsidR="005D7F08" w:rsidRPr="00B90347">
        <w:t>. The API requires the generation of a key to be passed into the header of the request, along with a “GET” method. The API also requires a proxy server to avoid CORS violation</w:t>
      </w:r>
      <w:r w:rsidR="00357101" w:rsidRPr="00B90347">
        <w:t>s</w:t>
      </w:r>
      <w:r w:rsidR="005D7F08" w:rsidRPr="00B90347">
        <w:t>.</w:t>
      </w:r>
      <w:r w:rsidR="00BE7766" w:rsidRPr="00B90347">
        <w:t xml:space="preserve"> </w:t>
      </w:r>
      <w:r w:rsidR="00782255" w:rsidRPr="00B90347">
        <w:t>The endpoints selected to be used within the library are the following:</w:t>
      </w:r>
    </w:p>
    <w:p w14:paraId="33921D6A" w14:textId="38AF2524" w:rsidR="00782255" w:rsidRPr="00B90347" w:rsidRDefault="00782255" w:rsidP="00782255">
      <w:pPr>
        <w:pStyle w:val="ListParagraph"/>
        <w:numPr>
          <w:ilvl w:val="0"/>
          <w:numId w:val="1"/>
        </w:numPr>
      </w:pPr>
      <w:r w:rsidRPr="00B90347">
        <w:t>Station data</w:t>
      </w:r>
      <w:r w:rsidR="005D555F" w:rsidRPr="00B90347">
        <w:t xml:space="preserve"> (“stations”)</w:t>
      </w:r>
      <w:r w:rsidRPr="00B90347">
        <w:t xml:space="preserve">: conventional data gathering. </w:t>
      </w:r>
    </w:p>
    <w:p w14:paraId="4CD4ACE5" w14:textId="31CC13A8" w:rsidR="00782255" w:rsidRPr="00B90347" w:rsidRDefault="00782255" w:rsidP="00782255">
      <w:pPr>
        <w:pStyle w:val="ListParagraph"/>
        <w:numPr>
          <w:ilvl w:val="0"/>
          <w:numId w:val="1"/>
        </w:numPr>
      </w:pPr>
      <w:r w:rsidRPr="00B90347">
        <w:t>Daily station data</w:t>
      </w:r>
      <w:r w:rsidR="005D555F" w:rsidRPr="00B90347">
        <w:t xml:space="preserve"> (“daily-stations”)</w:t>
      </w:r>
      <w:r w:rsidRPr="00B90347">
        <w:t xml:space="preserve">: retrieves precipitation data for a given station by </w:t>
      </w:r>
      <w:r w:rsidR="00357101" w:rsidRPr="00B90347">
        <w:t>giving as arguments</w:t>
      </w:r>
      <w:r w:rsidRPr="00B90347">
        <w:t xml:space="preserve"> initial and final observation dates.</w:t>
      </w:r>
    </w:p>
    <w:p w14:paraId="673ECD59" w14:textId="1DDC78AD" w:rsidR="005D7F08" w:rsidRPr="00B90347" w:rsidRDefault="005D7F08" w:rsidP="00866B46">
      <w:pPr>
        <w:pStyle w:val="Heading3"/>
      </w:pPr>
      <w:bookmarkStart w:id="2793" w:name="_Toc48337930"/>
      <w:bookmarkStart w:id="2794" w:name="_Toc48363154"/>
      <w:r w:rsidRPr="00B90347">
        <w:t>EAUK</w:t>
      </w:r>
      <w:bookmarkEnd w:id="2793"/>
      <w:bookmarkEnd w:id="2794"/>
    </w:p>
    <w:p w14:paraId="3103FFD0" w14:textId="44AE6DF3" w:rsidR="00782255" w:rsidRPr="00B90347" w:rsidRDefault="00E24A0C" w:rsidP="001116BB">
      <w:r w:rsidRPr="00B90347">
        <w:t xml:space="preserve">The EAUK created a </w:t>
      </w:r>
      <w:r w:rsidR="00782255" w:rsidRPr="00B90347">
        <w:t xml:space="preserve">hydrological </w:t>
      </w:r>
      <w:r w:rsidRPr="00B90347">
        <w:t xml:space="preserve">REST </w:t>
      </w:r>
      <w:r w:rsidR="00782255" w:rsidRPr="00B90347">
        <w:t xml:space="preserve">API which gives access to historical water information from the UK and surrounding areas. The API </w:t>
      </w:r>
      <w:r w:rsidRPr="00B90347">
        <w:t>is on its alpha state and as of August 2020</w:t>
      </w:r>
      <w:r w:rsidR="00357101" w:rsidRPr="00B90347">
        <w:t>,</w:t>
      </w:r>
      <w:r w:rsidRPr="00B90347">
        <w:t xml:space="preserve"> it provides information regarding flood monitoring, hydrological data, environmental metrics, etc</w:t>
      </w:r>
      <w:r w:rsidR="0052688E" w:rsidRPr="00B90347">
        <w:t xml:space="preserve"> </w:t>
      </w:r>
      <w:sdt>
        <w:sdtPr>
          <w:id w:val="910900556"/>
          <w:citation/>
        </w:sdtPr>
        <w:sdtContent>
          <w:r w:rsidR="0052688E" w:rsidRPr="00B90347">
            <w:fldChar w:fldCharType="begin"/>
          </w:r>
          <w:r w:rsidR="0052688E" w:rsidRPr="00B90347">
            <w:instrText xml:space="preserve"> CITATION Env20 \l 1033 </w:instrText>
          </w:r>
          <w:r w:rsidR="0052688E" w:rsidRPr="00B90347">
            <w:fldChar w:fldCharType="separate"/>
          </w:r>
          <w:r w:rsidR="002D1986" w:rsidRPr="00B90347">
            <w:rPr>
              <w:noProof/>
            </w:rPr>
            <w:t>(Environmental Agency UK, 2020)</w:t>
          </w:r>
          <w:r w:rsidR="0052688E" w:rsidRPr="00B90347">
            <w:fldChar w:fldCharType="end"/>
          </w:r>
        </w:sdtContent>
      </w:sdt>
      <w:r w:rsidRPr="00B90347">
        <w:t xml:space="preserve">. The API is available freely for the public without the need </w:t>
      </w:r>
      <w:r w:rsidR="00357101" w:rsidRPr="00B90347">
        <w:t>for</w:t>
      </w:r>
      <w:r w:rsidRPr="00B90347">
        <w:t xml:space="preserve"> a key or any other parameter. The measurements that are provided by the source depend solely on the</w:t>
      </w:r>
      <w:r w:rsidR="00357101" w:rsidRPr="00B90347">
        <w:t xml:space="preserve"> number</w:t>
      </w:r>
      <w:r w:rsidRPr="00B90347">
        <w:t xml:space="preserve"> of available measurement stations that have are being considered. Thus, for some locations, the data is unavailable until a certain date and further manipulation of the data might be considered for gap filling or outlier removal. The retrieved data can be in JSON, CSV</w:t>
      </w:r>
      <w:r w:rsidR="00357101" w:rsidRPr="00B90347">
        <w:t>,</w:t>
      </w:r>
      <w:r w:rsidRPr="00B90347">
        <w:t xml:space="preserve"> and XML format and uses a “GET” method for request and it does not require a proxy server. </w:t>
      </w:r>
      <w:r w:rsidR="0071553D" w:rsidRPr="00B90347">
        <w:t>The library also provides geoJSON files.</w:t>
      </w:r>
    </w:p>
    <w:p w14:paraId="7DFBF235" w14:textId="6C0BE0C0" w:rsidR="00E24A0C" w:rsidRPr="00B90347" w:rsidRDefault="00E24A0C" w:rsidP="001116BB">
      <w:r w:rsidRPr="00B90347">
        <w:t>For each request, added metadata is appended to the first lines of the retrieved object. Due to the available data within the application and the ease of use of the source, the following endpoints were considered for the library:</w:t>
      </w:r>
    </w:p>
    <w:p w14:paraId="1EBA2355" w14:textId="2BDBD105" w:rsidR="00E24A0C" w:rsidRPr="00B90347" w:rsidRDefault="00E24A0C" w:rsidP="00E24A0C">
      <w:pPr>
        <w:pStyle w:val="ListParagraph"/>
        <w:numPr>
          <w:ilvl w:val="0"/>
          <w:numId w:val="1"/>
        </w:numPr>
      </w:pPr>
      <w:r w:rsidRPr="00B90347">
        <w:lastRenderedPageBreak/>
        <w:t>Flood warnings</w:t>
      </w:r>
      <w:r w:rsidR="005D555F" w:rsidRPr="00B90347">
        <w:t xml:space="preserve"> (“flood-warnings”)</w:t>
      </w:r>
      <w:r w:rsidRPr="00B90347">
        <w:t xml:space="preserve">: </w:t>
      </w:r>
      <w:r w:rsidR="0071553D" w:rsidRPr="00B90347">
        <w:t>considers</w:t>
      </w:r>
      <w:r w:rsidRPr="00B90347">
        <w:t xml:space="preserve"> instantaneous and historical flood warnings within </w:t>
      </w:r>
      <w:r w:rsidR="0071553D" w:rsidRPr="00B90347">
        <w:t>a certain county or coordinates within the UK. It retrieves the data depending on the type of severity of the warning.</w:t>
      </w:r>
    </w:p>
    <w:p w14:paraId="3878FD9A" w14:textId="5ED5FF86" w:rsidR="0071553D" w:rsidRPr="00B90347" w:rsidRDefault="0071553D" w:rsidP="00E24A0C">
      <w:pPr>
        <w:pStyle w:val="ListParagraph"/>
        <w:numPr>
          <w:ilvl w:val="0"/>
          <w:numId w:val="1"/>
        </w:numPr>
      </w:pPr>
      <w:r w:rsidRPr="00B90347">
        <w:t>Flood</w:t>
      </w:r>
      <w:r w:rsidR="005D555F" w:rsidRPr="00B90347">
        <w:t>ing prone</w:t>
      </w:r>
      <w:r w:rsidRPr="00B90347">
        <w:t xml:space="preserve"> areas</w:t>
      </w:r>
      <w:r w:rsidR="005D555F" w:rsidRPr="00B90347">
        <w:t xml:space="preserve"> (“flood-areas”)</w:t>
      </w:r>
      <w:r w:rsidRPr="00B90347">
        <w:t>: instantaneous and historical areas prone to flooding depending on the coordinates and search strings.</w:t>
      </w:r>
    </w:p>
    <w:p w14:paraId="56F5B43C" w14:textId="0B9C87E3" w:rsidR="0071553D" w:rsidRPr="00B90347" w:rsidRDefault="0071553D" w:rsidP="00E24A0C">
      <w:pPr>
        <w:pStyle w:val="ListParagraph"/>
        <w:numPr>
          <w:ilvl w:val="0"/>
          <w:numId w:val="1"/>
        </w:numPr>
      </w:pPr>
      <w:r w:rsidRPr="00B90347">
        <w:t>Flood</w:t>
      </w:r>
      <w:r w:rsidR="005D555F" w:rsidRPr="00B90347">
        <w:t>ing prone</w:t>
      </w:r>
      <w:r w:rsidRPr="00B90347">
        <w:t xml:space="preserve"> stations</w:t>
      </w:r>
      <w:r w:rsidR="005D555F" w:rsidRPr="00B90347">
        <w:t xml:space="preserve"> (“flood-stations”)</w:t>
      </w:r>
      <w:r w:rsidRPr="00B90347">
        <w:t>: retrieves stations that have been historically cataloged for flooding areas. The endpoint ha</w:t>
      </w:r>
      <w:r w:rsidR="00357101" w:rsidRPr="00B90347">
        <w:t>s</w:t>
      </w:r>
      <w:r w:rsidRPr="00B90347">
        <w:t xml:space="preserve"> as </w:t>
      </w:r>
      <w:r w:rsidR="00357101" w:rsidRPr="00B90347">
        <w:t xml:space="preserve">a </w:t>
      </w:r>
      <w:r w:rsidRPr="00B90347">
        <w:t>parameter the town location, catchment name, etc.</w:t>
      </w:r>
    </w:p>
    <w:p w14:paraId="224A96B5" w14:textId="0F15C81D" w:rsidR="0071553D" w:rsidRPr="00B90347" w:rsidRDefault="0071553D" w:rsidP="00E24A0C">
      <w:pPr>
        <w:pStyle w:val="ListParagraph"/>
        <w:numPr>
          <w:ilvl w:val="0"/>
          <w:numId w:val="1"/>
        </w:numPr>
      </w:pPr>
      <w:r w:rsidRPr="00B90347">
        <w:t>List stations</w:t>
      </w:r>
      <w:r w:rsidR="005D555F" w:rsidRPr="00B90347">
        <w:t xml:space="preserve"> (“list-stations”)</w:t>
      </w:r>
      <w:r w:rsidRPr="00B90347">
        <w:t>: retrieves the stations that are available within a certain location by searching for towns, counties</w:t>
      </w:r>
      <w:r w:rsidR="00357101" w:rsidRPr="00B90347">
        <w:t>,</w:t>
      </w:r>
      <w:r w:rsidRPr="00B90347">
        <w:t xml:space="preserve"> or coordinates.</w:t>
      </w:r>
    </w:p>
    <w:p w14:paraId="47B04A17" w14:textId="6C79CA65" w:rsidR="0071553D" w:rsidRPr="00B90347" w:rsidRDefault="0071553D" w:rsidP="00E24A0C">
      <w:pPr>
        <w:pStyle w:val="ListParagraph"/>
        <w:numPr>
          <w:ilvl w:val="0"/>
          <w:numId w:val="1"/>
        </w:numPr>
      </w:pPr>
      <w:r w:rsidRPr="00B90347">
        <w:t>Data stations</w:t>
      </w:r>
      <w:r w:rsidR="005D555F" w:rsidRPr="00B90347">
        <w:t xml:space="preserve"> (“data-stations”)</w:t>
      </w:r>
      <w:r w:rsidRPr="00B90347">
        <w:t>: finds historic rainfall information for a given rainfall station depending on the location, start and end date, station reference.</w:t>
      </w:r>
    </w:p>
    <w:p w14:paraId="56402240" w14:textId="65D32608" w:rsidR="00412C99" w:rsidRPr="00B90347" w:rsidRDefault="00412C99" w:rsidP="00D45572">
      <w:pPr>
        <w:pStyle w:val="Heading3"/>
        <w:numPr>
          <w:ilvl w:val="2"/>
          <w:numId w:val="4"/>
        </w:numPr>
      </w:pPr>
      <w:bookmarkStart w:id="2795" w:name="_Toc48337931"/>
      <w:bookmarkStart w:id="2796" w:name="_Toc48363155"/>
      <w:r w:rsidRPr="00B90347">
        <w:t>FEMA</w:t>
      </w:r>
      <w:bookmarkEnd w:id="2795"/>
      <w:bookmarkEnd w:id="2796"/>
    </w:p>
    <w:p w14:paraId="3E87F924" w14:textId="4C43713E" w:rsidR="00412C99" w:rsidRPr="00B90347" w:rsidRDefault="00412C99" w:rsidP="00412C99">
      <w:r w:rsidRPr="00B90347">
        <w:t>In accordance to open data initiatives, FEMA developed a read</w:t>
      </w:r>
      <w:r w:rsidR="00357101" w:rsidRPr="00B90347">
        <w:t>-</w:t>
      </w:r>
      <w:r w:rsidRPr="00B90347">
        <w:t>only RESTful API that uses query string parameters to manage query selection. It includes datasets for major disaster declarations across the USA territories sorted depending on city, county, state</w:t>
      </w:r>
      <w:r w:rsidR="00357101" w:rsidRPr="00B90347">
        <w:t>,</w:t>
      </w:r>
      <w:r w:rsidRPr="00B90347">
        <w:t xml:space="preserve"> or nationwide</w:t>
      </w:r>
      <w:r w:rsidR="0052688E" w:rsidRPr="00B90347">
        <w:t xml:space="preserve"> </w:t>
      </w:r>
      <w:sdt>
        <w:sdtPr>
          <w:id w:val="-733388583"/>
          <w:citation/>
        </w:sdtPr>
        <w:sdtContent>
          <w:r w:rsidR="0052688E" w:rsidRPr="00B90347">
            <w:fldChar w:fldCharType="begin"/>
          </w:r>
          <w:r w:rsidR="0052688E" w:rsidRPr="00B90347">
            <w:instrText xml:space="preserve"> CITATION FEM20 \l 1033 </w:instrText>
          </w:r>
          <w:r w:rsidR="0052688E" w:rsidRPr="00B90347">
            <w:fldChar w:fldCharType="separate"/>
          </w:r>
          <w:r w:rsidR="002D1986" w:rsidRPr="00B90347">
            <w:rPr>
              <w:noProof/>
            </w:rPr>
            <w:t>(FEMA, 2020)</w:t>
          </w:r>
          <w:r w:rsidR="0052688E" w:rsidRPr="00B90347">
            <w:fldChar w:fldCharType="end"/>
          </w:r>
        </w:sdtContent>
      </w:sdt>
      <w:r w:rsidRPr="00B90347">
        <w:t>. The API has different operations that can be built depending on what the request for the end</w:t>
      </w:r>
      <w:r w:rsidR="00357101" w:rsidRPr="00B90347">
        <w:t>-</w:t>
      </w:r>
      <w:r w:rsidRPr="00B90347">
        <w:t>user is in the forms of logical operators (i.e. equal, not equal, less than, logical negation, etc.)</w:t>
      </w:r>
      <w:r w:rsidR="0052688E" w:rsidRPr="00B90347">
        <w:t xml:space="preserve">. The formats that the API </w:t>
      </w:r>
      <w:r w:rsidR="00C73D35" w:rsidRPr="00B90347">
        <w:t>provide</w:t>
      </w:r>
      <w:r w:rsidR="00357101" w:rsidRPr="00B90347">
        <w:t>s</w:t>
      </w:r>
      <w:r w:rsidR="0052688E" w:rsidRPr="00B90347">
        <w:t xml:space="preserve"> are </w:t>
      </w:r>
      <w:r w:rsidR="00357101" w:rsidRPr="00B90347">
        <w:t>JSON</w:t>
      </w:r>
      <w:r w:rsidR="0052688E" w:rsidRPr="00B90347">
        <w:t xml:space="preserve"> or </w:t>
      </w:r>
      <w:r w:rsidR="00C73D35" w:rsidRPr="00B90347">
        <w:t>geo</w:t>
      </w:r>
      <w:r w:rsidR="00357101" w:rsidRPr="00B90347">
        <w:t>JSON</w:t>
      </w:r>
      <w:r w:rsidR="0052688E" w:rsidRPr="00B90347">
        <w:t xml:space="preserve"> and allows for retrieving data through callback functions without the need </w:t>
      </w:r>
      <w:r w:rsidR="00357101" w:rsidRPr="00B90347">
        <w:t>for</w:t>
      </w:r>
      <w:r w:rsidR="0052688E" w:rsidRPr="00B90347">
        <w:t xml:space="preserve"> a key. The API accepts the “GET” method for retrieval and CORS has been implemented through the API, meaning that it does not require a proxy server.</w:t>
      </w:r>
    </w:p>
    <w:p w14:paraId="3FE76265" w14:textId="62F8D0E0" w:rsidR="0052688E" w:rsidRPr="00B90347" w:rsidRDefault="0052688E" w:rsidP="00412C99">
      <w:r w:rsidRPr="00B90347">
        <w:t>The requests are appended with the information that has been requested by the user along with metadata. For the library, the following endpoints have been considered:</w:t>
      </w:r>
    </w:p>
    <w:p w14:paraId="13100909" w14:textId="19B2E1C0" w:rsidR="005D555F" w:rsidRPr="00B90347" w:rsidRDefault="0052688E" w:rsidP="005D555F">
      <w:pPr>
        <w:pStyle w:val="ListParagraph"/>
        <w:numPr>
          <w:ilvl w:val="0"/>
          <w:numId w:val="1"/>
        </w:numPr>
      </w:pPr>
      <w:r w:rsidRPr="00B90347">
        <w:t>Disaster declarations</w:t>
      </w:r>
      <w:r w:rsidR="005D555F" w:rsidRPr="00B90347">
        <w:t xml:space="preserve"> (“</w:t>
      </w:r>
      <w:r w:rsidR="003B53B4" w:rsidRPr="00B90347">
        <w:t>d</w:t>
      </w:r>
      <w:r w:rsidR="005D555F" w:rsidRPr="00B90347">
        <w:t>isaster-declarations”)</w:t>
      </w:r>
      <w:r w:rsidRPr="00B90347">
        <w:t xml:space="preserve">: it accepts as data fields </w:t>
      </w:r>
      <w:r w:rsidR="00357101" w:rsidRPr="00B90347">
        <w:t xml:space="preserve">the </w:t>
      </w:r>
      <w:r w:rsidRPr="00B90347">
        <w:t>number of disaster, the county or state; the type of incident</w:t>
      </w:r>
      <w:r w:rsidR="00357101" w:rsidRPr="00B90347">
        <w:t>,</w:t>
      </w:r>
      <w:r w:rsidRPr="00B90347">
        <w:t xml:space="preserve"> and declaration title among others.</w:t>
      </w:r>
    </w:p>
    <w:p w14:paraId="246785AA" w14:textId="77ECA1C1" w:rsidR="00DE32AB" w:rsidRPr="00B90347" w:rsidRDefault="0052688E" w:rsidP="00866B46">
      <w:pPr>
        <w:pStyle w:val="Heading3"/>
      </w:pPr>
      <w:bookmarkStart w:id="2797" w:name="_Toc48337932"/>
      <w:bookmarkStart w:id="2798" w:name="_Toc48363156"/>
      <w:r w:rsidRPr="00B90347">
        <w:t>METEOIT</w:t>
      </w:r>
      <w:bookmarkEnd w:id="2797"/>
      <w:bookmarkEnd w:id="2798"/>
    </w:p>
    <w:p w14:paraId="666B6817" w14:textId="25CAFE3B" w:rsidR="00204270" w:rsidRPr="00B90347" w:rsidRDefault="00204270" w:rsidP="001116BB">
      <w:r w:rsidRPr="00B90347">
        <w:t xml:space="preserve">METEOIT API contains meteorological data by giving access through different endpoints from the Italian territories. The service </w:t>
      </w:r>
      <w:r w:rsidR="000B74B6" w:rsidRPr="00B90347">
        <w:t>requires</w:t>
      </w:r>
      <w:r w:rsidRPr="00B90347">
        <w:t xml:space="preserve"> the creation of an account and the generation of a unique token that must be included within the header of the request. Because </w:t>
      </w:r>
      <w:r w:rsidRPr="00B90347">
        <w:lastRenderedPageBreak/>
        <w:t xml:space="preserve">of the lack of implementation of CORS on the API, it requires a proxy server to be present with the request, accepting only “POST” methods for retrieval. </w:t>
      </w:r>
    </w:p>
    <w:p w14:paraId="7EDD26CF" w14:textId="466E46AE" w:rsidR="00204270" w:rsidRPr="00B90347" w:rsidRDefault="00C73D35" w:rsidP="001116BB">
      <w:r w:rsidRPr="00B90347">
        <w:t>Since its launch, the API</w:t>
      </w:r>
      <w:r w:rsidR="000B74B6" w:rsidRPr="00B90347">
        <w:t xml:space="preserve"> has</w:t>
      </w:r>
      <w:r w:rsidR="00204270" w:rsidRPr="00B90347">
        <w:t xml:space="preserve"> deployed </w:t>
      </w:r>
      <w:r w:rsidR="000B74B6" w:rsidRPr="00B90347">
        <w:t>3 different versions. Because of this, a new key is needed for accessing the la</w:t>
      </w:r>
      <w:r w:rsidRPr="00B90347">
        <w:t>test</w:t>
      </w:r>
      <w:r w:rsidR="000B74B6" w:rsidRPr="00B90347">
        <w:t xml:space="preserve"> version, while the other 2 version</w:t>
      </w:r>
      <w:r w:rsidR="00E355EE" w:rsidRPr="00B90347">
        <w:t>s</w:t>
      </w:r>
      <w:r w:rsidR="000B74B6" w:rsidRPr="00B90347">
        <w:t xml:space="preserve"> have been deprecated but can still be accessed</w:t>
      </w:r>
      <w:r w:rsidRPr="00B90347">
        <w:t xml:space="preserve"> </w:t>
      </w:r>
      <w:sdt>
        <w:sdtPr>
          <w:id w:val="283391621"/>
          <w:citation/>
        </w:sdtPr>
        <w:sdtContent>
          <w:r w:rsidRPr="00B90347">
            <w:fldChar w:fldCharType="begin"/>
          </w:r>
          <w:r w:rsidRPr="00B90347">
            <w:instrText xml:space="preserve"> CITATION Met20 \l 18442 </w:instrText>
          </w:r>
          <w:r w:rsidRPr="00B90347">
            <w:fldChar w:fldCharType="separate"/>
          </w:r>
          <w:r w:rsidR="002D1986" w:rsidRPr="00B90347">
            <w:rPr>
              <w:noProof/>
            </w:rPr>
            <w:t>(MeteoNetwork API, 2020)</w:t>
          </w:r>
          <w:r w:rsidRPr="00B90347">
            <w:fldChar w:fldCharType="end"/>
          </w:r>
        </w:sdtContent>
      </w:sdt>
      <w:r w:rsidR="000B74B6" w:rsidRPr="00B90347">
        <w:t xml:space="preserve">.  </w:t>
      </w:r>
      <w:r w:rsidR="00204270" w:rsidRPr="00B90347">
        <w:t xml:space="preserve"> </w:t>
      </w:r>
    </w:p>
    <w:p w14:paraId="6BB0137A" w14:textId="60A1D748" w:rsidR="00204270" w:rsidRPr="00B90347" w:rsidRDefault="00204270" w:rsidP="001116BB">
      <w:r w:rsidRPr="00B90347">
        <w:t>For the usage of the library, the following endpoints have been included:</w:t>
      </w:r>
    </w:p>
    <w:p w14:paraId="3BCCC97C" w14:textId="3D39E4A6" w:rsidR="00204270" w:rsidRPr="00B90347" w:rsidRDefault="00774FB7" w:rsidP="00204270">
      <w:pPr>
        <w:pStyle w:val="ListParagraph"/>
        <w:numPr>
          <w:ilvl w:val="0"/>
          <w:numId w:val="1"/>
        </w:numPr>
      </w:pPr>
      <w:r w:rsidRPr="00B90347">
        <w:t>Daily station data (“station-daily”)</w:t>
      </w:r>
      <w:r w:rsidR="00204270" w:rsidRPr="00B90347">
        <w:t xml:space="preserve">: retrieves meteorological </w:t>
      </w:r>
      <w:r w:rsidR="00DD1E25" w:rsidRPr="00B90347">
        <w:t>information</w:t>
      </w:r>
      <w:r w:rsidR="00204270" w:rsidRPr="00B90347">
        <w:t xml:space="preserve"> for a specific station during the last day previous to the request. It accep</w:t>
      </w:r>
      <w:r w:rsidR="00DD1E25" w:rsidRPr="00B90347">
        <w:t xml:space="preserve">ts as </w:t>
      </w:r>
      <w:r w:rsidR="00E355EE" w:rsidRPr="00B90347">
        <w:t xml:space="preserve">a </w:t>
      </w:r>
      <w:r w:rsidR="00DD1E25" w:rsidRPr="00B90347">
        <w:t>parameter the station code, the observation data</w:t>
      </w:r>
      <w:r w:rsidR="00E355EE" w:rsidRPr="00B90347">
        <w:t>,</w:t>
      </w:r>
      <w:r w:rsidR="00DD1E25" w:rsidRPr="00B90347">
        <w:t xml:space="preserve"> and data quality. This last one is a parameter that can be added to every endpoint to enable the API to fill data in case there is missing.</w:t>
      </w:r>
    </w:p>
    <w:p w14:paraId="6353E0D3" w14:textId="2EBE04B4" w:rsidR="00DD1E25" w:rsidRPr="00B90347" w:rsidRDefault="00774FB7" w:rsidP="00204270">
      <w:pPr>
        <w:pStyle w:val="ListParagraph"/>
        <w:numPr>
          <w:ilvl w:val="0"/>
          <w:numId w:val="1"/>
        </w:numPr>
      </w:pPr>
      <w:r w:rsidRPr="00B90347">
        <w:t xml:space="preserve">Last dates data in </w:t>
      </w:r>
      <w:r w:rsidR="00E355EE" w:rsidRPr="00B90347">
        <w:t xml:space="preserve">a </w:t>
      </w:r>
      <w:r w:rsidRPr="00B90347">
        <w:t>station (“stations-lastdays”)</w:t>
      </w:r>
      <w:r w:rsidR="00DD1E25" w:rsidRPr="00B90347">
        <w:t xml:space="preserve">: it retrieves data for specific </w:t>
      </w:r>
      <w:r w:rsidR="00845514" w:rsidRPr="00B90347">
        <w:t>data for a single station. This endpoint is on the 2</w:t>
      </w:r>
      <w:r w:rsidR="00845514" w:rsidRPr="00B90347">
        <w:rPr>
          <w:vertAlign w:val="superscript"/>
        </w:rPr>
        <w:t>nd</w:t>
      </w:r>
      <w:r w:rsidR="00845514" w:rsidRPr="00B90347">
        <w:t xml:space="preserve"> version of the API. It requires the station code, the data type for the request</w:t>
      </w:r>
      <w:r w:rsidR="00E355EE" w:rsidRPr="00B90347">
        <w:t>,</w:t>
      </w:r>
      <w:r w:rsidR="00845514" w:rsidRPr="00B90347">
        <w:t xml:space="preserve"> and the validity of the </w:t>
      </w:r>
      <w:r w:rsidR="00475DF0" w:rsidRPr="00B90347">
        <w:t>station</w:t>
      </w:r>
      <w:r w:rsidR="00845514" w:rsidRPr="00B90347">
        <w:t>.</w:t>
      </w:r>
    </w:p>
    <w:p w14:paraId="26A10F06" w14:textId="4AC73240" w:rsidR="00845514" w:rsidRPr="00B90347" w:rsidRDefault="00774FB7" w:rsidP="00204270">
      <w:pPr>
        <w:pStyle w:val="ListParagraph"/>
        <w:numPr>
          <w:ilvl w:val="0"/>
          <w:numId w:val="1"/>
        </w:numPr>
      </w:pPr>
      <w:r w:rsidRPr="00B90347">
        <w:t>Data per single station per date (“station-singledate”)</w:t>
      </w:r>
      <w:r w:rsidR="00845514" w:rsidRPr="00B90347">
        <w:t>: it retrieves data for multiple stations on a single date. It requires as parameters date</w:t>
      </w:r>
      <w:r w:rsidR="00E355EE" w:rsidRPr="00B90347">
        <w:t>,</w:t>
      </w:r>
      <w:r w:rsidR="00845514" w:rsidRPr="00B90347">
        <w:t xml:space="preserve"> and station validity.</w:t>
      </w:r>
    </w:p>
    <w:p w14:paraId="63C0A1D6" w14:textId="56DF9851" w:rsidR="00845514" w:rsidRPr="00B90347" w:rsidRDefault="00774FB7" w:rsidP="00204270">
      <w:pPr>
        <w:pStyle w:val="ListParagraph"/>
        <w:numPr>
          <w:ilvl w:val="0"/>
          <w:numId w:val="1"/>
        </w:numPr>
      </w:pPr>
      <w:r w:rsidRPr="00B90347">
        <w:t>Dat</w:t>
      </w:r>
      <w:r w:rsidR="005D555F" w:rsidRPr="00B90347">
        <w:t>a per multiple stations per single date (“stations-singledate”)</w:t>
      </w:r>
      <w:r w:rsidR="00845514" w:rsidRPr="00B90347">
        <w:t>: it retrieves the data from multiple stations for a single date on nearby countries. It requires as parameters the date, country code</w:t>
      </w:r>
      <w:r w:rsidR="00E355EE" w:rsidRPr="00B90347">
        <w:t>,</w:t>
      </w:r>
      <w:r w:rsidR="00845514" w:rsidRPr="00B90347">
        <w:t xml:space="preserve"> and station validity.</w:t>
      </w:r>
    </w:p>
    <w:p w14:paraId="4820EB0B" w14:textId="5AE337D0" w:rsidR="00845514" w:rsidRPr="00B90347" w:rsidRDefault="00845514" w:rsidP="00204270">
      <w:pPr>
        <w:pStyle w:val="ListParagraph"/>
        <w:numPr>
          <w:ilvl w:val="0"/>
          <w:numId w:val="1"/>
        </w:numPr>
      </w:pPr>
      <w:r w:rsidRPr="00B90347">
        <w:t>Near</w:t>
      </w:r>
      <w:r w:rsidR="005D555F" w:rsidRPr="00B90347">
        <w:t>by stations (“nearstations”)</w:t>
      </w:r>
      <w:r w:rsidRPr="00B90347">
        <w:t>: it retrieves data from nearby stations to a query from longitude and latitude. It requires as parameters the coordinates, range of search</w:t>
      </w:r>
      <w:r w:rsidR="00E355EE" w:rsidRPr="00B90347">
        <w:t>,</w:t>
      </w:r>
      <w:r w:rsidRPr="00B90347">
        <w:t xml:space="preserve"> and station validity.</w:t>
      </w:r>
    </w:p>
    <w:p w14:paraId="0F37C344" w14:textId="35929429" w:rsidR="00DE6B1A" w:rsidRPr="00B90347" w:rsidRDefault="00DE6B1A" w:rsidP="00866B46">
      <w:pPr>
        <w:pStyle w:val="Heading3"/>
      </w:pPr>
      <w:bookmarkStart w:id="2799" w:name="_Toc48337933"/>
      <w:bookmarkStart w:id="2800" w:name="_Toc48363157"/>
      <w:r w:rsidRPr="00B90347">
        <w:t>METEOSTAT</w:t>
      </w:r>
      <w:bookmarkEnd w:id="2799"/>
      <w:bookmarkEnd w:id="2800"/>
    </w:p>
    <w:p w14:paraId="1122D863" w14:textId="3D491440" w:rsidR="00DE6B1A" w:rsidRPr="00B90347" w:rsidRDefault="007E1518" w:rsidP="00DE6B1A">
      <w:r w:rsidRPr="00B90347">
        <w:t xml:space="preserve">METEOSTAT is </w:t>
      </w:r>
      <w:r w:rsidR="00A8504F" w:rsidRPr="00B90347">
        <w:t xml:space="preserve">a </w:t>
      </w:r>
      <w:r w:rsidRPr="00B90347">
        <w:t xml:space="preserve">historical weather API done by private developers that use its own climate model to create projections and statistics of single weather stations on geographical points that are used as searching queries. This model allows the API to obtain data from several places throughout the world </w:t>
      </w:r>
      <w:r w:rsidR="00A8504F" w:rsidRPr="00B90347">
        <w:t>and guarantees</w:t>
      </w:r>
      <w:r w:rsidRPr="00B90347">
        <w:t xml:space="preserve"> is always up-to-date</w:t>
      </w:r>
      <w:r w:rsidR="00CC1479" w:rsidRPr="00B90347">
        <w:t xml:space="preserve"> </w:t>
      </w:r>
      <w:sdt>
        <w:sdtPr>
          <w:id w:val="-541985133"/>
          <w:citation/>
        </w:sdtPr>
        <w:sdtContent>
          <w:r w:rsidR="00CC1479" w:rsidRPr="00B90347">
            <w:fldChar w:fldCharType="begin"/>
          </w:r>
          <w:r w:rsidR="00CC1479" w:rsidRPr="00B90347">
            <w:instrText xml:space="preserve"> CITATION MET20 \l 1033 </w:instrText>
          </w:r>
          <w:r w:rsidR="00CC1479" w:rsidRPr="00B90347">
            <w:fldChar w:fldCharType="separate"/>
          </w:r>
          <w:r w:rsidR="002D1986" w:rsidRPr="00B90347">
            <w:rPr>
              <w:noProof/>
            </w:rPr>
            <w:t>(METEOSTAT, 2020)</w:t>
          </w:r>
          <w:r w:rsidR="00CC1479" w:rsidRPr="00B90347">
            <w:fldChar w:fldCharType="end"/>
          </w:r>
        </w:sdtContent>
      </w:sdt>
      <w:r w:rsidRPr="00B90347">
        <w:t>. The databases from the API ha</w:t>
      </w:r>
      <w:r w:rsidR="00A8504F" w:rsidRPr="00B90347">
        <w:t>s</w:t>
      </w:r>
      <w:r w:rsidRPr="00B90347">
        <w:t xml:space="preserve"> weather stations that regularly report observations and statistics; it also retrieves historical data from stations that are being provided by governmental organizations like NOAA, Deutscher Wetterdienst and Environment Canada. </w:t>
      </w:r>
      <w:r w:rsidR="00D07D95" w:rsidRPr="00B90347">
        <w:t xml:space="preserve">The information that is downloaded through the API contains </w:t>
      </w:r>
      <w:r w:rsidR="00C73D35" w:rsidRPr="00B90347">
        <w:t>all</w:t>
      </w:r>
      <w:r w:rsidR="00D07D95" w:rsidRPr="00B90347">
        <w:t xml:space="preserve"> the variables that a certain weather station </w:t>
      </w:r>
      <w:r w:rsidR="00CC1479" w:rsidRPr="00B90347">
        <w:t>measure</w:t>
      </w:r>
      <w:r w:rsidR="00A8504F" w:rsidRPr="00B90347">
        <w:t>.</w:t>
      </w:r>
    </w:p>
    <w:p w14:paraId="05218FD0" w14:textId="0A025BB1" w:rsidR="0004574C" w:rsidRPr="00B90347" w:rsidRDefault="007E1518" w:rsidP="00DE6B1A">
      <w:r w:rsidRPr="00B90347">
        <w:lastRenderedPageBreak/>
        <w:t xml:space="preserve">A relevant feature of the source is that it is completely </w:t>
      </w:r>
      <w:r w:rsidR="003C65F1" w:rsidRPr="00B90347">
        <w:t xml:space="preserve">free and allows for the connection to historical data. The developers have also included a bulk data endpoint in case </w:t>
      </w:r>
      <w:r w:rsidR="00C73D35" w:rsidRPr="00B90347">
        <w:t>large</w:t>
      </w:r>
      <w:r w:rsidR="003C65F1" w:rsidRPr="00B90347">
        <w:t xml:space="preserve"> chunks of information are required by the user. The API </w:t>
      </w:r>
      <w:r w:rsidR="00D07D95" w:rsidRPr="00B90347">
        <w:t>requires a</w:t>
      </w:r>
      <w:r w:rsidR="003C65F1" w:rsidRPr="00B90347">
        <w:t xml:space="preserve"> </w:t>
      </w:r>
      <w:r w:rsidR="0004574C" w:rsidRPr="00B90347">
        <w:t>proxy server and a key to obtain the data and uses the “GET” method for retrieving information.</w:t>
      </w:r>
    </w:p>
    <w:p w14:paraId="13803E91" w14:textId="77777777" w:rsidR="0004574C" w:rsidRPr="00B90347" w:rsidRDefault="0004574C" w:rsidP="00DE6B1A">
      <w:r w:rsidRPr="00B90347">
        <w:t>As part of the framework, the following endpoints from METEOSTAT were included:</w:t>
      </w:r>
    </w:p>
    <w:p w14:paraId="4E46AC46" w14:textId="2EEB3537" w:rsidR="0004574C" w:rsidRPr="00B90347" w:rsidRDefault="0004574C" w:rsidP="0004574C">
      <w:pPr>
        <w:pStyle w:val="ListParagraph"/>
        <w:numPr>
          <w:ilvl w:val="0"/>
          <w:numId w:val="1"/>
        </w:numPr>
      </w:pPr>
      <w:r w:rsidRPr="00B90347">
        <w:t>Find stations</w:t>
      </w:r>
      <w:r w:rsidR="00774FB7" w:rsidRPr="00B90347">
        <w:t xml:space="preserve"> (“find-stations”)</w:t>
      </w:r>
      <w:r w:rsidRPr="00B90347">
        <w:t>: through query and limit as parameters, it obtains the stations that are within a country or basin.</w:t>
      </w:r>
    </w:p>
    <w:p w14:paraId="7443ED8A" w14:textId="7E37131B" w:rsidR="00D07D95" w:rsidRPr="00B90347" w:rsidRDefault="00BE2DBE" w:rsidP="0004574C">
      <w:pPr>
        <w:pStyle w:val="ListParagraph"/>
        <w:numPr>
          <w:ilvl w:val="0"/>
          <w:numId w:val="1"/>
        </w:numPr>
      </w:pPr>
      <w:r w:rsidRPr="00B90347">
        <w:t>Nearby station</w:t>
      </w:r>
      <w:r w:rsidR="00774FB7" w:rsidRPr="00B90347">
        <w:t>(“nearby-stations”)</w:t>
      </w:r>
      <w:r w:rsidRPr="00B90347">
        <w:t xml:space="preserve">: </w:t>
      </w:r>
      <w:r w:rsidR="00D07D95" w:rsidRPr="00B90347">
        <w:t>it retrieves the information about stations that are within certain coordinates. The parameters for the endpoint at latitude, longitude, limit and radius.</w:t>
      </w:r>
    </w:p>
    <w:p w14:paraId="5A685CB6" w14:textId="6603E3E5" w:rsidR="007E1518" w:rsidRPr="00B90347" w:rsidRDefault="00D07D95" w:rsidP="0004574C">
      <w:pPr>
        <w:pStyle w:val="ListParagraph"/>
        <w:numPr>
          <w:ilvl w:val="0"/>
          <w:numId w:val="1"/>
        </w:numPr>
      </w:pPr>
      <w:r w:rsidRPr="00B90347">
        <w:t>Hourly data</w:t>
      </w:r>
      <w:r w:rsidR="00774FB7" w:rsidRPr="00B90347">
        <w:t xml:space="preserve"> per</w:t>
      </w:r>
      <w:r w:rsidRPr="00B90347">
        <w:t xml:space="preserve"> </w:t>
      </w:r>
      <w:r w:rsidR="00982915" w:rsidRPr="00B90347">
        <w:t>station</w:t>
      </w:r>
      <w:r w:rsidR="00774FB7" w:rsidRPr="00B90347">
        <w:t xml:space="preserve"> (“hourlydata-stations”)</w:t>
      </w:r>
      <w:r w:rsidR="00982915" w:rsidRPr="00B90347">
        <w:t xml:space="preserve">: </w:t>
      </w:r>
      <w:r w:rsidRPr="00B90347">
        <w:t>obtains the hourly data from a specific station. It requires as parameter the station ID, the start and end for the query and the model for retrieval.</w:t>
      </w:r>
    </w:p>
    <w:p w14:paraId="15A562F6" w14:textId="2C7029E4" w:rsidR="00D07D95" w:rsidRPr="00B90347" w:rsidRDefault="00D07D95" w:rsidP="0004574C">
      <w:pPr>
        <w:pStyle w:val="ListParagraph"/>
        <w:numPr>
          <w:ilvl w:val="0"/>
          <w:numId w:val="1"/>
        </w:numPr>
      </w:pPr>
      <w:r w:rsidRPr="00B90347">
        <w:t>Daily data</w:t>
      </w:r>
      <w:r w:rsidR="00774FB7" w:rsidRPr="00B90347">
        <w:t xml:space="preserve"> per</w:t>
      </w:r>
      <w:r w:rsidRPr="00B90347">
        <w:t xml:space="preserve"> station</w:t>
      </w:r>
      <w:r w:rsidR="00774FB7" w:rsidRPr="00B90347">
        <w:t xml:space="preserve"> (“dailydata-station”)</w:t>
      </w:r>
      <w:r w:rsidRPr="00B90347">
        <w:t xml:space="preserve">: it retrieves daily </w:t>
      </w:r>
      <w:r w:rsidR="00A8504F" w:rsidRPr="00B90347">
        <w:t>data from a single weather station given as parameters the station ID, and the date range.</w:t>
      </w:r>
    </w:p>
    <w:p w14:paraId="0E952F9F" w14:textId="304AE131" w:rsidR="003B6606" w:rsidRPr="00B90347" w:rsidRDefault="003B6606" w:rsidP="0004574C">
      <w:pPr>
        <w:pStyle w:val="ListParagraph"/>
        <w:numPr>
          <w:ilvl w:val="0"/>
          <w:numId w:val="1"/>
        </w:numPr>
      </w:pPr>
      <w:r w:rsidRPr="00B90347">
        <w:t>Hourly data point</w:t>
      </w:r>
      <w:r w:rsidR="00774FB7" w:rsidRPr="00B90347">
        <w:t xml:space="preserve"> (“hourlydata-point”)</w:t>
      </w:r>
      <w:r w:rsidRPr="00B90347">
        <w:t>: an experimental version inside the API, it allows the user to retrieve data from any given station in hourly intervals. It requires as parameters the coordinates of a certain location, the start and end dates. It allows for 10 days per request.</w:t>
      </w:r>
    </w:p>
    <w:p w14:paraId="74F3945B" w14:textId="4849404F" w:rsidR="003B6606" w:rsidRPr="00B90347" w:rsidRDefault="003B6606" w:rsidP="0004574C">
      <w:pPr>
        <w:pStyle w:val="ListParagraph"/>
        <w:numPr>
          <w:ilvl w:val="0"/>
          <w:numId w:val="1"/>
        </w:numPr>
      </w:pPr>
      <w:r w:rsidRPr="00B90347">
        <w:t>Daily data point</w:t>
      </w:r>
      <w:r w:rsidR="00774FB7" w:rsidRPr="00B90347">
        <w:t xml:space="preserve"> (“dailydata-point”)</w:t>
      </w:r>
      <w:r w:rsidRPr="00B90347">
        <w:t xml:space="preserve">: another experimental endpoint, it allows h user to </w:t>
      </w:r>
      <w:r w:rsidR="00CC1479" w:rsidRPr="00B90347">
        <w:t>obtain</w:t>
      </w:r>
      <w:r w:rsidRPr="00B90347">
        <w:t xml:space="preserve"> daily information about a specific point in the world by passing by as parameters the coordinates and start and end dates. It allows only 370 days per request.</w:t>
      </w:r>
    </w:p>
    <w:p w14:paraId="422B47EB" w14:textId="62692B9A" w:rsidR="00A8504F" w:rsidRPr="00B90347" w:rsidRDefault="003B6606" w:rsidP="0004574C">
      <w:pPr>
        <w:pStyle w:val="ListParagraph"/>
        <w:numPr>
          <w:ilvl w:val="0"/>
          <w:numId w:val="1"/>
        </w:numPr>
      </w:pPr>
      <w:r w:rsidRPr="00B90347">
        <w:t>Bulk data</w:t>
      </w:r>
      <w:r w:rsidR="00774FB7" w:rsidRPr="00B90347">
        <w:t xml:space="preserve"> (“bulkdata”)</w:t>
      </w:r>
      <w:r w:rsidRPr="00B90347">
        <w:t xml:space="preserve">: it allows the user to </w:t>
      </w:r>
      <w:r w:rsidR="00CC1479" w:rsidRPr="00B90347">
        <w:t>retrieve</w:t>
      </w:r>
      <w:r w:rsidRPr="00B90347">
        <w:t xml:space="preserve"> information as bulk in gz format. The parameters vary depending on what is required by the end user.</w:t>
      </w:r>
    </w:p>
    <w:p w14:paraId="4303CD5C" w14:textId="0144C54B" w:rsidR="003B6606" w:rsidRPr="00B90347" w:rsidRDefault="003B6606" w:rsidP="00866B46">
      <w:pPr>
        <w:pStyle w:val="Heading3"/>
      </w:pPr>
      <w:bookmarkStart w:id="2801" w:name="_Toc48337934"/>
      <w:bookmarkStart w:id="2802" w:name="_Toc48363158"/>
      <w:r w:rsidRPr="00B90347">
        <w:t>NOAA</w:t>
      </w:r>
      <w:bookmarkEnd w:id="2801"/>
      <w:bookmarkEnd w:id="2802"/>
    </w:p>
    <w:p w14:paraId="7C8BD444" w14:textId="46390131" w:rsidR="003B6606" w:rsidRPr="00B90347" w:rsidRDefault="00CC1479" w:rsidP="003B6606">
      <w:r w:rsidRPr="00B90347">
        <w:t>NOAA’s API provides through its Climate Data Online (CDO) server access to current data for users. The REST API provides different types of datasets, data categories, types, locations, stations and data depending on what is required by the end user</w:t>
      </w:r>
      <w:r w:rsidR="00C73D35" w:rsidRPr="00B90347">
        <w:t xml:space="preserve"> </w:t>
      </w:r>
      <w:sdt>
        <w:sdtPr>
          <w:id w:val="-421418292"/>
          <w:citation/>
        </w:sdtPr>
        <w:sdtContent>
          <w:r w:rsidR="00C73D35" w:rsidRPr="00B90347">
            <w:fldChar w:fldCharType="begin"/>
          </w:r>
          <w:r w:rsidR="00C73D35" w:rsidRPr="00B90347">
            <w:instrText xml:space="preserve"> CITATION NOA201 \l 18442 </w:instrText>
          </w:r>
          <w:r w:rsidR="00C73D35" w:rsidRPr="00B90347">
            <w:fldChar w:fldCharType="separate"/>
          </w:r>
          <w:r w:rsidR="002D1986" w:rsidRPr="00B90347">
            <w:rPr>
              <w:noProof/>
            </w:rPr>
            <w:t>(NOAA, 2020)</w:t>
          </w:r>
          <w:r w:rsidR="00C73D35" w:rsidRPr="00B90347">
            <w:fldChar w:fldCharType="end"/>
          </w:r>
        </w:sdtContent>
      </w:sdt>
      <w:r w:rsidRPr="00B90347">
        <w:t xml:space="preserve">. </w:t>
      </w:r>
      <w:r w:rsidR="00982915" w:rsidRPr="00B90347">
        <w:t xml:space="preserve">The coverage of data will depend on the minimum date available of the data as well as the overall technology used for data retrieval (for instance, radar data). </w:t>
      </w:r>
    </w:p>
    <w:p w14:paraId="04BFDDD6" w14:textId="25D44AB5" w:rsidR="00982915" w:rsidRPr="00B90347" w:rsidRDefault="00982915" w:rsidP="003B6606">
      <w:r w:rsidRPr="00B90347">
        <w:lastRenderedPageBreak/>
        <w:t>The API does not require a proxy server for access, but it does require an access key that must be included in the header of the request; it uses the “GET” method for retrieval. For the library, the following endpoints were considered:</w:t>
      </w:r>
    </w:p>
    <w:p w14:paraId="5C42B813" w14:textId="5D03FA47" w:rsidR="00982915" w:rsidRPr="00B90347" w:rsidRDefault="00270515" w:rsidP="00982915">
      <w:pPr>
        <w:pStyle w:val="ListParagraph"/>
        <w:numPr>
          <w:ilvl w:val="0"/>
          <w:numId w:val="1"/>
        </w:numPr>
      </w:pPr>
      <w:r w:rsidRPr="00B90347">
        <w:t>Datasets</w:t>
      </w:r>
      <w:r w:rsidR="00774FB7" w:rsidRPr="00B90347">
        <w:t xml:space="preserve"> (“datasets”)</w:t>
      </w:r>
      <w:r w:rsidRPr="00B90347">
        <w:t>: retrieves the datasets that are available on the NOAA database system. It does not have any parameters.</w:t>
      </w:r>
    </w:p>
    <w:p w14:paraId="7CA570AC" w14:textId="265D3F05" w:rsidR="00774FB7" w:rsidRPr="00B90347" w:rsidRDefault="00774FB7" w:rsidP="00982915">
      <w:pPr>
        <w:pStyle w:val="ListParagraph"/>
        <w:numPr>
          <w:ilvl w:val="0"/>
          <w:numId w:val="1"/>
        </w:numPr>
      </w:pPr>
      <w:r w:rsidRPr="00B90347">
        <w:t>Available stations (“availablestations”): retrieves the available stations within a certain location, extent or coordinate within the US territory.</w:t>
      </w:r>
    </w:p>
    <w:p w14:paraId="584C00AE" w14:textId="49B85D77" w:rsidR="00270515" w:rsidRPr="00B90347" w:rsidRDefault="003B53B4" w:rsidP="00982915">
      <w:pPr>
        <w:pStyle w:val="ListParagraph"/>
        <w:numPr>
          <w:ilvl w:val="0"/>
          <w:numId w:val="1"/>
        </w:numPr>
      </w:pPr>
      <w:r w:rsidRPr="00B90347">
        <w:t>Precipitation</w:t>
      </w:r>
      <w:r w:rsidR="00774FB7" w:rsidRPr="00B90347">
        <w:t xml:space="preserve"> every 15 min (“prec-15min”)</w:t>
      </w:r>
      <w:r w:rsidR="00270515" w:rsidRPr="00B90347">
        <w:t>: ret</w:t>
      </w:r>
      <w:r w:rsidR="00AB762F" w:rsidRPr="00B90347">
        <w:t>rie</w:t>
      </w:r>
      <w:r w:rsidR="00270515" w:rsidRPr="00B90347">
        <w:t>ves precipitation of a certain location every 15 min for a given period of time. The parameters it accepts are location id, station id, start and end date, units, limit, include metadata.</w:t>
      </w:r>
    </w:p>
    <w:p w14:paraId="0FC5E94D" w14:textId="2995E182" w:rsidR="00270515" w:rsidRPr="00B90347" w:rsidRDefault="00774FB7" w:rsidP="00982915">
      <w:pPr>
        <w:pStyle w:val="ListParagraph"/>
        <w:numPr>
          <w:ilvl w:val="0"/>
          <w:numId w:val="1"/>
        </w:numPr>
      </w:pPr>
      <w:r w:rsidRPr="00B90347">
        <w:t>Hourly precipitation (“prec-hourly”)</w:t>
      </w:r>
      <w:r w:rsidR="00270515" w:rsidRPr="00B90347">
        <w:t xml:space="preserve">: retrieves the information from a certain location or station. It requires as parameters location id, station id, start and end date, units, limits, offset. </w:t>
      </w:r>
    </w:p>
    <w:p w14:paraId="5300A809" w14:textId="431F3DD1" w:rsidR="00270515" w:rsidRPr="00B90347" w:rsidRDefault="00270515" w:rsidP="00866B46">
      <w:pPr>
        <w:pStyle w:val="Heading3"/>
      </w:pPr>
      <w:bookmarkStart w:id="2803" w:name="_Toc48337935"/>
      <w:bookmarkStart w:id="2804" w:name="_Toc48363159"/>
      <w:r w:rsidRPr="00B90347">
        <w:t>USGS</w:t>
      </w:r>
      <w:bookmarkEnd w:id="2803"/>
      <w:bookmarkEnd w:id="2804"/>
    </w:p>
    <w:p w14:paraId="0227FD0C" w14:textId="75CA8684" w:rsidR="004E3E63" w:rsidRPr="00B90347" w:rsidRDefault="004E3E63" w:rsidP="00270515">
      <w:r w:rsidRPr="00B90347">
        <w:t>USGS REST API services provides several web services that are separated depending on the type of information that is required. These services are separated from instantaneous values, site services, daily values, water quality services, groundwater levels and statistics. Each of the services is access through its own endpoint which contains as parameters data types accepted. All of the sites allow of water data retrieval from thousands of sites that are managed and/or monitored by the USGS throu</w:t>
      </w:r>
      <w:r w:rsidR="00172A55" w:rsidRPr="00B90347">
        <w:t xml:space="preserve">ghout the US. </w:t>
      </w:r>
    </w:p>
    <w:p w14:paraId="75975AA7" w14:textId="3E863F15" w:rsidR="00774FB7" w:rsidRPr="00B90347" w:rsidRDefault="00774FB7" w:rsidP="00270515">
      <w:r w:rsidRPr="00B90347">
        <w:t>The API requires a proxy server to be accessed but it does not require a key and it uses the “GET” method for retrieving the data.</w:t>
      </w:r>
    </w:p>
    <w:p w14:paraId="741DBE6B" w14:textId="0FFB6212" w:rsidR="00172A55" w:rsidRPr="00B90347" w:rsidRDefault="00E355EE" w:rsidP="00E355EE">
      <w:pPr>
        <w:ind w:firstLine="0"/>
      </w:pPr>
      <w:r w:rsidRPr="00B90347">
        <w:t xml:space="preserve">For </w:t>
      </w:r>
      <w:r w:rsidR="00AB762F" w:rsidRPr="00B90347">
        <w:t>the framework, the following endpoints were included:</w:t>
      </w:r>
    </w:p>
    <w:p w14:paraId="57A48339" w14:textId="3F2EEA1C" w:rsidR="00270515" w:rsidRPr="00B90347" w:rsidRDefault="00AB762F" w:rsidP="00270515">
      <w:pPr>
        <w:pStyle w:val="ListParagraph"/>
        <w:numPr>
          <w:ilvl w:val="0"/>
          <w:numId w:val="1"/>
        </w:numPr>
      </w:pPr>
      <w:r w:rsidRPr="00B90347">
        <w:t>Instant values</w:t>
      </w:r>
      <w:r w:rsidR="00774FB7" w:rsidRPr="00B90347">
        <w:t xml:space="preserve"> (“instant-values”)</w:t>
      </w:r>
      <w:r w:rsidRPr="00B90347">
        <w:t>: retrieve</w:t>
      </w:r>
      <w:r w:rsidR="00774FB7" w:rsidRPr="00B90347">
        <w:t>s</w:t>
      </w:r>
      <w:r w:rsidRPr="00B90347">
        <w:t xml:space="preserve"> instantaneous information from a specific location. The parameters accepted are format, site, stat ID, county ID, start and end date.</w:t>
      </w:r>
    </w:p>
    <w:p w14:paraId="4C866D42" w14:textId="5441A7AD" w:rsidR="00AB762F" w:rsidRPr="00B90347" w:rsidRDefault="00AB762F" w:rsidP="00270515">
      <w:pPr>
        <w:pStyle w:val="ListParagraph"/>
        <w:numPr>
          <w:ilvl w:val="0"/>
          <w:numId w:val="1"/>
        </w:numPr>
      </w:pPr>
      <w:r w:rsidRPr="00B90347">
        <w:t>Daily value</w:t>
      </w:r>
      <w:r w:rsidR="00774FB7" w:rsidRPr="00B90347">
        <w:t xml:space="preserve"> (“daily-values”)</w:t>
      </w:r>
      <w:r w:rsidRPr="00B90347">
        <w:t>: retrieves daily values of a certain location. The parameters accepted are format, site, stat ID, start and end date.</w:t>
      </w:r>
    </w:p>
    <w:p w14:paraId="0FCEA6FC" w14:textId="4C4DC5F1" w:rsidR="00742E7A" w:rsidRPr="00B90347" w:rsidRDefault="00742E7A" w:rsidP="00866B46">
      <w:pPr>
        <w:pStyle w:val="Heading3"/>
      </w:pPr>
      <w:bookmarkStart w:id="2805" w:name="_Toc48337936"/>
      <w:bookmarkStart w:id="2806" w:name="_Toc48363160"/>
      <w:r w:rsidRPr="00B90347">
        <w:t>World Bank</w:t>
      </w:r>
      <w:bookmarkEnd w:id="2805"/>
      <w:bookmarkEnd w:id="2806"/>
    </w:p>
    <w:p w14:paraId="06BA2CC0" w14:textId="79ACA186" w:rsidR="00C6285A" w:rsidRPr="00B90347" w:rsidRDefault="00C6285A" w:rsidP="00742E7A">
      <w:r w:rsidRPr="00B90347">
        <w:t xml:space="preserve">The world bank has a REST API interface available for retrieving historical and forecast data from every country in the world, with the option of going deeper into basin and sub basin </w:t>
      </w:r>
      <w:r w:rsidRPr="00B90347">
        <w:lastRenderedPageBreak/>
        <w:t xml:space="preserve">area. The API is based on the derivation and extrapolation of 15 global circulation models, which are used by the Intergovernmental </w:t>
      </w:r>
      <w:r w:rsidR="00774FB7" w:rsidRPr="00B90347">
        <w:t>Panel</w:t>
      </w:r>
      <w:r w:rsidRPr="00B90347">
        <w:t xml:space="preserve"> </w:t>
      </w:r>
      <w:r w:rsidR="000D3A04" w:rsidRPr="00B90347">
        <w:t>on</w:t>
      </w:r>
      <w:r w:rsidRPr="00B90347">
        <w:t xml:space="preserve"> Climate Change reports. The data within the API are modeled estimates of both temperature and precipitation along with </w:t>
      </w:r>
      <w:r w:rsidR="000D3A04" w:rsidRPr="00B90347">
        <w:t>back casting</w:t>
      </w:r>
      <w:r w:rsidRPr="00B90347">
        <w:t xml:space="preserve"> of the data. It is important to notice that the information that the API  delivers are based on the more on the models and not as much as in instrumental observed data, this because the difficulty of obtaining data specially during the early 1900s. </w:t>
      </w:r>
    </w:p>
    <w:p w14:paraId="75DC6788" w14:textId="34DF91B4" w:rsidR="00742E7A" w:rsidRPr="00B90347" w:rsidRDefault="00C6285A" w:rsidP="00742E7A">
      <w:r w:rsidRPr="00B90347">
        <w:t xml:space="preserve">The data options within the API are averages for months, years and monthly anomalies and can deliver both precipitation and temperature. </w:t>
      </w:r>
      <w:r w:rsidR="00E355EE" w:rsidRPr="00B90347">
        <w:t>The available dates</w:t>
      </w:r>
      <w:r w:rsidRPr="00B90347">
        <w:t xml:space="preserve"> have been separated as past and future, from 1920-1999 and 2020-2099 respectively. The requests also can be sent by identifying basin id’s, which is a number varying from 1 to 468 representing regional river basins throughout the world. The responses </w:t>
      </w:r>
      <w:r w:rsidR="002264EF" w:rsidRPr="00B90347">
        <w:t>come</w:t>
      </w:r>
      <w:r w:rsidRPr="00B90347">
        <w:t xml:space="preserve"> in forms of xml, csv or json and are limited by the anomaly data types, the scenarios for future periods and the type of ensemble within the request. The API requires a proxy server to be accessed but it does not require a key and it uses the “GET” method for retrieval.</w:t>
      </w:r>
    </w:p>
    <w:p w14:paraId="5295DA33" w14:textId="7FE584B9" w:rsidR="00C6285A" w:rsidRPr="00B90347" w:rsidRDefault="00C6285A" w:rsidP="00E355EE">
      <w:pPr>
        <w:ind w:firstLine="0"/>
      </w:pPr>
      <w:r w:rsidRPr="00B90347">
        <w:t>For the framework, the following endpoints were included:</w:t>
      </w:r>
    </w:p>
    <w:p w14:paraId="7E3A7F68" w14:textId="7E8EAFE1" w:rsidR="00C6285A" w:rsidRPr="00B90347" w:rsidRDefault="00C6285A" w:rsidP="00C6285A">
      <w:pPr>
        <w:pStyle w:val="ListParagraph"/>
        <w:numPr>
          <w:ilvl w:val="0"/>
          <w:numId w:val="1"/>
        </w:numPr>
      </w:pPr>
      <w:r w:rsidRPr="00B90347">
        <w:t xml:space="preserve">Monthly averages per country (“monavgs-country”): retrieves the monthly averages of precipitation per country. </w:t>
      </w:r>
    </w:p>
    <w:p w14:paraId="42FE5727" w14:textId="04B6A494" w:rsidR="00C6285A" w:rsidRPr="00B90347" w:rsidRDefault="00774FB7" w:rsidP="00C6285A">
      <w:pPr>
        <w:pStyle w:val="ListParagraph"/>
        <w:numPr>
          <w:ilvl w:val="0"/>
          <w:numId w:val="1"/>
        </w:numPr>
      </w:pPr>
      <w:r w:rsidRPr="00B90347">
        <w:t>Annual averages per country (“annualavgs-country”): retrieves annual averages of precipitation per country.</w:t>
      </w:r>
    </w:p>
    <w:p w14:paraId="63D7D360" w14:textId="0B5149AD" w:rsidR="00774FB7" w:rsidRPr="00B90347" w:rsidRDefault="00774FB7" w:rsidP="00C6285A">
      <w:pPr>
        <w:pStyle w:val="ListParagraph"/>
        <w:numPr>
          <w:ilvl w:val="0"/>
          <w:numId w:val="1"/>
        </w:numPr>
      </w:pPr>
      <w:r w:rsidRPr="00B90347">
        <w:t>Monthly averages per basin (“monavgs-basin”): retrieves monthly averages per basin.</w:t>
      </w:r>
    </w:p>
    <w:p w14:paraId="488421A7" w14:textId="6FA2A88B" w:rsidR="00774FB7" w:rsidRPr="00B90347" w:rsidRDefault="00774FB7" w:rsidP="00C6285A">
      <w:pPr>
        <w:pStyle w:val="ListParagraph"/>
        <w:numPr>
          <w:ilvl w:val="0"/>
          <w:numId w:val="1"/>
        </w:numPr>
      </w:pPr>
      <w:r w:rsidRPr="00B90347">
        <w:t>Annual averages per basin (“annualavgs-basin”): retrieves annual averages per basin.</w:t>
      </w:r>
    </w:p>
    <w:p w14:paraId="4E28D834" w14:textId="6D4F9045" w:rsidR="00774FB7" w:rsidRPr="00B90347" w:rsidRDefault="00774FB7" w:rsidP="00C6285A">
      <w:pPr>
        <w:pStyle w:val="ListParagraph"/>
        <w:numPr>
          <w:ilvl w:val="0"/>
          <w:numId w:val="1"/>
        </w:numPr>
      </w:pPr>
      <w:r w:rsidRPr="00B90347">
        <w:t>Daily precipitation per country (“dailyprec-country”): retrieves daily precipitation per country.</w:t>
      </w:r>
    </w:p>
    <w:p w14:paraId="4EAD6153" w14:textId="236C2C66" w:rsidR="00C6285A" w:rsidRPr="00B90347" w:rsidRDefault="00774FB7" w:rsidP="00742E7A">
      <w:pPr>
        <w:pStyle w:val="ListParagraph"/>
        <w:numPr>
          <w:ilvl w:val="0"/>
          <w:numId w:val="1"/>
        </w:numPr>
      </w:pPr>
      <w:r w:rsidRPr="00B90347">
        <w:t>Daily precipitation per basin (“dailyprec-basin”): retrieves daily precipitation within a basin.</w:t>
      </w:r>
    </w:p>
    <w:p w14:paraId="5385DCFD" w14:textId="50182A21" w:rsidR="0001103C" w:rsidRPr="00B90347" w:rsidRDefault="0001103C" w:rsidP="007C2CE1">
      <w:pPr>
        <w:pStyle w:val="Heading2"/>
      </w:pPr>
      <w:bookmarkStart w:id="2807" w:name="_Toc48337937"/>
      <w:bookmarkStart w:id="2808" w:name="_Toc48363161"/>
      <w:r w:rsidRPr="00B90347">
        <w:t>User interface</w:t>
      </w:r>
      <w:bookmarkEnd w:id="2807"/>
      <w:bookmarkEnd w:id="2808"/>
    </w:p>
    <w:p w14:paraId="3BB193B3" w14:textId="031709DC" w:rsidR="00571848" w:rsidRPr="00B90347" w:rsidRDefault="00571848">
      <w:r w:rsidRPr="00B90347">
        <w:t>Hydro</w:t>
      </w:r>
      <w:r w:rsidR="00E778C4" w:rsidRPr="00B90347">
        <w:t>L</w:t>
      </w:r>
      <w:r w:rsidRPr="00B90347">
        <w:t>ang</w:t>
      </w:r>
      <w:r w:rsidR="0032625B" w:rsidRPr="00B90347">
        <w:t xml:space="preserve"> must be onloaded into an HTML</w:t>
      </w:r>
      <w:r w:rsidR="00DC1199" w:rsidRPr="00B90347">
        <w:t xml:space="preserve"> </w:t>
      </w:r>
      <w:r w:rsidR="0032625B" w:rsidRPr="00B90347">
        <w:t xml:space="preserve">file </w:t>
      </w:r>
      <w:r w:rsidR="00DC1199" w:rsidRPr="00B90347">
        <w:t xml:space="preserve">and opened in </w:t>
      </w:r>
      <w:r w:rsidR="003E2BD3" w:rsidRPr="00B90347">
        <w:t xml:space="preserve">a </w:t>
      </w:r>
      <w:r w:rsidR="00DC1199" w:rsidRPr="00B90347">
        <w:t>browser</w:t>
      </w:r>
      <w:r w:rsidR="0032625B" w:rsidRPr="00B90347">
        <w:t>. From here, the user can obtain all the functionalities of the framework on the</w:t>
      </w:r>
      <w:r w:rsidRPr="00B90347">
        <w:t xml:space="preserve"> browser’s console. Graphs, diagrams and maps are rendered to screen</w:t>
      </w:r>
      <w:r w:rsidR="00AF0289" w:rsidRPr="00B90347">
        <w:t>, while results from analytical features are prompted to console.</w:t>
      </w:r>
    </w:p>
    <w:p w14:paraId="50BB81DF" w14:textId="77777777" w:rsidR="008809B3" w:rsidRDefault="00DC1199">
      <w:pPr>
        <w:rPr>
          <w:ins w:id="2809" w:author="Carlos Erazo" w:date="2020-08-15T05:14:00Z"/>
        </w:rPr>
        <w:sectPr w:rsidR="008809B3" w:rsidSect="00AC32FC">
          <w:headerReference w:type="even" r:id="rId49"/>
          <w:headerReference w:type="default" r:id="rId50"/>
          <w:footerReference w:type="even" r:id="rId51"/>
          <w:footerReference w:type="default" r:id="rId52"/>
          <w:pgSz w:w="11906" w:h="16838" w:code="9"/>
          <w:pgMar w:top="1440" w:right="1440" w:bottom="1440" w:left="1440" w:header="720" w:footer="720" w:gutter="0"/>
          <w:cols w:space="720"/>
          <w:docGrid w:linePitch="360"/>
        </w:sectPr>
      </w:pPr>
      <w:r w:rsidRPr="00B90347">
        <w:t xml:space="preserve">Despite not having a specific user interface, the HTML file containing the framework can be styled so that it shows the results of all the calculations or graphs in a more “beautified” </w:t>
      </w:r>
      <w:r w:rsidRPr="00B90347">
        <w:lastRenderedPageBreak/>
        <w:t>way</w:t>
      </w:r>
      <w:r w:rsidR="0015484F" w:rsidRPr="00B90347">
        <w:t xml:space="preserve"> by the usage of different available HTML and CSS styles.</w:t>
      </w:r>
      <w:r w:rsidRPr="00B90347">
        <w:t>. The use cases that are included on the repository showcase the latter.</w:t>
      </w:r>
    </w:p>
    <w:p w14:paraId="7B02E75C" w14:textId="77777777" w:rsidR="008809B3" w:rsidRDefault="008809B3">
      <w:pPr>
        <w:rPr>
          <w:ins w:id="2851" w:author="Carlos Erazo" w:date="2020-08-15T05:14:00Z"/>
        </w:rPr>
        <w:sectPr w:rsidR="008809B3" w:rsidSect="00AC32FC">
          <w:headerReference w:type="even" r:id="rId53"/>
          <w:footerReference w:type="even" r:id="rId54"/>
          <w:pgSz w:w="11906" w:h="16838" w:code="9"/>
          <w:pgMar w:top="1440" w:right="1440" w:bottom="1440" w:left="1440" w:header="720" w:footer="720" w:gutter="0"/>
          <w:cols w:space="720"/>
          <w:docGrid w:linePitch="360"/>
        </w:sectPr>
      </w:pPr>
    </w:p>
    <w:p w14:paraId="4F6CB289" w14:textId="5A60D590" w:rsidR="00563F2D" w:rsidRPr="00B90347" w:rsidDel="008809B3" w:rsidRDefault="00563F2D" w:rsidP="008809B3">
      <w:pPr>
        <w:ind w:firstLine="0"/>
        <w:rPr>
          <w:del w:id="2854" w:author="Carlos Erazo" w:date="2020-08-15T05:18:00Z"/>
        </w:rPr>
        <w:pPrChange w:id="2855" w:author="Carlos Erazo" w:date="2020-08-15T05:18:00Z">
          <w:pPr/>
        </w:pPrChange>
      </w:pPr>
      <w:bookmarkStart w:id="2856" w:name="_Toc48363162"/>
      <w:bookmarkEnd w:id="2856"/>
    </w:p>
    <w:p w14:paraId="13DCAC94" w14:textId="2AF027CD" w:rsidR="00B96F29" w:rsidRPr="00B90347" w:rsidRDefault="001116BB" w:rsidP="001709A5">
      <w:pPr>
        <w:pStyle w:val="Heading1"/>
      </w:pPr>
      <w:bookmarkStart w:id="2857" w:name="_Toc48337938"/>
      <w:bookmarkStart w:id="2858" w:name="_Toc48363163"/>
      <w:r w:rsidRPr="00B90347">
        <w:t>Implementation</w:t>
      </w:r>
      <w:bookmarkEnd w:id="2857"/>
      <w:bookmarkEnd w:id="2858"/>
    </w:p>
    <w:p w14:paraId="415D2BB5" w14:textId="70CC5F43" w:rsidR="00B96F29" w:rsidRPr="00B90347" w:rsidRDefault="00631FDE">
      <w:r w:rsidRPr="00B90347">
        <w:t>The framework</w:t>
      </w:r>
      <w:r w:rsidR="00B96F29" w:rsidRPr="00B90347">
        <w:t xml:space="preserve"> was developed </w:t>
      </w:r>
      <w:r w:rsidR="00AF0289" w:rsidRPr="00B90347">
        <w:t>based on</w:t>
      </w:r>
      <w:r w:rsidR="00B96F29" w:rsidRPr="00B90347">
        <w:t xml:space="preserve"> the interoperability of </w:t>
      </w:r>
      <w:r w:rsidR="007B4841" w:rsidRPr="00B90347">
        <w:t xml:space="preserve">the </w:t>
      </w:r>
      <w:r w:rsidR="00B96F29" w:rsidRPr="00B90347">
        <w:t>modules</w:t>
      </w:r>
      <w:r w:rsidR="009D1A1B" w:rsidRPr="00B90347">
        <w:t xml:space="preserve">, enabling </w:t>
      </w:r>
      <w:r w:rsidR="00B96F29" w:rsidRPr="00B90347">
        <w:t>the user</w:t>
      </w:r>
      <w:r w:rsidR="009D1A1B" w:rsidRPr="00B90347">
        <w:t xml:space="preserve"> to</w:t>
      </w:r>
      <w:r w:rsidR="00B96F29" w:rsidRPr="00B90347">
        <w:t xml:space="preserve"> </w:t>
      </w:r>
      <w:r w:rsidRPr="00B90347">
        <w:t>access</w:t>
      </w:r>
      <w:r w:rsidR="009D1A1B" w:rsidRPr="00B90347">
        <w:t xml:space="preserve"> </w:t>
      </w:r>
      <w:r w:rsidR="003C1A56" w:rsidRPr="00B90347">
        <w:t xml:space="preserve">all the functionalities from the </w:t>
      </w:r>
      <w:r w:rsidRPr="00B90347">
        <w:t>modules</w:t>
      </w:r>
      <w:r w:rsidR="003C1A56" w:rsidRPr="00B90347">
        <w:t xml:space="preserve"> independently</w:t>
      </w:r>
      <w:r w:rsidR="007B4841" w:rsidRPr="00B90347">
        <w:t xml:space="preserve">, </w:t>
      </w:r>
      <w:r w:rsidR="003C1A56" w:rsidRPr="00B90347">
        <w:t>removing po</w:t>
      </w:r>
      <w:r w:rsidR="007C2CE1" w:rsidRPr="00B90347">
        <w:t>tential</w:t>
      </w:r>
      <w:r w:rsidR="003C1A56" w:rsidRPr="00B90347">
        <w:t xml:space="preserve"> </w:t>
      </w:r>
      <w:r w:rsidR="007B4841" w:rsidRPr="00B90347">
        <w:t>dependency and</w:t>
      </w:r>
      <w:r w:rsidR="003C1A56" w:rsidRPr="00B90347">
        <w:t xml:space="preserve"> inheritance issues. </w:t>
      </w:r>
      <w:r w:rsidR="009D1A1B" w:rsidRPr="00B90347">
        <w:t xml:space="preserve">For instance, the </w:t>
      </w:r>
      <w:r w:rsidR="003C1A56" w:rsidRPr="00B90347">
        <w:t xml:space="preserve">user </w:t>
      </w:r>
      <w:r w:rsidRPr="00B90347">
        <w:t>can</w:t>
      </w:r>
      <w:r w:rsidR="003C1A56" w:rsidRPr="00B90347">
        <w:t xml:space="preserve"> use data retrieved </w:t>
      </w:r>
      <w:r w:rsidRPr="00B90347">
        <w:t xml:space="preserve">with the framework or import </w:t>
      </w:r>
      <w:r w:rsidR="00B96F29" w:rsidRPr="00B90347">
        <w:t>external files</w:t>
      </w:r>
      <w:r w:rsidRPr="00B90347">
        <w:t xml:space="preserve"> compliant with the supported formats</w:t>
      </w:r>
      <w:r w:rsidR="00B96F29" w:rsidRPr="00B90347">
        <w:t xml:space="preserve"> to perform statistical, hydrological </w:t>
      </w:r>
      <w:r w:rsidRPr="00B90347">
        <w:t>analy</w:t>
      </w:r>
      <w:r w:rsidR="0092622C" w:rsidRPr="00B90347">
        <w:t>s</w:t>
      </w:r>
      <w:r w:rsidRPr="00B90347">
        <w:t>es, or to generate new map layers or charts/tables rendered on screen</w:t>
      </w:r>
      <w:r w:rsidR="009D1A1B" w:rsidRPr="00B90347">
        <w:t xml:space="preserve"> without the need to create a new Hydro</w:t>
      </w:r>
      <w:r w:rsidR="00E778C4" w:rsidRPr="00B90347">
        <w:t>L</w:t>
      </w:r>
      <w:r w:rsidR="009D1A1B" w:rsidRPr="00B90347">
        <w:t>ang instance</w:t>
      </w:r>
      <w:r w:rsidR="00B96F29" w:rsidRPr="00B90347">
        <w:t>.</w:t>
      </w:r>
    </w:p>
    <w:p w14:paraId="31099A5E" w14:textId="1CEC5F88" w:rsidR="00631FDE" w:rsidRPr="00B90347" w:rsidRDefault="00631FDE">
      <w:r w:rsidRPr="00B90347">
        <w:t>Overall, the library has a low cohesi</w:t>
      </w:r>
      <w:r w:rsidR="000D5B1B" w:rsidRPr="00B90347">
        <w:t xml:space="preserve">on between one module or another. Largest dependency issues lie </w:t>
      </w:r>
      <w:r w:rsidR="009D1A1B" w:rsidRPr="00B90347">
        <w:t>on the usage of</w:t>
      </w:r>
      <w:r w:rsidR="000D5B1B" w:rsidRPr="00B90347">
        <w:t xml:space="preserve"> external libraries. This problem has been addressed by writing asynchronous code </w:t>
      </w:r>
      <w:r w:rsidR="00E34CB6" w:rsidRPr="00B90347">
        <w:t>waiting</w:t>
      </w:r>
      <w:r w:rsidR="000D5B1B" w:rsidRPr="00B90347">
        <w:t xml:space="preserve"> for all dependencies to be loaded </w:t>
      </w:r>
      <w:r w:rsidR="00E34CB6" w:rsidRPr="00B90347">
        <w:t>before</w:t>
      </w:r>
      <w:r w:rsidR="000D5B1B" w:rsidRPr="00B90347">
        <w:t xml:space="preserve"> any usage.</w:t>
      </w:r>
    </w:p>
    <w:p w14:paraId="270131DA" w14:textId="2ABD88E0" w:rsidR="00CD5947" w:rsidRPr="00B90347" w:rsidRDefault="00CD5947">
      <w:r w:rsidRPr="00B90347">
        <w:t xml:space="preserve">The functions inside each component have been </w:t>
      </w:r>
      <w:r w:rsidR="008D05EB" w:rsidRPr="00B90347">
        <w:t>categorized</w:t>
      </w:r>
      <w:r w:rsidRPr="00B90347">
        <w:t xml:space="preserve"> as</w:t>
      </w:r>
      <w:r w:rsidR="008D05EB" w:rsidRPr="00B90347">
        <w:t xml:space="preserve"> either</w:t>
      </w:r>
      <w:r w:rsidRPr="00B90347">
        <w:t xml:space="preserve"> main </w:t>
      </w:r>
      <w:r w:rsidR="008D05EB" w:rsidRPr="00B90347">
        <w:t>or</w:t>
      </w:r>
      <w:r w:rsidRPr="00B90347">
        <w:t xml:space="preserve"> helper functions.</w:t>
      </w:r>
      <w:r w:rsidR="008D05EB" w:rsidRPr="00B90347">
        <w:t xml:space="preserve"> </w:t>
      </w:r>
      <w:r w:rsidR="00AF0289" w:rsidRPr="00B90347">
        <w:t xml:space="preserve">The purpose of helper functions is to use them on </w:t>
      </w:r>
      <w:r w:rsidR="009D1A1B" w:rsidRPr="00B90347">
        <w:t>mainly on a module instead of on a Hydro</w:t>
      </w:r>
      <w:r w:rsidR="00E778C4" w:rsidRPr="00B90347">
        <w:t>L</w:t>
      </w:r>
      <w:r w:rsidR="009D1A1B" w:rsidRPr="00B90347">
        <w:t>ang instance</w:t>
      </w:r>
      <w:r w:rsidR="00AF0289" w:rsidRPr="00B90347">
        <w:t>,</w:t>
      </w:r>
      <w:r w:rsidR="008D05EB" w:rsidRPr="00B90347">
        <w:t xml:space="preserve"> </w:t>
      </w:r>
      <w:r w:rsidR="00AF0289" w:rsidRPr="00B90347">
        <w:t>while the main functions</w:t>
      </w:r>
      <w:r w:rsidR="008D05EB" w:rsidRPr="00B90347">
        <w:t xml:space="preserve"> are exported for usage </w:t>
      </w:r>
      <w:r w:rsidR="009D1A1B" w:rsidRPr="00B90347">
        <w:t>on the latter</w:t>
      </w:r>
      <w:r w:rsidR="008D05EB" w:rsidRPr="00B90347">
        <w:t>.</w:t>
      </w:r>
      <w:r w:rsidRPr="00B90347">
        <w:t xml:space="preserve"> </w:t>
      </w:r>
      <w:r w:rsidR="009D1A1B" w:rsidRPr="00B90347">
        <w:t>Access</w:t>
      </w:r>
      <w:r w:rsidR="00EA4224" w:rsidRPr="00B90347">
        <w:t xml:space="preserve"> of each function will depend on the level of chain</w:t>
      </w:r>
      <w:r w:rsidR="009D1A1B" w:rsidRPr="00B90347">
        <w:t>age</w:t>
      </w:r>
      <w:r w:rsidR="00EA4224" w:rsidRPr="00B90347">
        <w:t xml:space="preserve"> in which it is located. </w:t>
      </w:r>
      <w:r w:rsidR="009D1A1B" w:rsidRPr="00B90347">
        <w:t>Functions located on module with components are on a four-level chaining</w:t>
      </w:r>
      <w:r w:rsidR="00EA4224" w:rsidRPr="00B90347">
        <w:t xml:space="preserve">. </w:t>
      </w:r>
      <w:r w:rsidR="008D05EB" w:rsidRPr="00B90347">
        <w:t>F</w:t>
      </w:r>
      <w:r w:rsidR="00EA4224" w:rsidRPr="00B90347">
        <w:t>unctions located o</w:t>
      </w:r>
      <w:r w:rsidR="009D1A1B" w:rsidRPr="00B90347">
        <w:t>n exports modules are located on third-level chaining.</w:t>
      </w:r>
    </w:p>
    <w:p w14:paraId="7768F244" w14:textId="77777777" w:rsidR="00B61FA9" w:rsidRPr="00B90347" w:rsidRDefault="00B61FA9" w:rsidP="00D45572">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4963503"/>
        <w:rPr>
          <w:color w:val="FFFFFF"/>
        </w:rPr>
      </w:pPr>
      <w:r w:rsidRPr="00B90347">
        <w:rPr>
          <w:color w:val="FFFFFF"/>
        </w:rPr>
        <w:t>hydro[n].</w:t>
      </w:r>
      <w:r w:rsidRPr="00B90347">
        <w:rPr>
          <w:color w:val="F0E68C"/>
        </w:rPr>
        <w:t>module</w:t>
      </w:r>
      <w:r w:rsidRPr="00B90347">
        <w:rPr>
          <w:color w:val="FFFFFF"/>
        </w:rPr>
        <w:t>.component.</w:t>
      </w:r>
      <w:r w:rsidRPr="00B90347">
        <w:rPr>
          <w:color w:val="F0E68C"/>
        </w:rPr>
        <w:t>function</w:t>
      </w:r>
      <w:r w:rsidRPr="00B90347">
        <w:rPr>
          <w:color w:val="FFFFFF"/>
        </w:rPr>
        <w:t>(arg)</w:t>
      </w:r>
    </w:p>
    <w:p w14:paraId="10231E81" w14:textId="77777777" w:rsidR="00B61FA9" w:rsidRPr="00B90347" w:rsidRDefault="00B61FA9" w:rsidP="00D45572">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4963503"/>
        <w:rPr>
          <w:color w:val="FFFFFF"/>
        </w:rPr>
      </w:pPr>
      <w:r w:rsidRPr="00B90347">
        <w:rPr>
          <w:color w:val="FFFFFF"/>
        </w:rPr>
        <w:t>hydro[n].</w:t>
      </w:r>
      <w:r w:rsidRPr="00B90347">
        <w:rPr>
          <w:color w:val="F0E68C"/>
        </w:rPr>
        <w:t>module</w:t>
      </w:r>
      <w:r w:rsidRPr="00B90347">
        <w:rPr>
          <w:color w:val="FFFFFF"/>
        </w:rPr>
        <w:t>.</w:t>
      </w:r>
      <w:r w:rsidRPr="00B90347">
        <w:rPr>
          <w:color w:val="F0E68C"/>
        </w:rPr>
        <w:t>function</w:t>
      </w:r>
      <w:r w:rsidRPr="00B90347">
        <w:rPr>
          <w:color w:val="FFFFFF"/>
        </w:rPr>
        <w:t>(arg) </w:t>
      </w:r>
    </w:p>
    <w:p w14:paraId="050AC41C" w14:textId="68EDB3A4" w:rsidR="00EA4224" w:rsidRPr="00B90347" w:rsidRDefault="00B61FA9" w:rsidP="00EF2214">
      <w:pPr>
        <w:pStyle w:val="Caption"/>
      </w:pPr>
      <w:r w:rsidRPr="00B90347">
        <w:rPr>
          <w:color w:val="FFFFFF"/>
        </w:rPr>
        <w:t> </w:t>
      </w:r>
      <w:r w:rsidR="0064171C" w:rsidRPr="00B90347">
        <w:rPr>
          <w:color w:val="auto"/>
        </w:rPr>
        <w:t> </w:t>
      </w:r>
      <w:r w:rsidR="00A61265" w:rsidRPr="00B90347">
        <w:rPr>
          <w:color w:val="FFFFFF"/>
        </w:rPr>
        <w:t> </w:t>
      </w:r>
      <w:bookmarkStart w:id="2859" w:name="_Toc48363338"/>
      <w:r w:rsidR="008D05EB"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w:t>
      </w:r>
      <w:r w:rsidR="00245413" w:rsidRPr="00B90347">
        <w:rPr>
          <w:noProof/>
        </w:rPr>
        <w:fldChar w:fldCharType="end"/>
      </w:r>
      <w:r w:rsidR="008D05EB" w:rsidRPr="00B90347">
        <w:t>. Example of function call per module or component.</w:t>
      </w:r>
      <w:bookmarkEnd w:id="2859"/>
    </w:p>
    <w:p w14:paraId="1902B536" w14:textId="7D51DA64" w:rsidR="008809B3" w:rsidRDefault="00D01EF2" w:rsidP="00D01EF2">
      <w:pPr>
        <w:rPr>
          <w:ins w:id="2860" w:author="Carlos Erazo" w:date="2020-08-15T05:14:00Z"/>
        </w:rPr>
        <w:sectPr w:rsidR="008809B3" w:rsidSect="00AC32FC">
          <w:headerReference w:type="default" r:id="rId55"/>
          <w:footerReference w:type="default" r:id="rId56"/>
          <w:pgSz w:w="11906" w:h="16838" w:code="9"/>
          <w:pgMar w:top="1440" w:right="1440" w:bottom="1440" w:left="1440" w:header="720" w:footer="720" w:gutter="0"/>
          <w:cols w:space="720"/>
          <w:docGrid w:linePitch="360"/>
        </w:sectPr>
      </w:pPr>
      <w:r w:rsidRPr="00B90347">
        <w:t>The arguments</w:t>
      </w:r>
      <w:r w:rsidR="009D1A1B" w:rsidRPr="00B90347">
        <w:t xml:space="preserve"> and results</w:t>
      </w:r>
      <w:r w:rsidRPr="00B90347">
        <w:t xml:space="preserve"> </w:t>
      </w:r>
      <w:r w:rsidR="009D1A1B" w:rsidRPr="00B90347">
        <w:t>of a function will</w:t>
      </w:r>
      <w:r w:rsidRPr="00B90347">
        <w:t xml:space="preserve"> </w:t>
      </w:r>
      <w:r w:rsidR="000D5B1B" w:rsidRPr="00B90347">
        <w:t>vary</w:t>
      </w:r>
      <w:r w:rsidR="009D1A1B" w:rsidRPr="00B90347">
        <w:t xml:space="preserve"> upon the purpose of each </w:t>
      </w:r>
      <w:r w:rsidR="000D5B1B" w:rsidRPr="00B90347">
        <w:t>module</w:t>
      </w:r>
      <w:r w:rsidRPr="00B90347">
        <w:t xml:space="preserve">. To see the argument requirements, </w:t>
      </w:r>
      <w:r w:rsidR="009D1A1B" w:rsidRPr="00B90347">
        <w:t xml:space="preserve">argument </w:t>
      </w:r>
      <w:r w:rsidRPr="00B90347">
        <w:t>examples</w:t>
      </w:r>
      <w:r w:rsidR="00D048CF" w:rsidRPr="00B90347">
        <w:t>, function calls</w:t>
      </w:r>
      <w:r w:rsidR="00E355EE" w:rsidRPr="00B90347">
        <w:t>,</w:t>
      </w:r>
      <w:r w:rsidRPr="00B90347">
        <w:t xml:space="preserve"> and </w:t>
      </w:r>
      <w:r w:rsidR="009D1A1B" w:rsidRPr="00B90347">
        <w:t xml:space="preserve">function </w:t>
      </w:r>
      <w:r w:rsidRPr="00B90347">
        <w:t>results</w:t>
      </w:r>
      <w:r w:rsidR="009D1A1B" w:rsidRPr="00B90347">
        <w:t>,</w:t>
      </w:r>
      <w:r w:rsidRPr="00B90347">
        <w:t xml:space="preserve"> please refer to the </w:t>
      </w:r>
      <w:r w:rsidR="00AF0289" w:rsidRPr="00B90347">
        <w:t>u</w:t>
      </w:r>
      <w:r w:rsidRPr="00B90347">
        <w:t>sages annex</w:t>
      </w:r>
      <w:r w:rsidR="00AF0289" w:rsidRPr="00B90347">
        <w:t xml:space="preserve"> or the framework’s documentation </w:t>
      </w:r>
      <w:r w:rsidR="009D1A1B" w:rsidRPr="00B90347">
        <w:t>online.</w:t>
      </w:r>
      <w:r w:rsidR="00187132" w:rsidRPr="00B90347">
        <w:t xml:space="preserve"> The modules explained below highlight the functions that have a </w:t>
      </w:r>
      <w:r w:rsidR="00187132" w:rsidRPr="00B90347">
        <w:rPr>
          <w:i/>
          <w:iCs/>
        </w:rPr>
        <w:t>complex behavior</w:t>
      </w:r>
      <w:r w:rsidR="00187132" w:rsidRPr="00B90347">
        <w:t xml:space="preserve"> regarding </w:t>
      </w:r>
      <w:r w:rsidR="00412422" w:rsidRPr="00B90347">
        <w:t xml:space="preserve">the usage of </w:t>
      </w:r>
      <w:r w:rsidR="00187132" w:rsidRPr="00B90347">
        <w:t xml:space="preserve">external libraries or </w:t>
      </w:r>
      <w:r w:rsidR="00412422" w:rsidRPr="00B90347">
        <w:t>connections with other functions</w:t>
      </w:r>
      <w:r w:rsidR="00187132" w:rsidRPr="00B90347">
        <w:t>. The flow chart for each function can be found on the repository of the framework</w:t>
      </w:r>
      <w:ins w:id="2874" w:author="Carlos Erazo" w:date="2020-08-15T05:20:00Z">
        <w:r w:rsidR="008809B3">
          <w:t>.</w:t>
        </w:r>
      </w:ins>
      <w:del w:id="2875" w:author="Carlos Erazo" w:date="2020-08-15T05:14:00Z">
        <w:r w:rsidR="00187132" w:rsidRPr="00B90347" w:rsidDel="008809B3">
          <w:delText>.</w:delText>
        </w:r>
      </w:del>
    </w:p>
    <w:p w14:paraId="29A463F4" w14:textId="65AD870B" w:rsidR="00D01EF2" w:rsidRPr="00B90347" w:rsidDel="008809B3" w:rsidRDefault="00D01EF2" w:rsidP="008809B3">
      <w:pPr>
        <w:ind w:firstLine="0"/>
        <w:rPr>
          <w:del w:id="2876" w:author="Carlos Erazo" w:date="2020-08-15T05:19:00Z"/>
        </w:rPr>
        <w:pPrChange w:id="2877" w:author="Carlos Erazo" w:date="2020-08-15T05:14:00Z">
          <w:pPr/>
        </w:pPrChange>
      </w:pPr>
      <w:bookmarkStart w:id="2878" w:name="_Toc48363164"/>
      <w:bookmarkEnd w:id="2878"/>
    </w:p>
    <w:p w14:paraId="4A749F00" w14:textId="1F0C1CFD" w:rsidR="00B96F29" w:rsidRPr="00B90347" w:rsidRDefault="00B96F29" w:rsidP="001709A5">
      <w:pPr>
        <w:pStyle w:val="Heading2"/>
      </w:pPr>
      <w:bookmarkStart w:id="2879" w:name="_Toc48337939"/>
      <w:bookmarkStart w:id="2880" w:name="_Toc48363165"/>
      <w:r w:rsidRPr="00B90347">
        <w:t>Data</w:t>
      </w:r>
      <w:bookmarkEnd w:id="2879"/>
      <w:r w:rsidR="009C37A0" w:rsidRPr="00B90347">
        <w:t xml:space="preserve"> Component</w:t>
      </w:r>
      <w:bookmarkEnd w:id="2880"/>
    </w:p>
    <w:p w14:paraId="6418C29F" w14:textId="3D6F6D42" w:rsidR="00925948" w:rsidRPr="00B90347" w:rsidRDefault="00DC1199" w:rsidP="007D3A18">
      <w:r w:rsidRPr="00B90347">
        <w:t xml:space="preserve">Data </w:t>
      </w:r>
      <w:r w:rsidR="008D05EB" w:rsidRPr="00B90347">
        <w:t>is subdivided in</w:t>
      </w:r>
      <w:r w:rsidR="007C2CE1" w:rsidRPr="00B90347">
        <w:t xml:space="preserve">to </w:t>
      </w:r>
      <w:r w:rsidR="008D05EB" w:rsidRPr="00B90347">
        <w:t>the data module and</w:t>
      </w:r>
      <w:r w:rsidR="00E355EE" w:rsidRPr="00B90347">
        <w:t xml:space="preserve"> the</w:t>
      </w:r>
      <w:r w:rsidR="008D05EB" w:rsidRPr="00B90347">
        <w:t xml:space="preserve"> data sources</w:t>
      </w:r>
      <w:r w:rsidR="009D1A1B" w:rsidRPr="00B90347">
        <w:t xml:space="preserve"> component</w:t>
      </w:r>
      <w:r w:rsidR="008D05EB" w:rsidRPr="00B90347">
        <w:t xml:space="preserve">. </w:t>
      </w:r>
      <w:r w:rsidRPr="00B90347">
        <w:t>The data module handles</w:t>
      </w:r>
      <w:r w:rsidR="008D05EB" w:rsidRPr="00B90347">
        <w:t xml:space="preserve"> the</w:t>
      </w:r>
      <w:r w:rsidR="00173FBA" w:rsidRPr="00B90347">
        <w:t xml:space="preserve"> queries coming as inputs from the user</w:t>
      </w:r>
      <w:r w:rsidRPr="00B90347">
        <w:t xml:space="preserve"> while the</w:t>
      </w:r>
      <w:r w:rsidR="00173FBA" w:rsidRPr="00B90347">
        <w:t xml:space="preserve"> data</w:t>
      </w:r>
      <w:r w:rsidRPr="00B90347">
        <w:t xml:space="preserve"> </w:t>
      </w:r>
      <w:r w:rsidR="00173FBA" w:rsidRPr="00B90347">
        <w:t>sources</w:t>
      </w:r>
      <w:r w:rsidR="00D768D5" w:rsidRPr="00B90347">
        <w:t xml:space="preserve"> component</w:t>
      </w:r>
      <w:r w:rsidR="00173FBA" w:rsidRPr="00B90347">
        <w:t xml:space="preserve"> is used to export the source parameters from the data components and the data sources </w:t>
      </w:r>
      <w:r w:rsidR="00D768D5" w:rsidRPr="00B90347">
        <w:t xml:space="preserve">providers </w:t>
      </w:r>
      <w:r w:rsidR="00173FBA" w:rsidRPr="00B90347">
        <w:t xml:space="preserve">which contains JSON </w:t>
      </w:r>
      <w:r w:rsidR="00D768D5" w:rsidRPr="00B90347">
        <w:t xml:space="preserve">object examples </w:t>
      </w:r>
      <w:r w:rsidR="00173FBA" w:rsidRPr="00B90347">
        <w:t>that contain the necessary information</w:t>
      </w:r>
      <w:r w:rsidR="00D768D5" w:rsidRPr="00B90347">
        <w:t xml:space="preserve"> for the creation of a</w:t>
      </w:r>
      <w:r w:rsidR="009D1A1B" w:rsidRPr="00B90347">
        <w:t xml:space="preserve"> valid</w:t>
      </w:r>
      <w:r w:rsidR="00D768D5" w:rsidRPr="00B90347">
        <w:t xml:space="preserve"> query</w:t>
      </w:r>
      <w:r w:rsidR="00173FBA" w:rsidRPr="00B90347">
        <w:t>.</w:t>
      </w:r>
      <w:r w:rsidR="007D3A18" w:rsidRPr="00B90347">
        <w:t xml:space="preserve"> </w:t>
      </w:r>
    </w:p>
    <w:p w14:paraId="39019AB0" w14:textId="3CFAA65D" w:rsidR="00134D83" w:rsidRPr="00B90347" w:rsidRDefault="00134D83" w:rsidP="00134D83">
      <w:pPr>
        <w:pStyle w:val="Caption"/>
        <w:keepNext/>
      </w:pPr>
      <w:bookmarkStart w:id="2881" w:name="_Toc48363265"/>
      <w:r w:rsidRPr="00B90347">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4</w:t>
      </w:r>
      <w:r w:rsidR="00245413" w:rsidRPr="00B90347">
        <w:rPr>
          <w:noProof/>
        </w:rPr>
        <w:fldChar w:fldCharType="end"/>
      </w:r>
      <w:r w:rsidRPr="00B90347">
        <w:rPr>
          <w:noProof/>
        </w:rPr>
        <w:t>. Functions inside the data module.</w:t>
      </w:r>
      <w:bookmarkEnd w:id="2881"/>
    </w:p>
    <w:tbl>
      <w:tblPr>
        <w:tblStyle w:val="GridTable1Light"/>
        <w:tblW w:w="8486" w:type="dxa"/>
        <w:jc w:val="center"/>
        <w:tblLook w:val="04A0" w:firstRow="1" w:lastRow="0" w:firstColumn="1" w:lastColumn="0" w:noHBand="0" w:noVBand="1"/>
      </w:tblPr>
      <w:tblGrid>
        <w:gridCol w:w="1005"/>
        <w:gridCol w:w="6333"/>
        <w:gridCol w:w="1148"/>
      </w:tblGrid>
      <w:tr w:rsidR="00912F17" w:rsidRPr="00B90347" w14:paraId="084CF117" w14:textId="77777777" w:rsidTr="00705AAC">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93031B2" w14:textId="77777777" w:rsidR="00912F17" w:rsidRPr="00B90347" w:rsidRDefault="00912F17" w:rsidP="00912F17">
            <w:pPr>
              <w:pStyle w:val="tables1"/>
              <w:jc w:val="center"/>
            </w:pPr>
            <w:r w:rsidRPr="00B90347">
              <w:t>Function</w:t>
            </w:r>
          </w:p>
        </w:tc>
        <w:tc>
          <w:tcPr>
            <w:tcW w:w="0" w:type="auto"/>
            <w:hideMark/>
          </w:tcPr>
          <w:p w14:paraId="48EF6E1A" w14:textId="77777777" w:rsidR="00912F17" w:rsidRPr="00B90347" w:rsidRDefault="00912F17" w:rsidP="00912F17">
            <w:pPr>
              <w:pStyle w:val="tables1"/>
              <w:jc w:val="center"/>
              <w:cnfStyle w:val="100000000000" w:firstRow="1" w:lastRow="0" w:firstColumn="0" w:lastColumn="0" w:oddVBand="0" w:evenVBand="0" w:oddHBand="0" w:evenHBand="0" w:firstRowFirstColumn="0" w:firstRowLastColumn="0" w:lastRowFirstColumn="0" w:lastRowLastColumn="0"/>
            </w:pPr>
            <w:r w:rsidRPr="00B90347">
              <w:t>Overview</w:t>
            </w:r>
          </w:p>
        </w:tc>
        <w:tc>
          <w:tcPr>
            <w:tcW w:w="0" w:type="auto"/>
            <w:hideMark/>
          </w:tcPr>
          <w:p w14:paraId="245FBFC7" w14:textId="77777777" w:rsidR="00912F17" w:rsidRPr="00B90347" w:rsidRDefault="00912F17" w:rsidP="00912F17">
            <w:pPr>
              <w:pStyle w:val="tables1"/>
              <w:jc w:val="center"/>
              <w:cnfStyle w:val="100000000000" w:firstRow="1" w:lastRow="0" w:firstColumn="0" w:lastColumn="0" w:oddVBand="0" w:evenVBand="0" w:oddHBand="0" w:evenHBand="0" w:firstRowFirstColumn="0" w:firstRowLastColumn="0" w:lastRowFirstColumn="0" w:lastRowLastColumn="0"/>
            </w:pPr>
            <w:r w:rsidRPr="00B90347">
              <w:t>Type</w:t>
            </w:r>
          </w:p>
        </w:tc>
      </w:tr>
      <w:tr w:rsidR="00912F17" w:rsidRPr="00B90347" w14:paraId="2F148E85" w14:textId="77777777" w:rsidTr="00705AAC">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FD75F5" w14:textId="77777777" w:rsidR="00912F17" w:rsidRPr="00B90347" w:rsidRDefault="00912F17" w:rsidP="0073334B">
            <w:pPr>
              <w:pStyle w:val="tables1"/>
              <w:jc w:val="center"/>
              <w:rPr>
                <w:b w:val="0"/>
                <w:bCs w:val="0"/>
              </w:rPr>
            </w:pPr>
            <w:r w:rsidRPr="00B90347">
              <w:rPr>
                <w:b w:val="0"/>
                <w:bCs w:val="0"/>
              </w:rPr>
              <w:t>retrieve</w:t>
            </w:r>
          </w:p>
        </w:tc>
        <w:tc>
          <w:tcPr>
            <w:tcW w:w="0" w:type="auto"/>
            <w:hideMark/>
          </w:tcPr>
          <w:p w14:paraId="2BA2FC91" w14:textId="77777777" w:rsidR="00912F17" w:rsidRPr="00B90347"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B90347">
              <w:t>Main function for retrieving data. Handles queries for the data sources on the library.</w:t>
            </w:r>
          </w:p>
        </w:tc>
        <w:tc>
          <w:tcPr>
            <w:tcW w:w="0" w:type="auto"/>
            <w:hideMark/>
          </w:tcPr>
          <w:p w14:paraId="26C001DF"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4BB04EAF" w14:textId="77777777" w:rsidTr="00705AAC">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BCBE08C" w14:textId="77777777" w:rsidR="00912F17" w:rsidRPr="00B90347" w:rsidRDefault="00912F17" w:rsidP="0073334B">
            <w:pPr>
              <w:pStyle w:val="tables1"/>
              <w:jc w:val="center"/>
              <w:rPr>
                <w:b w:val="0"/>
                <w:bCs w:val="0"/>
              </w:rPr>
            </w:pPr>
            <w:r w:rsidRPr="00B90347">
              <w:rPr>
                <w:b w:val="0"/>
                <w:bCs w:val="0"/>
              </w:rPr>
              <w:t>transform</w:t>
            </w:r>
          </w:p>
        </w:tc>
        <w:tc>
          <w:tcPr>
            <w:tcW w:w="0" w:type="auto"/>
            <w:hideMark/>
          </w:tcPr>
          <w:p w14:paraId="47721A79" w14:textId="77777777" w:rsidR="00912F17" w:rsidRPr="00B90347"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B90347">
              <w:t>Transform data in JSON format (or Array of Objects) into an array, CSV, JSON or XML file.</w:t>
            </w:r>
          </w:p>
        </w:tc>
        <w:tc>
          <w:tcPr>
            <w:tcW w:w="0" w:type="auto"/>
            <w:hideMark/>
          </w:tcPr>
          <w:p w14:paraId="7F6E75F6"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31F406AB" w14:textId="77777777" w:rsidTr="00705AAC">
        <w:trPr>
          <w:trHeight w:val="9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EB235C" w14:textId="77777777" w:rsidR="00912F17" w:rsidRPr="00B90347" w:rsidRDefault="00912F17" w:rsidP="0073334B">
            <w:pPr>
              <w:pStyle w:val="tables1"/>
              <w:jc w:val="center"/>
              <w:rPr>
                <w:b w:val="0"/>
                <w:bCs w:val="0"/>
              </w:rPr>
            </w:pPr>
            <w:r w:rsidRPr="00B90347">
              <w:rPr>
                <w:b w:val="0"/>
                <w:bCs w:val="0"/>
              </w:rPr>
              <w:t>upload</w:t>
            </w:r>
          </w:p>
        </w:tc>
        <w:tc>
          <w:tcPr>
            <w:tcW w:w="0" w:type="auto"/>
            <w:hideMark/>
          </w:tcPr>
          <w:p w14:paraId="32B837DF" w14:textId="4083147D" w:rsidR="00912F17" w:rsidRPr="00B90347"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B90347">
              <w:t>Uploads data for manipulation. The file can be in either JSON or CSV format.</w:t>
            </w:r>
          </w:p>
        </w:tc>
        <w:tc>
          <w:tcPr>
            <w:tcW w:w="0" w:type="auto"/>
            <w:hideMark/>
          </w:tcPr>
          <w:p w14:paraId="6044295F"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2FDF0B5C" w14:textId="77777777" w:rsidTr="00705AAC">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180C2FA" w14:textId="77777777" w:rsidR="00912F17" w:rsidRPr="00B90347" w:rsidRDefault="00912F17" w:rsidP="0073334B">
            <w:pPr>
              <w:pStyle w:val="tables1"/>
              <w:jc w:val="center"/>
              <w:rPr>
                <w:b w:val="0"/>
                <w:bCs w:val="0"/>
              </w:rPr>
            </w:pPr>
            <w:r w:rsidRPr="00B90347">
              <w:rPr>
                <w:b w:val="0"/>
                <w:bCs w:val="0"/>
              </w:rPr>
              <w:t>download</w:t>
            </w:r>
          </w:p>
        </w:tc>
        <w:tc>
          <w:tcPr>
            <w:tcW w:w="0" w:type="auto"/>
            <w:hideMark/>
          </w:tcPr>
          <w:p w14:paraId="03C4C1E6" w14:textId="77777777" w:rsidR="00912F17" w:rsidRPr="00B90347" w:rsidRDefault="00912F17" w:rsidP="00B6600E">
            <w:pPr>
              <w:pStyle w:val="tables1"/>
              <w:jc w:val="left"/>
              <w:cnfStyle w:val="000000000000" w:firstRow="0" w:lastRow="0" w:firstColumn="0" w:lastColumn="0" w:oddVBand="0" w:evenVBand="0" w:oddHBand="0" w:evenHBand="0" w:firstRowFirstColumn="0" w:firstRowLastColumn="0" w:lastRowFirstColumn="0" w:lastRowLastColumn="0"/>
            </w:pPr>
            <w:r w:rsidRPr="00B90347">
              <w:t xml:space="preserve">Downloads data in CSV, JSON or XML formats. It calls the transform function for manipulation of raw data or cleaned data. </w:t>
            </w:r>
          </w:p>
        </w:tc>
        <w:tc>
          <w:tcPr>
            <w:tcW w:w="0" w:type="auto"/>
            <w:hideMark/>
          </w:tcPr>
          <w:p w14:paraId="2E4F3633"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bl>
    <w:p w14:paraId="55321682" w14:textId="42ECC6F8" w:rsidR="009476EE" w:rsidRPr="00B90347" w:rsidRDefault="009476EE" w:rsidP="007D3A18"/>
    <w:p w14:paraId="2C4D750A" w14:textId="1AFED5E5" w:rsidR="00134D83" w:rsidRPr="00B90347" w:rsidRDefault="00134D83" w:rsidP="00134D83">
      <w:pPr>
        <w:pStyle w:val="Caption"/>
        <w:keepNext/>
      </w:pPr>
      <w:bookmarkStart w:id="2882" w:name="_Toc48363266"/>
      <w:r w:rsidRPr="00B90347">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5</w:t>
      </w:r>
      <w:r w:rsidR="00245413" w:rsidRPr="00B90347">
        <w:rPr>
          <w:noProof/>
        </w:rPr>
        <w:fldChar w:fldCharType="end"/>
      </w:r>
      <w:r w:rsidRPr="00B90347">
        <w:rPr>
          <w:noProof/>
        </w:rPr>
        <w:t>. Sources inside the data sources component.</w:t>
      </w:r>
      <w:bookmarkEnd w:id="2882"/>
    </w:p>
    <w:tbl>
      <w:tblPr>
        <w:tblStyle w:val="GridTable1Light"/>
        <w:tblW w:w="6961" w:type="dxa"/>
        <w:jc w:val="center"/>
        <w:tblLook w:val="04A0" w:firstRow="1" w:lastRow="0" w:firstColumn="1" w:lastColumn="0" w:noHBand="0" w:noVBand="1"/>
      </w:tblPr>
      <w:tblGrid>
        <w:gridCol w:w="1740"/>
        <w:gridCol w:w="5221"/>
      </w:tblGrid>
      <w:tr w:rsidR="00912F17" w:rsidRPr="00B90347" w14:paraId="39C07F15" w14:textId="77777777" w:rsidTr="00705AAC">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B46AF2" w14:textId="70EAC13D" w:rsidR="00912F17" w:rsidRPr="00B90347" w:rsidRDefault="00912F17" w:rsidP="00B61FA9">
            <w:pPr>
              <w:pStyle w:val="tables1"/>
              <w:jc w:val="center"/>
            </w:pPr>
            <w:r w:rsidRPr="00B90347">
              <w:t>Sources</w:t>
            </w:r>
          </w:p>
        </w:tc>
        <w:tc>
          <w:tcPr>
            <w:tcW w:w="0" w:type="auto"/>
            <w:hideMark/>
          </w:tcPr>
          <w:p w14:paraId="0377AF91" w14:textId="77777777" w:rsidR="00912F17" w:rsidRPr="00B90347" w:rsidRDefault="00912F17" w:rsidP="00B61FA9">
            <w:pPr>
              <w:pStyle w:val="tables1"/>
              <w:jc w:val="center"/>
              <w:cnfStyle w:val="100000000000" w:firstRow="1" w:lastRow="0" w:firstColumn="0" w:lastColumn="0" w:oddVBand="0" w:evenVBand="0" w:oddHBand="0" w:evenHBand="0" w:firstRowFirstColumn="0" w:firstRowLastColumn="0" w:lastRowFirstColumn="0" w:lastRowLastColumn="0"/>
            </w:pPr>
            <w:r w:rsidRPr="00B90347">
              <w:t>Overview</w:t>
            </w:r>
          </w:p>
        </w:tc>
      </w:tr>
      <w:tr w:rsidR="00912F17" w:rsidRPr="00B90347" w14:paraId="160EB000"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2F78AB" w14:textId="77777777" w:rsidR="00912F17" w:rsidRPr="00B90347" w:rsidRDefault="00912F17" w:rsidP="00B61FA9">
            <w:pPr>
              <w:pStyle w:val="tables1"/>
              <w:jc w:val="center"/>
              <w:rPr>
                <w:b w:val="0"/>
                <w:bCs w:val="0"/>
              </w:rPr>
            </w:pPr>
            <w:r w:rsidRPr="00B90347">
              <w:rPr>
                <w:b w:val="0"/>
                <w:bCs w:val="0"/>
              </w:rPr>
              <w:t>USGS</w:t>
            </w:r>
          </w:p>
        </w:tc>
        <w:tc>
          <w:tcPr>
            <w:tcW w:w="0" w:type="auto"/>
            <w:hideMark/>
          </w:tcPr>
          <w:p w14:paraId="4F34D86A" w14:textId="77777777" w:rsidR="00912F17" w:rsidRPr="00B90347"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B90347">
              <w:t>Retrieve data from USGS for the US territories.</w:t>
            </w:r>
          </w:p>
        </w:tc>
      </w:tr>
      <w:tr w:rsidR="00912F17" w:rsidRPr="00B90347" w14:paraId="1149AAD3"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9DB3DA" w14:textId="77777777" w:rsidR="00912F17" w:rsidRPr="00B90347" w:rsidRDefault="00912F17" w:rsidP="00B61FA9">
            <w:pPr>
              <w:pStyle w:val="tables1"/>
              <w:jc w:val="center"/>
              <w:rPr>
                <w:b w:val="0"/>
                <w:bCs w:val="0"/>
              </w:rPr>
            </w:pPr>
            <w:r w:rsidRPr="00B90347">
              <w:rPr>
                <w:b w:val="0"/>
                <w:bCs w:val="0"/>
              </w:rPr>
              <w:t>FEMA</w:t>
            </w:r>
          </w:p>
        </w:tc>
        <w:tc>
          <w:tcPr>
            <w:tcW w:w="0" w:type="auto"/>
            <w:hideMark/>
          </w:tcPr>
          <w:p w14:paraId="180978EE" w14:textId="77777777" w:rsidR="00912F17" w:rsidRPr="00B90347"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B90347">
              <w:t>Retrieves data from FEMA for the US.</w:t>
            </w:r>
          </w:p>
        </w:tc>
      </w:tr>
      <w:tr w:rsidR="00912F17" w:rsidRPr="00B90347" w14:paraId="1BD14762"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A4A9031" w14:textId="77777777" w:rsidR="00912F17" w:rsidRPr="00B90347" w:rsidRDefault="00912F17" w:rsidP="00B61FA9">
            <w:pPr>
              <w:pStyle w:val="tables1"/>
              <w:jc w:val="center"/>
              <w:rPr>
                <w:b w:val="0"/>
                <w:bCs w:val="0"/>
              </w:rPr>
            </w:pPr>
            <w:r w:rsidRPr="00B90347">
              <w:rPr>
                <w:b w:val="0"/>
                <w:bCs w:val="0"/>
              </w:rPr>
              <w:t>AEMET</w:t>
            </w:r>
          </w:p>
        </w:tc>
        <w:tc>
          <w:tcPr>
            <w:tcW w:w="0" w:type="auto"/>
            <w:hideMark/>
          </w:tcPr>
          <w:p w14:paraId="198A9DBE" w14:textId="77777777" w:rsidR="00912F17" w:rsidRPr="00B90347"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B90347">
              <w:t>Retrieves data from AEMET for the Spanish territory.</w:t>
            </w:r>
          </w:p>
        </w:tc>
      </w:tr>
      <w:tr w:rsidR="00912F17" w:rsidRPr="00B90347" w14:paraId="208D2A69"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DCEE44" w14:textId="77777777" w:rsidR="00912F17" w:rsidRPr="00B90347" w:rsidRDefault="00912F17" w:rsidP="00B61FA9">
            <w:pPr>
              <w:pStyle w:val="tables1"/>
              <w:jc w:val="center"/>
              <w:rPr>
                <w:b w:val="0"/>
                <w:bCs w:val="0"/>
              </w:rPr>
            </w:pPr>
            <w:r w:rsidRPr="00B90347">
              <w:rPr>
                <w:b w:val="0"/>
                <w:bCs w:val="0"/>
              </w:rPr>
              <w:t>EAUK</w:t>
            </w:r>
          </w:p>
        </w:tc>
        <w:tc>
          <w:tcPr>
            <w:tcW w:w="0" w:type="auto"/>
            <w:hideMark/>
          </w:tcPr>
          <w:p w14:paraId="20AD9167" w14:textId="77777777" w:rsidR="00912F17" w:rsidRPr="00B90347"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B90347">
              <w:t>Retrieves data from EAUK for UK territories.</w:t>
            </w:r>
          </w:p>
        </w:tc>
      </w:tr>
      <w:tr w:rsidR="00912F17" w:rsidRPr="00B90347" w14:paraId="4E96DC5A"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BCD7A3" w14:textId="77777777" w:rsidR="00912F17" w:rsidRPr="00B90347" w:rsidRDefault="00912F17" w:rsidP="00B61FA9">
            <w:pPr>
              <w:pStyle w:val="tables1"/>
              <w:jc w:val="center"/>
              <w:rPr>
                <w:b w:val="0"/>
                <w:bCs w:val="0"/>
              </w:rPr>
            </w:pPr>
            <w:r w:rsidRPr="00B90347">
              <w:rPr>
                <w:b w:val="0"/>
                <w:bCs w:val="0"/>
              </w:rPr>
              <w:t>METEOIT</w:t>
            </w:r>
          </w:p>
        </w:tc>
        <w:tc>
          <w:tcPr>
            <w:tcW w:w="0" w:type="auto"/>
            <w:hideMark/>
          </w:tcPr>
          <w:p w14:paraId="0EA96893" w14:textId="77777777" w:rsidR="00912F17" w:rsidRPr="00B90347"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B90347">
              <w:t>Retrieves data from METEOIT for Italian territory.</w:t>
            </w:r>
          </w:p>
        </w:tc>
      </w:tr>
      <w:tr w:rsidR="00912F17" w:rsidRPr="00B90347" w14:paraId="21BD57A4"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272C0D4" w14:textId="77777777" w:rsidR="00912F17" w:rsidRPr="00B90347" w:rsidRDefault="00912F17" w:rsidP="00B61FA9">
            <w:pPr>
              <w:pStyle w:val="tables1"/>
              <w:jc w:val="center"/>
              <w:rPr>
                <w:b w:val="0"/>
                <w:bCs w:val="0"/>
              </w:rPr>
            </w:pPr>
            <w:r w:rsidRPr="00B90347">
              <w:rPr>
                <w:b w:val="0"/>
                <w:bCs w:val="0"/>
              </w:rPr>
              <w:t>NOAA</w:t>
            </w:r>
          </w:p>
        </w:tc>
        <w:tc>
          <w:tcPr>
            <w:tcW w:w="0" w:type="auto"/>
            <w:hideMark/>
          </w:tcPr>
          <w:p w14:paraId="275C490D" w14:textId="77777777" w:rsidR="00912F17" w:rsidRPr="00B90347"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B90347">
              <w:t>Retrieves data from NOAA to US and the world.</w:t>
            </w:r>
          </w:p>
        </w:tc>
      </w:tr>
      <w:tr w:rsidR="00912F17" w:rsidRPr="00B90347" w14:paraId="6CBABCCD"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248BF9" w14:textId="77777777" w:rsidR="00912F17" w:rsidRPr="00B90347" w:rsidRDefault="00912F17" w:rsidP="00B61FA9">
            <w:pPr>
              <w:pStyle w:val="tables1"/>
              <w:jc w:val="center"/>
              <w:rPr>
                <w:b w:val="0"/>
                <w:bCs w:val="0"/>
              </w:rPr>
            </w:pPr>
            <w:r w:rsidRPr="00B90347">
              <w:rPr>
                <w:b w:val="0"/>
                <w:bCs w:val="0"/>
              </w:rPr>
              <w:t>METEOSTAT</w:t>
            </w:r>
          </w:p>
        </w:tc>
        <w:tc>
          <w:tcPr>
            <w:tcW w:w="0" w:type="auto"/>
            <w:hideMark/>
          </w:tcPr>
          <w:p w14:paraId="741ACEAF" w14:textId="77777777" w:rsidR="00912F17" w:rsidRPr="00B90347"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B90347">
              <w:t>Retrieves data from METEOSTAT for the world.</w:t>
            </w:r>
          </w:p>
        </w:tc>
      </w:tr>
      <w:tr w:rsidR="00912F17" w:rsidRPr="00B90347" w14:paraId="792CC6BA" w14:textId="77777777" w:rsidTr="00705AAC">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BEEA95B" w14:textId="77777777" w:rsidR="00912F17" w:rsidRPr="00B90347" w:rsidRDefault="00912F17" w:rsidP="00B61FA9">
            <w:pPr>
              <w:pStyle w:val="tables1"/>
              <w:jc w:val="center"/>
              <w:rPr>
                <w:b w:val="0"/>
                <w:bCs w:val="0"/>
              </w:rPr>
            </w:pPr>
            <w:r w:rsidRPr="00B90347">
              <w:rPr>
                <w:b w:val="0"/>
                <w:bCs w:val="0"/>
              </w:rPr>
              <w:t>WORLDBANK</w:t>
            </w:r>
          </w:p>
        </w:tc>
        <w:tc>
          <w:tcPr>
            <w:tcW w:w="0" w:type="auto"/>
            <w:hideMark/>
          </w:tcPr>
          <w:p w14:paraId="0DE40EDC" w14:textId="77777777" w:rsidR="00912F17" w:rsidRPr="00B90347" w:rsidRDefault="00912F17" w:rsidP="00B61FA9">
            <w:pPr>
              <w:pStyle w:val="tables1"/>
              <w:jc w:val="left"/>
              <w:cnfStyle w:val="000000000000" w:firstRow="0" w:lastRow="0" w:firstColumn="0" w:lastColumn="0" w:oddVBand="0" w:evenVBand="0" w:oddHBand="0" w:evenHBand="0" w:firstRowFirstColumn="0" w:firstRowLastColumn="0" w:lastRowFirstColumn="0" w:lastRowLastColumn="0"/>
            </w:pPr>
            <w:r w:rsidRPr="00B90347">
              <w:t>Retrieves data for Worldbank for the world</w:t>
            </w:r>
          </w:p>
        </w:tc>
      </w:tr>
    </w:tbl>
    <w:p w14:paraId="1099FCE0" w14:textId="77777777" w:rsidR="00134D83" w:rsidRPr="00B90347" w:rsidRDefault="00134D83" w:rsidP="007D3A18"/>
    <w:p w14:paraId="15E78AB8" w14:textId="77777777" w:rsidR="009E6DA6" w:rsidRPr="00B90347" w:rsidRDefault="009E6DA6" w:rsidP="009E6DA6">
      <w:pPr>
        <w:keepNext/>
        <w:jc w:val="center"/>
      </w:pPr>
      <w:r w:rsidRPr="00B90347">
        <w:rPr>
          <w:noProof/>
        </w:rPr>
        <w:lastRenderedPageBreak/>
        <w:drawing>
          <wp:inline distT="0" distB="0" distL="0" distR="0" wp14:anchorId="2AB01B18" wp14:editId="309AE495">
            <wp:extent cx="5515207" cy="24688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5207" cy="2468880"/>
                    </a:xfrm>
                    <a:prstGeom prst="rect">
                      <a:avLst/>
                    </a:prstGeom>
                  </pic:spPr>
                </pic:pic>
              </a:graphicData>
            </a:graphic>
          </wp:inline>
        </w:drawing>
      </w:r>
    </w:p>
    <w:p w14:paraId="6E7DE355" w14:textId="5990BFDD" w:rsidR="006C3774" w:rsidRPr="00B90347" w:rsidRDefault="009E6DA6" w:rsidP="000D5B1B">
      <w:pPr>
        <w:pStyle w:val="Caption"/>
      </w:pPr>
      <w:bookmarkStart w:id="2883" w:name="_Toc48363240"/>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9</w:t>
      </w:r>
      <w:r w:rsidR="00245413" w:rsidRPr="00B90347">
        <w:rPr>
          <w:noProof/>
        </w:rPr>
        <w:fldChar w:fldCharType="end"/>
      </w:r>
      <w:r w:rsidRPr="00B90347">
        <w:t>. Dependencies of the data module.</w:t>
      </w:r>
      <w:bookmarkEnd w:id="2883"/>
    </w:p>
    <w:p w14:paraId="30406A4C" w14:textId="0C18A7D2" w:rsidR="00C043E8" w:rsidRPr="00B90347" w:rsidRDefault="004B4173" w:rsidP="00C043E8">
      <w:r w:rsidRPr="00B90347">
        <w:t>Th</w:t>
      </w:r>
      <w:r w:rsidR="00D768D5" w:rsidRPr="00B90347">
        <w:t xml:space="preserve">e data module </w:t>
      </w:r>
      <w:r w:rsidR="000D5B1B" w:rsidRPr="00B90347">
        <w:t>has 4 different functions. All functions can be used independently or sequentially, but there is no dependency between</w:t>
      </w:r>
      <w:r w:rsidR="009D1A1B" w:rsidRPr="00B90347">
        <w:t xml:space="preserve"> one</w:t>
      </w:r>
      <w:r w:rsidR="000D5B1B" w:rsidRPr="00B90347">
        <w:t xml:space="preserve"> another. </w:t>
      </w:r>
    </w:p>
    <w:p w14:paraId="0B1672A9" w14:textId="77777777" w:rsidR="00B61FA9" w:rsidRPr="00B90347" w:rsidRDefault="00B61FA9" w:rsidP="00D45572">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79206436"/>
        <w:rPr>
          <w:color w:val="FFFFFF"/>
        </w:rPr>
      </w:pPr>
      <w:r w:rsidRPr="00B90347">
        <w:rPr>
          <w:color w:val="FFFFFF"/>
        </w:rPr>
        <w:t>hydro[n].data.</w:t>
      </w:r>
      <w:r w:rsidRPr="00B90347">
        <w:rPr>
          <w:color w:val="F0E68C"/>
        </w:rPr>
        <w:t>function</w:t>
      </w:r>
      <w:r w:rsidRPr="00B90347">
        <w:rPr>
          <w:color w:val="FFFFFF"/>
        </w:rPr>
        <w:t>(arg)</w:t>
      </w:r>
    </w:p>
    <w:p w14:paraId="6AC204D6" w14:textId="18615949" w:rsidR="00C043E8" w:rsidRPr="00B90347" w:rsidRDefault="00B61FA9" w:rsidP="00C043E8">
      <w:pPr>
        <w:pStyle w:val="Caption"/>
      </w:pPr>
      <w:r w:rsidRPr="00B90347">
        <w:rPr>
          <w:color w:val="FFFFFF"/>
        </w:rPr>
        <w:t> </w:t>
      </w:r>
      <w:r w:rsidR="0064171C" w:rsidRPr="00B90347">
        <w:rPr>
          <w:color w:val="auto"/>
        </w:rPr>
        <w:t> </w:t>
      </w:r>
      <w:r w:rsidR="00A61265" w:rsidRPr="00B90347">
        <w:rPr>
          <w:color w:val="FFFFFF"/>
        </w:rPr>
        <w:t> </w:t>
      </w:r>
      <w:r w:rsidR="00182C1A" w:rsidRPr="00B90347">
        <w:rPr>
          <w:color w:val="FFFFFF"/>
        </w:rPr>
        <w:t> </w:t>
      </w:r>
      <w:bookmarkStart w:id="2884" w:name="_Toc48363339"/>
      <w:r w:rsidR="00C043E8"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3</w:t>
      </w:r>
      <w:r w:rsidR="00245413" w:rsidRPr="00B90347">
        <w:rPr>
          <w:noProof/>
        </w:rPr>
        <w:fldChar w:fldCharType="end"/>
      </w:r>
      <w:r w:rsidR="00C043E8" w:rsidRPr="00B90347">
        <w:t>. Access to data module functions.</w:t>
      </w:r>
      <w:bookmarkEnd w:id="2884"/>
    </w:p>
    <w:p w14:paraId="65A407BC" w14:textId="29739914" w:rsidR="009D1A1B" w:rsidRPr="00B90347" w:rsidRDefault="009D1A1B" w:rsidP="00E34CB6">
      <w:pPr>
        <w:pStyle w:val="Heading3"/>
      </w:pPr>
      <w:bookmarkStart w:id="2885" w:name="_Toc48337940"/>
      <w:bookmarkStart w:id="2886" w:name="_Toc48363166"/>
      <w:r w:rsidRPr="00B90347">
        <w:t>Functions</w:t>
      </w:r>
      <w:bookmarkEnd w:id="2885"/>
      <w:bookmarkEnd w:id="2886"/>
    </w:p>
    <w:p w14:paraId="64651722" w14:textId="03D08F14" w:rsidR="00D6546C" w:rsidRPr="00B90347" w:rsidRDefault="000D5B1B" w:rsidP="0064171C">
      <w:r w:rsidRPr="00B90347">
        <w:t xml:space="preserve">The </w:t>
      </w:r>
      <w:r w:rsidRPr="00B90347">
        <w:rPr>
          <w:i/>
          <w:iCs/>
        </w:rPr>
        <w:t>retrieve</w:t>
      </w:r>
      <w:r w:rsidRPr="00B90347">
        <w:t xml:space="preserve"> </w:t>
      </w:r>
      <w:r w:rsidR="004B4173" w:rsidRPr="00B90347">
        <w:t xml:space="preserve">function </w:t>
      </w:r>
      <w:r w:rsidRPr="00B90347">
        <w:t>uses as parameters a</w:t>
      </w:r>
      <w:r w:rsidR="004B4173" w:rsidRPr="00B90347">
        <w:t xml:space="preserve"> callback function and a </w:t>
      </w:r>
      <w:r w:rsidR="00D53CB8" w:rsidRPr="00B90347">
        <w:t xml:space="preserve">configuration object which contains the source of the data, the </w:t>
      </w:r>
      <w:r w:rsidR="009D1A1B" w:rsidRPr="00B90347">
        <w:t xml:space="preserve">final data type required </w:t>
      </w:r>
      <w:r w:rsidRPr="00B90347">
        <w:t>and</w:t>
      </w:r>
      <w:r w:rsidR="00D53CB8" w:rsidRPr="00B90347">
        <w:t xml:space="preserve"> any </w:t>
      </w:r>
      <w:r w:rsidRPr="00B90347">
        <w:t xml:space="preserve">other </w:t>
      </w:r>
      <w:r w:rsidR="00D53CB8" w:rsidRPr="00B90347">
        <w:t>arguments that the source needs</w:t>
      </w:r>
      <w:r w:rsidR="00D048CF" w:rsidRPr="00B90347">
        <w:t xml:space="preserve">. </w:t>
      </w:r>
      <w:r w:rsidR="00D53CB8" w:rsidRPr="00B90347">
        <w:t>After the function has</w:t>
      </w:r>
      <w:r w:rsidR="00D048CF" w:rsidRPr="00B90347">
        <w:t xml:space="preserve"> been</w:t>
      </w:r>
      <w:r w:rsidR="00D53CB8" w:rsidRPr="00B90347">
        <w:t xml:space="preserve"> initialized, it checks if the </w:t>
      </w:r>
      <w:r w:rsidRPr="00B90347">
        <w:t xml:space="preserve">object contains a source within the data sources component. </w:t>
      </w:r>
      <w:r w:rsidR="00D53CB8" w:rsidRPr="00B90347">
        <w:t xml:space="preserve">If the source does not </w:t>
      </w:r>
      <w:r w:rsidR="00E355EE" w:rsidRPr="00B90347">
        <w:t>exist</w:t>
      </w:r>
      <w:r w:rsidR="00D53CB8" w:rsidRPr="00B90347">
        <w:t>, returns: “No data has been found for the given specifications.” If the source exists, the function checks if the data requires a proxy server or not. This is read from within the data sources specifications</w:t>
      </w:r>
      <w:r w:rsidRPr="00B90347">
        <w:t xml:space="preserve">. </w:t>
      </w:r>
      <w:r w:rsidR="00D53CB8" w:rsidRPr="00B90347">
        <w:t>If the source requires a proxy, then the user m</w:t>
      </w:r>
      <w:r w:rsidRPr="00B90347">
        <w:t>u</w:t>
      </w:r>
      <w:r w:rsidR="00D53CB8" w:rsidRPr="00B90347">
        <w:t>st</w:t>
      </w:r>
      <w:r w:rsidRPr="00B90347">
        <w:t xml:space="preserve"> specify it</w:t>
      </w:r>
      <w:r w:rsidR="00D53CB8" w:rsidRPr="00B90347">
        <w:t xml:space="preserve"> within the configuration object; if that is not the case the function returns: “info: please verify if the resource needs a proxy server.”</w:t>
      </w:r>
      <w:r w:rsidRPr="00B90347">
        <w:t xml:space="preserve"> If the source requires some sort of key or token, </w:t>
      </w:r>
      <w:r w:rsidR="001F3D73" w:rsidRPr="00B90347">
        <w:t xml:space="preserve">like </w:t>
      </w:r>
      <w:r w:rsidRPr="00B90347">
        <w:t xml:space="preserve">before, the user must specify it on the configuration object. Once all the filters have been fulfilled, the request is sent to the API URL and </w:t>
      </w:r>
      <w:r w:rsidR="00D048CF" w:rsidRPr="00B90347">
        <w:t>waits</w:t>
      </w:r>
      <w:r w:rsidRPr="00B90347">
        <w:t xml:space="preserve"> for a response (whether positive or negative) </w:t>
      </w:r>
      <w:r w:rsidR="00D048CF" w:rsidRPr="00B90347">
        <w:t>to later be</w:t>
      </w:r>
      <w:r w:rsidRPr="00B90347">
        <w:t xml:space="preserve"> prompted to screen.</w:t>
      </w:r>
      <w:r w:rsidR="00C043E8" w:rsidRPr="00B90347">
        <w:t xml:space="preserve"> The results of the object can be saved as temporal variables and used in other functions.</w:t>
      </w:r>
    </w:p>
    <w:p w14:paraId="5FEA516C"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0E68C"/>
        </w:rPr>
        <w:t>var</w:t>
      </w:r>
      <w:r w:rsidRPr="00B90347">
        <w:rPr>
          <w:color w:val="FFFFFF"/>
        </w:rPr>
        <w:t xml:space="preserve"> example = {</w:t>
      </w:r>
    </w:p>
    <w:p w14:paraId="3B4287E8"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FFFFF"/>
        </w:rPr>
        <w:t xml:space="preserve">  source: </w:t>
      </w:r>
      <w:r w:rsidRPr="00B90347">
        <w:rPr>
          <w:color w:val="FFA0A0"/>
        </w:rPr>
        <w:t>"name of source"</w:t>
      </w:r>
      <w:r w:rsidRPr="00B90347">
        <w:rPr>
          <w:color w:val="FFFFFF"/>
        </w:rPr>
        <w:t>,</w:t>
      </w:r>
    </w:p>
    <w:p w14:paraId="0264A9CC"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FFFFF"/>
        </w:rPr>
        <w:t xml:space="preserve">  dataType: </w:t>
      </w:r>
      <w:r w:rsidRPr="00B90347">
        <w:rPr>
          <w:color w:val="FFA0A0"/>
        </w:rPr>
        <w:t>"type of data"</w:t>
      </w:r>
      <w:r w:rsidRPr="00B90347">
        <w:rPr>
          <w:color w:val="FFFFFF"/>
        </w:rPr>
        <w:t>,</w:t>
      </w:r>
    </w:p>
    <w:p w14:paraId="6AD2BAC4"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FFFFF"/>
        </w:rPr>
        <w:t xml:space="preserve">  type: </w:t>
      </w:r>
      <w:r w:rsidRPr="00B90347">
        <w:rPr>
          <w:color w:val="FFA0A0"/>
        </w:rPr>
        <w:t>"format of data"</w:t>
      </w:r>
      <w:r w:rsidRPr="00B90347">
        <w:rPr>
          <w:color w:val="FFFFFF"/>
        </w:rPr>
        <w:t>,</w:t>
      </w:r>
    </w:p>
    <w:p w14:paraId="3153F23C"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FFFFF"/>
        </w:rPr>
        <w:t xml:space="preserve">  arguments: {</w:t>
      </w:r>
    </w:p>
    <w:p w14:paraId="7C80AA1B"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FFFFF"/>
        </w:rPr>
        <w:lastRenderedPageBreak/>
        <w:t xml:space="preserve">    arg1: </w:t>
      </w:r>
      <w:r w:rsidRPr="00B90347">
        <w:rPr>
          <w:color w:val="FFA0A0"/>
        </w:rPr>
        <w:t>"name of arg1"</w:t>
      </w:r>
      <w:r w:rsidRPr="00B90347">
        <w:rPr>
          <w:color w:val="FFFFFF"/>
        </w:rPr>
        <w:t>,</w:t>
      </w:r>
    </w:p>
    <w:p w14:paraId="6F0AC47E"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FFFFF"/>
        </w:rPr>
        <w:t xml:space="preserve">    arg2: </w:t>
      </w:r>
      <w:r w:rsidRPr="00B90347">
        <w:rPr>
          <w:color w:val="FFA0A0"/>
        </w:rPr>
        <w:t>"name of arg2"</w:t>
      </w:r>
      <w:r w:rsidRPr="00B90347">
        <w:rPr>
          <w:color w:val="FFFFFF"/>
        </w:rPr>
        <w:t>,</w:t>
      </w:r>
    </w:p>
    <w:p w14:paraId="0B210B31"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FFFFF"/>
        </w:rPr>
        <w:t xml:space="preserve">  },</w:t>
      </w:r>
    </w:p>
    <w:p w14:paraId="0DB6FC32"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FFFFF"/>
        </w:rPr>
        <w:t xml:space="preserve">  nameoftoken: </w:t>
      </w:r>
      <w:r w:rsidRPr="00B90347">
        <w:rPr>
          <w:color w:val="FFA0A0"/>
        </w:rPr>
        <w:t>"token"</w:t>
      </w:r>
      <w:r w:rsidRPr="00B90347">
        <w:rPr>
          <w:color w:val="FFFFFF"/>
        </w:rPr>
        <w:t>,</w:t>
      </w:r>
    </w:p>
    <w:p w14:paraId="3FF5AFC7"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FFFFF"/>
        </w:rPr>
        <w:t xml:space="preserve"> proxyurl: </w:t>
      </w:r>
      <w:r w:rsidRPr="00B90347">
        <w:rPr>
          <w:color w:val="FFA0A0"/>
        </w:rPr>
        <w:t>"proxy server as url"</w:t>
      </w:r>
    </w:p>
    <w:p w14:paraId="4F65462D" w14:textId="77777777" w:rsidR="00B61FA9" w:rsidRPr="00B90347" w:rsidRDefault="00B61FA9" w:rsidP="00D45572">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0333834"/>
        <w:rPr>
          <w:color w:val="FFFFFF"/>
        </w:rPr>
      </w:pPr>
      <w:r w:rsidRPr="00B90347">
        <w:rPr>
          <w:color w:val="FFFFFF"/>
        </w:rPr>
        <w:t>};</w:t>
      </w:r>
    </w:p>
    <w:p w14:paraId="48FD59C6" w14:textId="6A0AD45E" w:rsidR="002464BF" w:rsidRPr="00B90347" w:rsidRDefault="00B61FA9" w:rsidP="002464BF">
      <w:pPr>
        <w:pStyle w:val="Caption"/>
      </w:pPr>
      <w:r w:rsidRPr="00B90347">
        <w:rPr>
          <w:color w:val="FFFFFF"/>
        </w:rPr>
        <w:t> </w:t>
      </w:r>
      <w:r w:rsidR="0064171C" w:rsidRPr="00B90347">
        <w:rPr>
          <w:color w:val="auto"/>
        </w:rPr>
        <w:t> </w:t>
      </w:r>
      <w:bookmarkStart w:id="2887" w:name="_Toc48363340"/>
      <w:r w:rsidR="002464BF"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4</w:t>
      </w:r>
      <w:r w:rsidR="00245413" w:rsidRPr="00B90347">
        <w:rPr>
          <w:noProof/>
        </w:rPr>
        <w:fldChar w:fldCharType="end"/>
      </w:r>
      <w:r w:rsidR="002464BF" w:rsidRPr="00B90347">
        <w:t>. Object example for retrieval function.</w:t>
      </w:r>
      <w:bookmarkEnd w:id="2887"/>
    </w:p>
    <w:p w14:paraId="4DDD40C2" w14:textId="77DB5AF3" w:rsidR="00D35056" w:rsidRPr="00B90347" w:rsidRDefault="007C129E" w:rsidP="00C043E8">
      <w:r w:rsidRPr="00B90347">
        <w:t xml:space="preserve">The </w:t>
      </w:r>
      <w:r w:rsidRPr="00B90347">
        <w:rPr>
          <w:i/>
          <w:iCs/>
        </w:rPr>
        <w:t>transform</w:t>
      </w:r>
      <w:r w:rsidRPr="00B90347">
        <w:t xml:space="preserve"> </w:t>
      </w:r>
      <w:r w:rsidR="00C043E8" w:rsidRPr="00B90347">
        <w:t xml:space="preserve">function can use as arguments </w:t>
      </w:r>
      <w:r w:rsidR="00F61B22" w:rsidRPr="00B90347">
        <w:t xml:space="preserve">objects </w:t>
      </w:r>
      <w:r w:rsidR="00C043E8" w:rsidRPr="00B90347">
        <w:t xml:space="preserve">saved </w:t>
      </w:r>
      <w:r w:rsidR="00F61B22" w:rsidRPr="00B90347">
        <w:t xml:space="preserve">from the </w:t>
      </w:r>
      <w:r w:rsidR="00C043E8" w:rsidRPr="00B90347">
        <w:t>retrieve function or objects passed by the user from the upload function.</w:t>
      </w:r>
      <w:r w:rsidR="009476EE" w:rsidRPr="00B90347">
        <w:t xml:space="preserve"> If the data needs to be cleaned, then the user can pass a configuration object that states what is required to be saved from the raw object. If the data is ok as it is, then the configuration object must only include to what format should the data be transformed. The data can be transformed from JSON or </w:t>
      </w:r>
      <w:r w:rsidR="001F3D73" w:rsidRPr="00B90347">
        <w:t>arrays</w:t>
      </w:r>
      <w:r w:rsidR="009476EE" w:rsidRPr="00B90347">
        <w:t xml:space="preserve"> into CSV, XML, JSON</w:t>
      </w:r>
      <w:r w:rsidR="00E355EE" w:rsidRPr="00B90347">
        <w:t>,</w:t>
      </w:r>
      <w:r w:rsidR="009476EE" w:rsidRPr="00B90347">
        <w:t xml:space="preserve"> or arrays. The object is saved on a declared variable. Unless the file is to be transformed </w:t>
      </w:r>
      <w:r w:rsidR="00E355EE" w:rsidRPr="00B90347">
        <w:t>in</w:t>
      </w:r>
      <w:r w:rsidR="009476EE" w:rsidRPr="00B90347">
        <w:t xml:space="preserve">to an array or JSON, the saved variable is not </w:t>
      </w:r>
      <w:r w:rsidR="00FA703B" w:rsidRPr="00B90347">
        <w:t>practical</w:t>
      </w:r>
      <w:r w:rsidR="009476EE" w:rsidRPr="00B90347">
        <w:t>.</w:t>
      </w:r>
    </w:p>
    <w:p w14:paraId="0231D149" w14:textId="77777777" w:rsidR="00B61FA9" w:rsidRPr="00B90347" w:rsidRDefault="00B61FA9" w:rsidP="00D45572">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34580764"/>
        <w:rPr>
          <w:color w:val="FFFFFF"/>
        </w:rPr>
      </w:pPr>
      <w:r w:rsidRPr="00B90347">
        <w:rPr>
          <w:color w:val="F0E68C"/>
        </w:rPr>
        <w:t>var</w:t>
      </w:r>
      <w:r w:rsidRPr="00B90347">
        <w:rPr>
          <w:color w:val="FFFFFF"/>
        </w:rPr>
        <w:t> config = {</w:t>
      </w:r>
      <w:r w:rsidRPr="00B90347">
        <w:rPr>
          <w:color w:val="FFA0A0"/>
        </w:rPr>
        <w:t>"type"</w:t>
      </w:r>
      <w:r w:rsidRPr="00B90347">
        <w:rPr>
          <w:color w:val="FFFFFF"/>
        </w:rPr>
        <w:t>: </w:t>
      </w:r>
      <w:r w:rsidRPr="00B90347">
        <w:rPr>
          <w:color w:val="FFA0A0"/>
        </w:rPr>
        <w:t>"CSV, XML or JSON"</w:t>
      </w:r>
      <w:r w:rsidRPr="00B90347">
        <w:rPr>
          <w:color w:val="FFFFFF"/>
        </w:rPr>
        <w:t>, </w:t>
      </w:r>
      <w:r w:rsidRPr="00B90347">
        <w:rPr>
          <w:color w:val="FFA0A0"/>
        </w:rPr>
        <w:t>"keep"</w:t>
      </w:r>
      <w:r w:rsidRPr="00B90347">
        <w:rPr>
          <w:color w:val="FFFFFF"/>
        </w:rPr>
        <w:t>: [</w:t>
      </w:r>
      <w:r w:rsidRPr="00B90347">
        <w:rPr>
          <w:color w:val="FFA0A0"/>
        </w:rPr>
        <w:t>"field1"</w:t>
      </w:r>
      <w:r w:rsidRPr="00B90347">
        <w:rPr>
          <w:color w:val="FFFFFF"/>
        </w:rPr>
        <w:t>, </w:t>
      </w:r>
      <w:r w:rsidRPr="00B90347">
        <w:rPr>
          <w:color w:val="FFA0A0"/>
        </w:rPr>
        <w:t>"field2"</w:t>
      </w:r>
      <w:r w:rsidRPr="00B90347">
        <w:rPr>
          <w:color w:val="FFFFFF"/>
        </w:rPr>
        <w:t>]};</w:t>
      </w:r>
    </w:p>
    <w:p w14:paraId="1E114C44" w14:textId="43E722C0" w:rsidR="00D6546C" w:rsidRPr="00B90347" w:rsidRDefault="00B61FA9" w:rsidP="00D6546C">
      <w:pPr>
        <w:pStyle w:val="Caption"/>
      </w:pPr>
      <w:r w:rsidRPr="00B90347">
        <w:rPr>
          <w:color w:val="FFFFFF"/>
        </w:rPr>
        <w:t> </w:t>
      </w:r>
      <w:r w:rsidR="0064171C" w:rsidRPr="00B90347">
        <w:rPr>
          <w:color w:val="auto"/>
        </w:rPr>
        <w:t> </w:t>
      </w:r>
      <w:bookmarkStart w:id="2888" w:name="_Toc48363341"/>
      <w:r w:rsidR="00D6546C"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5</w:t>
      </w:r>
      <w:r w:rsidR="00245413" w:rsidRPr="00B90347">
        <w:rPr>
          <w:noProof/>
        </w:rPr>
        <w:fldChar w:fldCharType="end"/>
      </w:r>
      <w:r w:rsidR="00D6546C" w:rsidRPr="00B90347">
        <w:t>. Example configuration object for transform function.</w:t>
      </w:r>
      <w:bookmarkEnd w:id="2888"/>
    </w:p>
    <w:p w14:paraId="4AD0A6AA" w14:textId="679B4109" w:rsidR="00167D6D" w:rsidRPr="00B90347" w:rsidRDefault="00D6546C" w:rsidP="00463957">
      <w:r w:rsidRPr="00B90347">
        <w:rPr>
          <w:color w:val="FFFFFF"/>
        </w:rPr>
        <w:t> </w:t>
      </w:r>
      <w:r w:rsidR="009476EE" w:rsidRPr="00B90347">
        <w:t xml:space="preserve">The </w:t>
      </w:r>
      <w:r w:rsidR="001D077F" w:rsidRPr="00B90347">
        <w:rPr>
          <w:i/>
          <w:iCs/>
        </w:rPr>
        <w:t>download</w:t>
      </w:r>
      <w:r w:rsidR="009476EE" w:rsidRPr="00B90347">
        <w:t xml:space="preserve"> function uses</w:t>
      </w:r>
      <w:r w:rsidR="001D077F" w:rsidRPr="00B90347">
        <w:t xml:space="preserve"> the transformation function</w:t>
      </w:r>
      <w:r w:rsidR="009476EE" w:rsidRPr="00B90347">
        <w:t xml:space="preserve"> to convert retrieved data into </w:t>
      </w:r>
      <w:r w:rsidR="00167D6D" w:rsidRPr="00B90347">
        <w:t xml:space="preserve">other </w:t>
      </w:r>
      <w:r w:rsidR="009476EE" w:rsidRPr="00B90347">
        <w:t>formats</w:t>
      </w:r>
      <w:r w:rsidR="001D077F" w:rsidRPr="00B90347">
        <w:t>. It creates a temporal blob of transformed</w:t>
      </w:r>
      <w:r w:rsidR="00D53CB8" w:rsidRPr="00B90347">
        <w:t xml:space="preserve"> data</w:t>
      </w:r>
      <w:r w:rsidR="001D077F" w:rsidRPr="00B90347">
        <w:t xml:space="preserve"> appended to the </w:t>
      </w:r>
      <w:r w:rsidR="00E355EE" w:rsidRPr="00B90347">
        <w:t>HTML</w:t>
      </w:r>
      <w:r w:rsidR="001D077F" w:rsidRPr="00B90347">
        <w:t xml:space="preserve"> file which runs the </w:t>
      </w:r>
      <w:r w:rsidR="001F3D73" w:rsidRPr="00B90347">
        <w:t>framework</w:t>
      </w:r>
      <w:r w:rsidR="001D077F" w:rsidRPr="00B90347">
        <w:t>. To initialize the function, a configuration object must be created with similar specifications to the transformation function</w:t>
      </w:r>
      <w:r w:rsidR="00D53CB8" w:rsidRPr="00B90347">
        <w:t>: the data that is to be saved and the format of the data</w:t>
      </w:r>
      <w:r w:rsidR="00463957" w:rsidRPr="00B90347">
        <w:t>. After running the function, a new download automatically begins with the data within the specified format.</w:t>
      </w:r>
    </w:p>
    <w:p w14:paraId="734722DE" w14:textId="71134423" w:rsidR="00463957" w:rsidRPr="00B90347" w:rsidRDefault="00463957" w:rsidP="00463957">
      <w:r w:rsidRPr="00B90347">
        <w:t xml:space="preserve">Finally, the </w:t>
      </w:r>
      <w:r w:rsidRPr="00B90347">
        <w:rPr>
          <w:i/>
          <w:iCs/>
        </w:rPr>
        <w:t>upload</w:t>
      </w:r>
      <w:r w:rsidRPr="00B90347">
        <w:t xml:space="preserve"> function can be used for uploading CSV and JSON files. The file is saved into a new variable and from here, it can be manipulated as required.</w:t>
      </w:r>
    </w:p>
    <w:p w14:paraId="51B56292" w14:textId="116A535C" w:rsidR="00DB7E03" w:rsidRPr="00B90347" w:rsidRDefault="00615479" w:rsidP="001709A5">
      <w:pPr>
        <w:pStyle w:val="Heading2"/>
      </w:pPr>
      <w:bookmarkStart w:id="2889" w:name="_Toc48363167"/>
      <w:r w:rsidRPr="00B90347">
        <w:t>Analy</w:t>
      </w:r>
      <w:r w:rsidR="009C37A0" w:rsidRPr="00B90347">
        <w:t>sis Component</w:t>
      </w:r>
      <w:bookmarkEnd w:id="2889"/>
    </w:p>
    <w:p w14:paraId="03DCA5FC" w14:textId="71C25E5F" w:rsidR="006B0FE5" w:rsidRPr="00B90347" w:rsidRDefault="00824656" w:rsidP="000D3A04">
      <w:r w:rsidRPr="00B90347">
        <w:t xml:space="preserve">The module </w:t>
      </w:r>
      <w:r w:rsidR="00741863" w:rsidRPr="00B90347">
        <w:t xml:space="preserve">was developed with </w:t>
      </w:r>
      <w:r w:rsidRPr="00B90347">
        <w:t>t</w:t>
      </w:r>
      <w:r w:rsidR="001D6F00" w:rsidRPr="00B90347">
        <w:t>hree</w:t>
      </w:r>
      <w:r w:rsidRPr="00B90347">
        <w:t xml:space="preserve"> components</w:t>
      </w:r>
      <w:r w:rsidR="00571848" w:rsidRPr="00B90347">
        <w:t xml:space="preserve">: </w:t>
      </w:r>
      <w:r w:rsidR="006B0FE5" w:rsidRPr="00B90347">
        <w:t>hydro</w:t>
      </w:r>
      <w:r w:rsidR="00741863" w:rsidRPr="00B90347">
        <w:t xml:space="preserve">, </w:t>
      </w:r>
      <w:r w:rsidR="006B0FE5" w:rsidRPr="00B90347">
        <w:t>stats</w:t>
      </w:r>
      <w:r w:rsidR="00E355EE" w:rsidRPr="00B90347">
        <w:t>,</w:t>
      </w:r>
      <w:r w:rsidR="00741863" w:rsidRPr="00B90347">
        <w:t xml:space="preserve"> </w:t>
      </w:r>
      <w:r w:rsidR="00571848" w:rsidRPr="00B90347">
        <w:t>and</w:t>
      </w:r>
      <w:r w:rsidR="00741863" w:rsidRPr="00B90347">
        <w:t xml:space="preserve"> </w:t>
      </w:r>
      <w:r w:rsidR="006B0FE5" w:rsidRPr="00B90347">
        <w:t>NN</w:t>
      </w:r>
      <w:r w:rsidR="00571848" w:rsidRPr="00B90347">
        <w:t xml:space="preserve">. </w:t>
      </w:r>
      <w:r w:rsidR="006B0FE5" w:rsidRPr="00B90347">
        <w:t>The components</w:t>
      </w:r>
      <w:r w:rsidR="00571848" w:rsidRPr="00B90347">
        <w:t xml:space="preserve"> are fed into the module and called default classes. The functions of each module are located on the fourth level chainage as static methods and called on usage just as with other functions. </w:t>
      </w:r>
    </w:p>
    <w:p w14:paraId="5C303AA5" w14:textId="77777777" w:rsidR="00B61FA9" w:rsidRPr="00B90347" w:rsidRDefault="00B61FA9" w:rsidP="00D45572">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34385997"/>
        <w:rPr>
          <w:color w:val="FFFFFF"/>
        </w:rPr>
      </w:pPr>
      <w:r w:rsidRPr="00B90347">
        <w:rPr>
          <w:color w:val="FFFFFF"/>
        </w:rPr>
        <w:t>hydro[n].analyze.component.</w:t>
      </w:r>
      <w:r w:rsidRPr="00B90347">
        <w:rPr>
          <w:color w:val="F0E68C"/>
        </w:rPr>
        <w:t>function</w:t>
      </w:r>
      <w:r w:rsidRPr="00B90347">
        <w:rPr>
          <w:color w:val="FFFFFF"/>
        </w:rPr>
        <w:t>(arg) </w:t>
      </w:r>
    </w:p>
    <w:p w14:paraId="01389595" w14:textId="0C4581C9" w:rsidR="006B0FE5" w:rsidRPr="00B90347" w:rsidRDefault="00B61FA9" w:rsidP="0064171C">
      <w:pPr>
        <w:pStyle w:val="Caption"/>
      </w:pPr>
      <w:r w:rsidRPr="00B90347">
        <w:rPr>
          <w:color w:val="FFFFFF"/>
        </w:rPr>
        <w:t> </w:t>
      </w:r>
      <w:r w:rsidR="0064171C" w:rsidRPr="00B90347">
        <w:rPr>
          <w:color w:val="000000"/>
        </w:rPr>
        <w:t> </w:t>
      </w:r>
      <w:bookmarkStart w:id="2890" w:name="_Toc48363342"/>
      <w:r w:rsidR="006B0FE5"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6</w:t>
      </w:r>
      <w:r w:rsidR="00245413" w:rsidRPr="00B90347">
        <w:rPr>
          <w:noProof/>
        </w:rPr>
        <w:fldChar w:fldCharType="end"/>
      </w:r>
      <w:r w:rsidR="006B0FE5" w:rsidRPr="00B90347">
        <w:t>. Example usage of analyze functions.</w:t>
      </w:r>
      <w:bookmarkEnd w:id="2890"/>
    </w:p>
    <w:p w14:paraId="73CA0123" w14:textId="038625CE" w:rsidR="006B0FE5" w:rsidRPr="00B90347" w:rsidRDefault="006B0FE5" w:rsidP="006B0FE5">
      <w:pPr>
        <w:pStyle w:val="Caption"/>
        <w:keepNext/>
      </w:pPr>
      <w:bookmarkStart w:id="2891" w:name="_Toc48363267"/>
      <w:r w:rsidRPr="00B90347">
        <w:lastRenderedPageBreak/>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6</w:t>
      </w:r>
      <w:r w:rsidR="00245413" w:rsidRPr="00B90347">
        <w:rPr>
          <w:noProof/>
        </w:rPr>
        <w:fldChar w:fldCharType="end"/>
      </w:r>
      <w:r w:rsidRPr="00B90347">
        <w:t>. Components of the analyze module.</w:t>
      </w:r>
      <w:bookmarkEnd w:id="2891"/>
    </w:p>
    <w:tbl>
      <w:tblPr>
        <w:tblStyle w:val="GridTable1Light"/>
        <w:tblW w:w="7538" w:type="dxa"/>
        <w:jc w:val="center"/>
        <w:tblLook w:val="04A0" w:firstRow="1" w:lastRow="0" w:firstColumn="1" w:lastColumn="0" w:noHBand="0" w:noVBand="1"/>
      </w:tblPr>
      <w:tblGrid>
        <w:gridCol w:w="1217"/>
        <w:gridCol w:w="1106"/>
        <w:gridCol w:w="5215"/>
      </w:tblGrid>
      <w:tr w:rsidR="00912F17" w:rsidRPr="00B90347" w14:paraId="1BAF8DE5" w14:textId="77777777" w:rsidTr="00705AAC">
        <w:trPr>
          <w:cnfStyle w:val="100000000000" w:firstRow="1" w:lastRow="0" w:firstColumn="0" w:lastColumn="0" w:oddVBand="0" w:evenVBand="0" w:oddHBand="0" w:evenHBand="0" w:firstRowFirstColumn="0" w:firstRowLastColumn="0" w:lastRowFirstColumn="0" w:lastRowLastColumn="0"/>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38B454B" w14:textId="77777777" w:rsidR="00912F17" w:rsidRPr="00B90347" w:rsidRDefault="00912F17" w:rsidP="00730098">
            <w:pPr>
              <w:pStyle w:val="tables1"/>
              <w:jc w:val="center"/>
            </w:pPr>
            <w:r w:rsidRPr="00B90347">
              <w:t>Component</w:t>
            </w:r>
          </w:p>
        </w:tc>
        <w:tc>
          <w:tcPr>
            <w:tcW w:w="0" w:type="auto"/>
            <w:noWrap/>
            <w:hideMark/>
          </w:tcPr>
          <w:p w14:paraId="50EE1414" w14:textId="4B2108CD" w:rsidR="00912F17" w:rsidRPr="00B90347" w:rsidRDefault="00912F17" w:rsidP="00730098">
            <w:pPr>
              <w:pStyle w:val="tables1"/>
              <w:jc w:val="center"/>
              <w:cnfStyle w:val="100000000000" w:firstRow="1" w:lastRow="0" w:firstColumn="0" w:lastColumn="0" w:oddVBand="0" w:evenVBand="0" w:oddHBand="0" w:evenHBand="0" w:firstRowFirstColumn="0" w:firstRowLastColumn="0" w:lastRowFirstColumn="0" w:lastRowLastColumn="0"/>
            </w:pPr>
            <w:r w:rsidRPr="00B90347">
              <w:t>#functions</w:t>
            </w:r>
          </w:p>
        </w:tc>
        <w:tc>
          <w:tcPr>
            <w:tcW w:w="0" w:type="auto"/>
            <w:hideMark/>
          </w:tcPr>
          <w:p w14:paraId="58852831" w14:textId="77777777" w:rsidR="00912F17" w:rsidRPr="00B90347" w:rsidRDefault="00912F17" w:rsidP="00730098">
            <w:pPr>
              <w:pStyle w:val="tables1"/>
              <w:jc w:val="center"/>
              <w:cnfStyle w:val="100000000000" w:firstRow="1" w:lastRow="0" w:firstColumn="0" w:lastColumn="0" w:oddVBand="0" w:evenVBand="0" w:oddHBand="0" w:evenHBand="0" w:firstRowFirstColumn="0" w:firstRowLastColumn="0" w:lastRowFirstColumn="0" w:lastRowLastColumn="0"/>
            </w:pPr>
            <w:r w:rsidRPr="00B90347">
              <w:t>Overview</w:t>
            </w:r>
          </w:p>
        </w:tc>
      </w:tr>
      <w:tr w:rsidR="00912F17" w:rsidRPr="00B90347" w14:paraId="6521F098" w14:textId="77777777" w:rsidTr="00705AAC">
        <w:trPr>
          <w:trHeight w:val="65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193715B" w14:textId="52D27DF2" w:rsidR="00912F17" w:rsidRPr="00B90347" w:rsidRDefault="00912F17" w:rsidP="00C60F2E">
            <w:pPr>
              <w:pStyle w:val="tables1"/>
              <w:jc w:val="center"/>
              <w:rPr>
                <w:b w:val="0"/>
                <w:bCs w:val="0"/>
                <w:i/>
                <w:iCs/>
              </w:rPr>
            </w:pPr>
            <w:r w:rsidRPr="00B90347">
              <w:rPr>
                <w:b w:val="0"/>
                <w:bCs w:val="0"/>
                <w:i/>
                <w:iCs/>
              </w:rPr>
              <w:t>stats</w:t>
            </w:r>
          </w:p>
        </w:tc>
        <w:tc>
          <w:tcPr>
            <w:tcW w:w="0" w:type="auto"/>
            <w:noWrap/>
            <w:hideMark/>
          </w:tcPr>
          <w:p w14:paraId="10706928" w14:textId="6F32AD2B" w:rsidR="00912F17" w:rsidRPr="00B90347" w:rsidRDefault="00912F17" w:rsidP="00C60F2E">
            <w:pPr>
              <w:pStyle w:val="tables1"/>
              <w:jc w:val="center"/>
              <w:cnfStyle w:val="000000000000" w:firstRow="0" w:lastRow="0" w:firstColumn="0" w:lastColumn="0" w:oddVBand="0" w:evenVBand="0" w:oddHBand="0" w:evenHBand="0" w:firstRowFirstColumn="0" w:firstRowLastColumn="0" w:lastRowFirstColumn="0" w:lastRowLastColumn="0"/>
            </w:pPr>
            <w:r w:rsidRPr="00B90347">
              <w:t>29</w:t>
            </w:r>
          </w:p>
        </w:tc>
        <w:tc>
          <w:tcPr>
            <w:tcW w:w="0" w:type="auto"/>
            <w:hideMark/>
          </w:tcPr>
          <w:p w14:paraId="437EE6BE" w14:textId="6C6C9EEC" w:rsidR="00912F17" w:rsidRPr="00B90347" w:rsidRDefault="00912F17" w:rsidP="00C60F2E">
            <w:pPr>
              <w:pStyle w:val="tables1"/>
              <w:jc w:val="left"/>
              <w:cnfStyle w:val="000000000000" w:firstRow="0" w:lastRow="0" w:firstColumn="0" w:lastColumn="0" w:oddVBand="0" w:evenVBand="0" w:oddHBand="0" w:evenHBand="0" w:firstRowFirstColumn="0" w:firstRowLastColumn="0" w:lastRowFirstColumn="0" w:lastRowLastColumn="0"/>
            </w:pPr>
            <w:r w:rsidRPr="00B90347">
              <w:t xml:space="preserve">Tools for performing statistical analyses on data of different formats. The tools differ on the types of arguments that they can accept. </w:t>
            </w:r>
          </w:p>
        </w:tc>
      </w:tr>
      <w:tr w:rsidR="00912F17" w:rsidRPr="00B90347" w14:paraId="3A96DD8D" w14:textId="77777777" w:rsidTr="00705AAC">
        <w:trPr>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3A5E21" w14:textId="1A3C1F30" w:rsidR="00912F17" w:rsidRPr="00B90347" w:rsidRDefault="00912F17" w:rsidP="00C60F2E">
            <w:pPr>
              <w:pStyle w:val="tables1"/>
              <w:jc w:val="center"/>
              <w:rPr>
                <w:b w:val="0"/>
                <w:bCs w:val="0"/>
                <w:i/>
                <w:iCs/>
              </w:rPr>
            </w:pPr>
            <w:r w:rsidRPr="00B90347">
              <w:rPr>
                <w:b w:val="0"/>
                <w:bCs w:val="0"/>
                <w:i/>
                <w:iCs/>
              </w:rPr>
              <w:t>hydro</w:t>
            </w:r>
          </w:p>
        </w:tc>
        <w:tc>
          <w:tcPr>
            <w:tcW w:w="0" w:type="auto"/>
            <w:noWrap/>
            <w:hideMark/>
          </w:tcPr>
          <w:p w14:paraId="6539B9EE" w14:textId="2051694B" w:rsidR="00912F17" w:rsidRPr="00B90347" w:rsidRDefault="00912F17" w:rsidP="00C60F2E">
            <w:pPr>
              <w:pStyle w:val="tables1"/>
              <w:jc w:val="center"/>
              <w:cnfStyle w:val="000000000000" w:firstRow="0" w:lastRow="0" w:firstColumn="0" w:lastColumn="0" w:oddVBand="0" w:evenVBand="0" w:oddHBand="0" w:evenHBand="0" w:firstRowFirstColumn="0" w:firstRowLastColumn="0" w:lastRowFirstColumn="0" w:lastRowLastColumn="0"/>
            </w:pPr>
            <w:r w:rsidRPr="00B90347">
              <w:t>10</w:t>
            </w:r>
          </w:p>
        </w:tc>
        <w:tc>
          <w:tcPr>
            <w:tcW w:w="0" w:type="auto"/>
            <w:hideMark/>
          </w:tcPr>
          <w:p w14:paraId="729EC429" w14:textId="598DAD40" w:rsidR="00912F17" w:rsidRPr="00B90347" w:rsidRDefault="00912F17" w:rsidP="00C60F2E">
            <w:pPr>
              <w:pStyle w:val="tables1"/>
              <w:jc w:val="left"/>
              <w:cnfStyle w:val="000000000000" w:firstRow="0" w:lastRow="0" w:firstColumn="0" w:lastColumn="0" w:oddVBand="0" w:evenVBand="0" w:oddHBand="0" w:evenHBand="0" w:firstRowFirstColumn="0" w:firstRowLastColumn="0" w:lastRowFirstColumn="0" w:lastRowLastColumn="0"/>
            </w:pPr>
            <w:r w:rsidRPr="00B90347">
              <w:t>Tools for calculation of synthetic rainfall analyses. Contains areal precipitation along with flooding conversions using physical characteristics of a basin.</w:t>
            </w:r>
          </w:p>
        </w:tc>
      </w:tr>
      <w:tr w:rsidR="00912F17" w:rsidRPr="00B90347" w14:paraId="08B7ACD0" w14:textId="77777777" w:rsidTr="00705AAC">
        <w:trPr>
          <w:trHeight w:val="7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7D2038F" w14:textId="7EE61B4E" w:rsidR="00912F17" w:rsidRPr="00B90347" w:rsidRDefault="00912F17" w:rsidP="00C60F2E">
            <w:pPr>
              <w:pStyle w:val="tables1"/>
              <w:jc w:val="center"/>
              <w:rPr>
                <w:b w:val="0"/>
                <w:bCs w:val="0"/>
                <w:i/>
                <w:iCs/>
              </w:rPr>
            </w:pPr>
            <w:r w:rsidRPr="00B90347">
              <w:rPr>
                <w:b w:val="0"/>
                <w:bCs w:val="0"/>
                <w:i/>
                <w:iCs/>
              </w:rPr>
              <w:t>NN</w:t>
            </w:r>
          </w:p>
        </w:tc>
        <w:tc>
          <w:tcPr>
            <w:tcW w:w="0" w:type="auto"/>
            <w:noWrap/>
          </w:tcPr>
          <w:p w14:paraId="6EDF55A5" w14:textId="6E413185" w:rsidR="00912F17" w:rsidRPr="00B90347" w:rsidRDefault="00912F17" w:rsidP="00C60F2E">
            <w:pPr>
              <w:pStyle w:val="tables1"/>
              <w:jc w:val="center"/>
              <w:cnfStyle w:val="000000000000" w:firstRow="0" w:lastRow="0" w:firstColumn="0" w:lastColumn="0" w:oddVBand="0" w:evenVBand="0" w:oddHBand="0" w:evenHBand="0" w:firstRowFirstColumn="0" w:firstRowLastColumn="0" w:lastRowFirstColumn="0" w:lastRowLastColumn="0"/>
            </w:pPr>
            <w:r w:rsidRPr="00B90347">
              <w:t>4</w:t>
            </w:r>
          </w:p>
        </w:tc>
        <w:tc>
          <w:tcPr>
            <w:tcW w:w="0" w:type="auto"/>
          </w:tcPr>
          <w:p w14:paraId="08E58CD6" w14:textId="2B1753B8" w:rsidR="00912F17" w:rsidRPr="00B90347" w:rsidRDefault="00912F17" w:rsidP="00C60F2E">
            <w:pPr>
              <w:pStyle w:val="tables1"/>
              <w:jc w:val="left"/>
              <w:cnfStyle w:val="000000000000" w:firstRow="0" w:lastRow="0" w:firstColumn="0" w:lastColumn="0" w:oddVBand="0" w:evenVBand="0" w:oddHBand="0" w:evenHBand="0" w:firstRowFirstColumn="0" w:firstRowLastColumn="0" w:lastRowFirstColumn="0" w:lastRowLastColumn="0"/>
            </w:pPr>
            <w:r w:rsidRPr="00B90347">
              <w:t>Creates neural networks models using a recursive approach.</w:t>
            </w:r>
          </w:p>
        </w:tc>
      </w:tr>
    </w:tbl>
    <w:p w14:paraId="09AFEAD9" w14:textId="77777777" w:rsidR="00C60F2E" w:rsidRPr="00B90347" w:rsidRDefault="00C60F2E" w:rsidP="000D3A04"/>
    <w:p w14:paraId="499582A1" w14:textId="43919516" w:rsidR="00F4538F" w:rsidRPr="00B90347" w:rsidRDefault="00CD77D4" w:rsidP="00CD77D4">
      <w:pPr>
        <w:jc w:val="center"/>
        <w:rPr>
          <w:noProof/>
        </w:rPr>
      </w:pPr>
      <w:r w:rsidRPr="00B90347">
        <w:rPr>
          <w:noProof/>
        </w:rPr>
        <w:drawing>
          <wp:inline distT="0" distB="0" distL="0" distR="0" wp14:anchorId="4C10F722" wp14:editId="36C73280">
            <wp:extent cx="54864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371600"/>
                    </a:xfrm>
                    <a:prstGeom prst="rect">
                      <a:avLst/>
                    </a:prstGeom>
                  </pic:spPr>
                </pic:pic>
              </a:graphicData>
            </a:graphic>
          </wp:inline>
        </w:drawing>
      </w:r>
    </w:p>
    <w:p w14:paraId="4478D816" w14:textId="3499FCEF" w:rsidR="00F4538F" w:rsidRPr="00B90347" w:rsidRDefault="00F4538F" w:rsidP="00BD62E4">
      <w:pPr>
        <w:pStyle w:val="Caption"/>
      </w:pPr>
      <w:bookmarkStart w:id="2892" w:name="_Toc48363241"/>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10</w:t>
      </w:r>
      <w:r w:rsidR="00245413" w:rsidRPr="00B90347">
        <w:rPr>
          <w:noProof/>
        </w:rPr>
        <w:fldChar w:fldCharType="end"/>
      </w:r>
      <w:r w:rsidRPr="00B90347">
        <w:t xml:space="preserve">. </w:t>
      </w:r>
      <w:r w:rsidR="00CD77D4" w:rsidRPr="00B90347">
        <w:t xml:space="preserve">Dependency diagram </w:t>
      </w:r>
      <w:r w:rsidR="006B0FE5" w:rsidRPr="00B90347">
        <w:t>of</w:t>
      </w:r>
      <w:r w:rsidRPr="00B90347">
        <w:t xml:space="preserve"> analyze module.</w:t>
      </w:r>
      <w:bookmarkEnd w:id="2892"/>
    </w:p>
    <w:p w14:paraId="3EF77630" w14:textId="483D09B7" w:rsidR="00824656" w:rsidRPr="00B90347" w:rsidRDefault="00824656" w:rsidP="001709A5">
      <w:pPr>
        <w:pStyle w:val="Heading3"/>
      </w:pPr>
      <w:bookmarkStart w:id="2893" w:name="_Toc48337942"/>
      <w:bookmarkStart w:id="2894" w:name="_Toc48363168"/>
      <w:r w:rsidRPr="00B90347">
        <w:t>Stats</w:t>
      </w:r>
      <w:bookmarkEnd w:id="2893"/>
      <w:bookmarkEnd w:id="2894"/>
    </w:p>
    <w:p w14:paraId="73B56BC3" w14:textId="74F00214" w:rsidR="00623661" w:rsidRPr="00B90347" w:rsidRDefault="00571848" w:rsidP="00DB7E03">
      <w:r w:rsidRPr="00B90347">
        <w:t>Stats component has</w:t>
      </w:r>
      <w:r w:rsidR="00DC1199" w:rsidRPr="00B90347">
        <w:t xml:space="preserve"> </w:t>
      </w:r>
      <w:r w:rsidR="00623661" w:rsidRPr="00B90347">
        <w:t>been</w:t>
      </w:r>
      <w:r w:rsidR="00DC1199" w:rsidRPr="00B90347">
        <w:t xml:space="preserve"> created to generate basic statistical analysis on data that has been either retrieved or uploaded. </w:t>
      </w:r>
      <w:r w:rsidR="00623661" w:rsidRPr="00B90347">
        <w:t>All the functions</w:t>
      </w:r>
      <w:r w:rsidR="00A363DA" w:rsidRPr="00B90347">
        <w:t xml:space="preserve"> on the class</w:t>
      </w:r>
      <w:r w:rsidR="00623661" w:rsidRPr="00B90347">
        <w:t xml:space="preserve"> </w:t>
      </w:r>
      <w:r w:rsidR="00A363DA" w:rsidRPr="00B90347">
        <w:t>can</w:t>
      </w:r>
      <w:r w:rsidR="00623661" w:rsidRPr="00B90347">
        <w:t xml:space="preserve"> be accessed by the user</w:t>
      </w:r>
      <w:r w:rsidR="00A363DA" w:rsidRPr="00B90347">
        <w:t xml:space="preserve">; the helper functions are used </w:t>
      </w:r>
      <w:r w:rsidR="00E355EE" w:rsidRPr="00B90347">
        <w:t>i</w:t>
      </w:r>
      <w:r w:rsidR="00A363DA" w:rsidRPr="00B90347">
        <w:t>n the class or other instances too</w:t>
      </w:r>
      <w:r w:rsidR="00623661" w:rsidRPr="00B90347">
        <w:t xml:space="preserve">.  </w:t>
      </w:r>
    </w:p>
    <w:p w14:paraId="3F3CEC3D" w14:textId="4C7B0762" w:rsidR="00A363DA" w:rsidRPr="00B90347" w:rsidRDefault="00542BC6" w:rsidP="00DB7E03">
      <w:r w:rsidRPr="00B90347">
        <w:t>The component is used merely for data classification and manipulation.</w:t>
      </w:r>
      <w:r w:rsidR="00A363DA" w:rsidRPr="00B90347">
        <w:t xml:space="preserve"> </w:t>
      </w:r>
      <w:r w:rsidR="00BE59F0" w:rsidRPr="00B90347">
        <w:t xml:space="preserve">The arguments of functions are 1D and 2D arrays. </w:t>
      </w:r>
      <w:r w:rsidR="00A363DA" w:rsidRPr="00B90347">
        <w:t>More specialized functions have been implemented so that they can deal with time</w:t>
      </w:r>
      <w:r w:rsidR="00E355EE" w:rsidRPr="00B90347">
        <w:t>-</w:t>
      </w:r>
      <w:r w:rsidR="00A363DA" w:rsidRPr="00B90347">
        <w:t>series data, which at the same time can be in either string or number format.</w:t>
      </w:r>
    </w:p>
    <w:p w14:paraId="4FD4F579" w14:textId="555738A2" w:rsidR="00A363DA" w:rsidRPr="00B90347" w:rsidRDefault="00A363DA" w:rsidP="00DB7E03">
      <w:r w:rsidRPr="00B90347">
        <w:t>Both D3 and tensorflow</w:t>
      </w:r>
      <w:r w:rsidR="0007594E" w:rsidRPr="00B90347">
        <w:t>.js</w:t>
      </w:r>
      <w:r w:rsidRPr="00B90347">
        <w:t xml:space="preserve"> libraries are being used </w:t>
      </w:r>
      <w:r w:rsidR="00E355EE" w:rsidRPr="00B90347">
        <w:t>i</w:t>
      </w:r>
      <w:r w:rsidRPr="00B90347">
        <w:t>n the class for different functions. Sums, mean, median, variance, max</w:t>
      </w:r>
      <w:r w:rsidR="00E355EE" w:rsidRPr="00B90347">
        <w:t>,</w:t>
      </w:r>
      <w:r w:rsidRPr="00B90347">
        <w:t xml:space="preserve"> and min make use of the already built functions inside of D3, while </w:t>
      </w:r>
      <w:r w:rsidRPr="00B90347">
        <w:rPr>
          <w:i/>
          <w:iCs/>
        </w:rPr>
        <w:t>fastfourier</w:t>
      </w:r>
      <w:r w:rsidRPr="00B90347">
        <w:t xml:space="preserve"> uses the fast </w:t>
      </w:r>
      <w:r w:rsidR="00E355EE" w:rsidRPr="00B90347">
        <w:t>F</w:t>
      </w:r>
      <w:r w:rsidRPr="00B90347">
        <w:t>ourier analysis tool in tensorflow</w:t>
      </w:r>
      <w:r w:rsidR="0007594E" w:rsidRPr="00B90347">
        <w:t>.js</w:t>
      </w:r>
      <w:r w:rsidRPr="00B90347">
        <w:t xml:space="preserve"> to perform the latter on a given</w:t>
      </w:r>
      <w:r w:rsidR="0007594E" w:rsidRPr="00B90347">
        <w:t xml:space="preserve"> </w:t>
      </w:r>
      <w:r w:rsidRPr="00B90347">
        <w:t>array.</w:t>
      </w:r>
    </w:p>
    <w:p w14:paraId="0F248034" w14:textId="45177C4B" w:rsidR="003839B1" w:rsidRPr="00B90347" w:rsidRDefault="00A363DA" w:rsidP="00DB7E03">
      <w:r w:rsidRPr="00B90347">
        <w:t>To create ease of usage, a</w:t>
      </w:r>
      <w:r w:rsidR="00542BC6" w:rsidRPr="00B90347">
        <w:t xml:space="preserve"> basic statistics function has been created that calls </w:t>
      </w:r>
      <w:r w:rsidRPr="00B90347">
        <w:t>the functions mentioned previously along with count</w:t>
      </w:r>
      <w:r w:rsidR="007E2C2A" w:rsidRPr="00B90347">
        <w:t xml:space="preserve"> and </w:t>
      </w:r>
      <w:r w:rsidR="007E2C2A" w:rsidRPr="00B90347">
        <w:rPr>
          <w:i/>
          <w:iCs/>
        </w:rPr>
        <w:t>stddev</w:t>
      </w:r>
      <w:r w:rsidR="007E2C2A" w:rsidRPr="00B90347">
        <w:t xml:space="preserve"> to return a n * 2 array that specif</w:t>
      </w:r>
      <w:r w:rsidR="00E355EE" w:rsidRPr="00B90347">
        <w:t>ies</w:t>
      </w:r>
      <w:r w:rsidR="007E2C2A" w:rsidRPr="00B90347">
        <w:t xml:space="preserve"> basic metrics for a dataset. From here, the user can render a new table sc</w:t>
      </w:r>
      <w:r w:rsidR="00A71D19" w:rsidRPr="00B90347">
        <w:t>reen</w:t>
      </w:r>
      <w:r w:rsidR="007E2C2A" w:rsidRPr="00B90347">
        <w:t xml:space="preserve"> using the tools on the visualize module</w:t>
      </w:r>
      <w:r w:rsidR="00A71D19" w:rsidRPr="00B90347">
        <w:t>.</w:t>
      </w:r>
    </w:p>
    <w:p w14:paraId="1C85004D" w14:textId="77777777" w:rsidR="003839B1" w:rsidRPr="00B90347" w:rsidRDefault="003839B1" w:rsidP="003839B1">
      <w:pPr>
        <w:keepNext/>
        <w:jc w:val="center"/>
      </w:pPr>
      <w:r w:rsidRPr="00B90347">
        <w:rPr>
          <w:noProof/>
        </w:rPr>
        <w:lastRenderedPageBreak/>
        <w:drawing>
          <wp:inline distT="0" distB="0" distL="0" distR="0" wp14:anchorId="221F2E2D" wp14:editId="213B2C2C">
            <wp:extent cx="3792107"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2107" cy="914400"/>
                    </a:xfrm>
                    <a:prstGeom prst="rect">
                      <a:avLst/>
                    </a:prstGeom>
                  </pic:spPr>
                </pic:pic>
              </a:graphicData>
            </a:graphic>
          </wp:inline>
        </w:drawing>
      </w:r>
    </w:p>
    <w:p w14:paraId="3569423F" w14:textId="0DD23A5E" w:rsidR="003839B1" w:rsidRPr="00B90347" w:rsidRDefault="003839B1" w:rsidP="003839B1">
      <w:pPr>
        <w:pStyle w:val="Caption"/>
      </w:pPr>
      <w:bookmarkStart w:id="2895" w:name="_Toc48363242"/>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11</w:t>
      </w:r>
      <w:r w:rsidR="00245413" w:rsidRPr="00B90347">
        <w:rPr>
          <w:noProof/>
        </w:rPr>
        <w:fldChar w:fldCharType="end"/>
      </w:r>
      <w:r w:rsidRPr="00B90347">
        <w:t>. Dependencies of the stats class.</w:t>
      </w:r>
      <w:bookmarkEnd w:id="2895"/>
    </w:p>
    <w:p w14:paraId="205CA079" w14:textId="77777777" w:rsidR="003839B1" w:rsidRPr="00B90347" w:rsidRDefault="003839B1" w:rsidP="00DB7E03"/>
    <w:p w14:paraId="587D2D86" w14:textId="31081FCA" w:rsidR="007E2C2A" w:rsidRPr="00B90347" w:rsidRDefault="003839B1" w:rsidP="00E355EE">
      <w:pPr>
        <w:spacing w:before="0" w:after="160" w:line="259" w:lineRule="auto"/>
        <w:ind w:firstLine="0"/>
        <w:jc w:val="left"/>
      </w:pPr>
      <w:r w:rsidRPr="00B90347">
        <w:br w:type="page"/>
      </w:r>
    </w:p>
    <w:p w14:paraId="5B8485E9" w14:textId="31A88347" w:rsidR="006864F5" w:rsidRPr="00B90347" w:rsidRDefault="006864F5" w:rsidP="006864F5">
      <w:pPr>
        <w:pStyle w:val="Caption"/>
        <w:keepNext/>
      </w:pPr>
      <w:bookmarkStart w:id="2896" w:name="_Toc48363268"/>
      <w:r w:rsidRPr="00B90347">
        <w:lastRenderedPageBreak/>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7</w:t>
      </w:r>
      <w:r w:rsidR="00245413" w:rsidRPr="00B90347">
        <w:rPr>
          <w:noProof/>
        </w:rPr>
        <w:fldChar w:fldCharType="end"/>
      </w:r>
      <w:r w:rsidRPr="00B90347">
        <w:t xml:space="preserve">. Functions </w:t>
      </w:r>
      <w:r w:rsidR="000F474C" w:rsidRPr="00B90347">
        <w:t>in the</w:t>
      </w:r>
      <w:r w:rsidRPr="00B90347">
        <w:t xml:space="preserve"> stats component.</w:t>
      </w:r>
      <w:bookmarkEnd w:id="2896"/>
    </w:p>
    <w:tbl>
      <w:tblPr>
        <w:tblStyle w:val="GridTable1Light"/>
        <w:tblW w:w="8425" w:type="dxa"/>
        <w:jc w:val="center"/>
        <w:tblLook w:val="04A0" w:firstRow="1" w:lastRow="0" w:firstColumn="1" w:lastColumn="0" w:noHBand="0" w:noVBand="1"/>
        <w:tblPrChange w:id="2897" w:author="Carlos Erazo" w:date="2020-08-15T01:30:00Z">
          <w:tblPr>
            <w:tblStyle w:val="GridTable1Light"/>
            <w:tblW w:w="8425" w:type="dxa"/>
            <w:tblLook w:val="04A0" w:firstRow="1" w:lastRow="0" w:firstColumn="1" w:lastColumn="0" w:noHBand="0" w:noVBand="1"/>
          </w:tblPr>
        </w:tblPrChange>
      </w:tblPr>
      <w:tblGrid>
        <w:gridCol w:w="1239"/>
        <w:gridCol w:w="5421"/>
        <w:gridCol w:w="1765"/>
        <w:tblGridChange w:id="2898">
          <w:tblGrid>
            <w:gridCol w:w="1239"/>
            <w:gridCol w:w="5421"/>
            <w:gridCol w:w="1765"/>
          </w:tblGrid>
        </w:tblGridChange>
      </w:tblGrid>
      <w:tr w:rsidR="00912F17" w:rsidRPr="00B90347" w14:paraId="4C4BAA01" w14:textId="77777777" w:rsidTr="00A407BA">
        <w:trPr>
          <w:cnfStyle w:val="100000000000" w:firstRow="1" w:lastRow="0" w:firstColumn="0" w:lastColumn="0" w:oddVBand="0" w:evenVBand="0" w:oddHBand="0" w:evenHBand="0" w:firstRowFirstColumn="0" w:firstRowLastColumn="0" w:lastRowFirstColumn="0" w:lastRowLastColumn="0"/>
          <w:trHeight w:val="80"/>
          <w:jc w:val="center"/>
          <w:trPrChange w:id="2899" w:author="Carlos Erazo" w:date="2020-08-15T01:30:00Z">
            <w:trPr>
              <w:trHeight w:val="8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00" w:author="Carlos Erazo" w:date="2020-08-15T01:30:00Z">
              <w:tcPr>
                <w:tcW w:w="0" w:type="auto"/>
                <w:noWrap/>
                <w:hideMark/>
              </w:tcPr>
            </w:tcPrChange>
          </w:tcPr>
          <w:p w14:paraId="6CC0044C" w14:textId="77777777" w:rsidR="00912F17" w:rsidRPr="00B90347" w:rsidRDefault="00912F17" w:rsidP="009D0F07">
            <w:pPr>
              <w:pStyle w:val="tables1"/>
              <w:jc w:val="center"/>
              <w:cnfStyle w:val="101000000000" w:firstRow="1" w:lastRow="0" w:firstColumn="1" w:lastColumn="0" w:oddVBand="0" w:evenVBand="0" w:oddHBand="0" w:evenHBand="0" w:firstRowFirstColumn="0" w:firstRowLastColumn="0" w:lastRowFirstColumn="0" w:lastRowLastColumn="0"/>
            </w:pPr>
            <w:r w:rsidRPr="00B90347">
              <w:t>Function</w:t>
            </w:r>
          </w:p>
        </w:tc>
        <w:tc>
          <w:tcPr>
            <w:tcW w:w="5421" w:type="dxa"/>
            <w:hideMark/>
            <w:tcPrChange w:id="2901" w:author="Carlos Erazo" w:date="2020-08-15T01:30:00Z">
              <w:tcPr>
                <w:tcW w:w="5421" w:type="dxa"/>
                <w:hideMark/>
              </w:tcPr>
            </w:tcPrChange>
          </w:tcPr>
          <w:p w14:paraId="1D71C6CE" w14:textId="0A13B44F" w:rsidR="00912F17" w:rsidRPr="00B90347"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B90347">
              <w:t>Overview</w:t>
            </w:r>
          </w:p>
        </w:tc>
        <w:tc>
          <w:tcPr>
            <w:tcW w:w="1765" w:type="dxa"/>
            <w:hideMark/>
            <w:tcPrChange w:id="2902" w:author="Carlos Erazo" w:date="2020-08-15T01:30:00Z">
              <w:tcPr>
                <w:tcW w:w="1765" w:type="dxa"/>
                <w:hideMark/>
              </w:tcPr>
            </w:tcPrChange>
          </w:tcPr>
          <w:p w14:paraId="30E49598" w14:textId="77777777" w:rsidR="00912F17" w:rsidRPr="00B90347"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B90347">
              <w:t>Type</w:t>
            </w:r>
          </w:p>
        </w:tc>
      </w:tr>
      <w:tr w:rsidR="00912F17" w:rsidRPr="00B90347" w14:paraId="0BF1A406" w14:textId="77777777" w:rsidTr="00A407BA">
        <w:trPr>
          <w:trHeight w:val="163"/>
          <w:jc w:val="center"/>
          <w:trPrChange w:id="2903"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04" w:author="Carlos Erazo" w:date="2020-08-15T01:30:00Z">
              <w:tcPr>
                <w:tcW w:w="0" w:type="auto"/>
                <w:noWrap/>
                <w:hideMark/>
              </w:tcPr>
            </w:tcPrChange>
          </w:tcPr>
          <w:p w14:paraId="06F02CCF" w14:textId="77777777" w:rsidR="00912F17" w:rsidRPr="00B90347" w:rsidRDefault="00912F17" w:rsidP="0073334B">
            <w:pPr>
              <w:pStyle w:val="tables1"/>
              <w:jc w:val="center"/>
              <w:rPr>
                <w:b w:val="0"/>
                <w:bCs w:val="0"/>
              </w:rPr>
            </w:pPr>
            <w:r w:rsidRPr="00B90347">
              <w:rPr>
                <w:b w:val="0"/>
                <w:bCs w:val="0"/>
              </w:rPr>
              <w:t>copydata</w:t>
            </w:r>
          </w:p>
        </w:tc>
        <w:tc>
          <w:tcPr>
            <w:tcW w:w="5421" w:type="dxa"/>
            <w:hideMark/>
            <w:tcPrChange w:id="2905" w:author="Carlos Erazo" w:date="2020-08-15T01:30:00Z">
              <w:tcPr>
                <w:tcW w:w="5421" w:type="dxa"/>
                <w:hideMark/>
              </w:tcPr>
            </w:tcPrChange>
          </w:tcPr>
          <w:p w14:paraId="46F3B892"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Makes a deep copy of a dataset.</w:t>
            </w:r>
          </w:p>
        </w:tc>
        <w:tc>
          <w:tcPr>
            <w:tcW w:w="1765" w:type="dxa"/>
            <w:hideMark/>
            <w:tcPrChange w:id="2906" w:author="Carlos Erazo" w:date="2020-08-15T01:30:00Z">
              <w:tcPr>
                <w:tcW w:w="1765" w:type="dxa"/>
                <w:hideMark/>
              </w:tcPr>
            </w:tcPrChange>
          </w:tcPr>
          <w:p w14:paraId="0EFC9BCC"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63C7EA95" w14:textId="77777777" w:rsidTr="00A407BA">
        <w:trPr>
          <w:trHeight w:val="163"/>
          <w:jc w:val="center"/>
          <w:trPrChange w:id="2907"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08" w:author="Carlos Erazo" w:date="2020-08-15T01:30:00Z">
              <w:tcPr>
                <w:tcW w:w="0" w:type="auto"/>
                <w:noWrap/>
                <w:hideMark/>
              </w:tcPr>
            </w:tcPrChange>
          </w:tcPr>
          <w:p w14:paraId="7504DC4C" w14:textId="77777777" w:rsidR="00912F17" w:rsidRPr="00B90347" w:rsidRDefault="00912F17" w:rsidP="0073334B">
            <w:pPr>
              <w:pStyle w:val="tables1"/>
              <w:jc w:val="center"/>
              <w:rPr>
                <w:b w:val="0"/>
                <w:bCs w:val="0"/>
              </w:rPr>
            </w:pPr>
            <w:r w:rsidRPr="00B90347">
              <w:rPr>
                <w:b w:val="0"/>
                <w:bCs w:val="0"/>
              </w:rPr>
              <w:t>onearray</w:t>
            </w:r>
          </w:p>
        </w:tc>
        <w:tc>
          <w:tcPr>
            <w:tcW w:w="5421" w:type="dxa"/>
            <w:hideMark/>
            <w:tcPrChange w:id="2909" w:author="Carlos Erazo" w:date="2020-08-15T01:30:00Z">
              <w:tcPr>
                <w:tcW w:w="5421" w:type="dxa"/>
                <w:hideMark/>
              </w:tcPr>
            </w:tcPrChange>
          </w:tcPr>
          <w:p w14:paraId="5684452C"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Returns the data of a time series 2D array.</w:t>
            </w:r>
          </w:p>
        </w:tc>
        <w:tc>
          <w:tcPr>
            <w:tcW w:w="1765" w:type="dxa"/>
            <w:hideMark/>
            <w:tcPrChange w:id="2910" w:author="Carlos Erazo" w:date="2020-08-15T01:30:00Z">
              <w:tcPr>
                <w:tcW w:w="1765" w:type="dxa"/>
                <w:hideMark/>
              </w:tcPr>
            </w:tcPrChange>
          </w:tcPr>
          <w:p w14:paraId="2B5E82AD"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3170ABDF" w14:textId="77777777" w:rsidTr="00A407BA">
        <w:trPr>
          <w:trHeight w:val="244"/>
          <w:jc w:val="center"/>
          <w:trPrChange w:id="2911" w:author="Carlos Erazo" w:date="2020-08-15T01:30:00Z">
            <w:trPr>
              <w:trHeight w:val="244"/>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12" w:author="Carlos Erazo" w:date="2020-08-15T01:30:00Z">
              <w:tcPr>
                <w:tcW w:w="0" w:type="auto"/>
                <w:noWrap/>
                <w:hideMark/>
              </w:tcPr>
            </w:tcPrChange>
          </w:tcPr>
          <w:p w14:paraId="0DBE533A" w14:textId="77777777" w:rsidR="00912F17" w:rsidRPr="00B90347" w:rsidRDefault="00912F17" w:rsidP="0073334B">
            <w:pPr>
              <w:pStyle w:val="tables1"/>
              <w:jc w:val="center"/>
              <w:rPr>
                <w:b w:val="0"/>
                <w:bCs w:val="0"/>
              </w:rPr>
            </w:pPr>
            <w:r w:rsidRPr="00B90347">
              <w:rPr>
                <w:b w:val="0"/>
                <w:bCs w:val="0"/>
              </w:rPr>
              <w:t>datagaps</w:t>
            </w:r>
          </w:p>
        </w:tc>
        <w:tc>
          <w:tcPr>
            <w:tcW w:w="5421" w:type="dxa"/>
            <w:hideMark/>
            <w:tcPrChange w:id="2913" w:author="Carlos Erazo" w:date="2020-08-15T01:30:00Z">
              <w:tcPr>
                <w:tcW w:w="5421" w:type="dxa"/>
                <w:hideMark/>
              </w:tcPr>
            </w:tcPrChange>
          </w:tcPr>
          <w:p w14:paraId="598B8088"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Identifies gaps in data. Can be fed with time series 2D array or just the data of a time series.</w:t>
            </w:r>
          </w:p>
        </w:tc>
        <w:tc>
          <w:tcPr>
            <w:tcW w:w="1765" w:type="dxa"/>
            <w:hideMark/>
            <w:tcPrChange w:id="2914" w:author="Carlos Erazo" w:date="2020-08-15T01:30:00Z">
              <w:tcPr>
                <w:tcW w:w="1765" w:type="dxa"/>
                <w:hideMark/>
              </w:tcPr>
            </w:tcPrChange>
          </w:tcPr>
          <w:p w14:paraId="57CEBE8A"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76DFB330" w14:textId="77777777" w:rsidTr="00A407BA">
        <w:trPr>
          <w:trHeight w:val="327"/>
          <w:jc w:val="center"/>
          <w:trPrChange w:id="2915" w:author="Carlos Erazo" w:date="2020-08-15T01:30:00Z">
            <w:trPr>
              <w:trHeight w:val="327"/>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16" w:author="Carlos Erazo" w:date="2020-08-15T01:30:00Z">
              <w:tcPr>
                <w:tcW w:w="0" w:type="auto"/>
                <w:noWrap/>
                <w:hideMark/>
              </w:tcPr>
            </w:tcPrChange>
          </w:tcPr>
          <w:p w14:paraId="10768A5F" w14:textId="77777777" w:rsidR="00912F17" w:rsidRPr="00B90347" w:rsidRDefault="00912F17" w:rsidP="0073334B">
            <w:pPr>
              <w:pStyle w:val="tables1"/>
              <w:jc w:val="center"/>
              <w:rPr>
                <w:b w:val="0"/>
                <w:bCs w:val="0"/>
              </w:rPr>
            </w:pPr>
            <w:r w:rsidRPr="00B90347">
              <w:rPr>
                <w:b w:val="0"/>
                <w:bCs w:val="0"/>
              </w:rPr>
              <w:t>gapremoval</w:t>
            </w:r>
          </w:p>
        </w:tc>
        <w:tc>
          <w:tcPr>
            <w:tcW w:w="5421" w:type="dxa"/>
            <w:hideMark/>
            <w:tcPrChange w:id="2917" w:author="Carlos Erazo" w:date="2020-08-15T01:30:00Z">
              <w:tcPr>
                <w:tcW w:w="5421" w:type="dxa"/>
                <w:hideMark/>
              </w:tcPr>
            </w:tcPrChange>
          </w:tcPr>
          <w:p w14:paraId="2EA71237"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Removes gaps from data.</w:t>
            </w:r>
          </w:p>
        </w:tc>
        <w:tc>
          <w:tcPr>
            <w:tcW w:w="1765" w:type="dxa"/>
            <w:hideMark/>
            <w:tcPrChange w:id="2918" w:author="Carlos Erazo" w:date="2020-08-15T01:30:00Z">
              <w:tcPr>
                <w:tcW w:w="1765" w:type="dxa"/>
                <w:hideMark/>
              </w:tcPr>
            </w:tcPrChange>
          </w:tcPr>
          <w:p w14:paraId="5A728831"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6189CF64" w14:textId="77777777" w:rsidTr="00A407BA">
        <w:trPr>
          <w:trHeight w:val="163"/>
          <w:jc w:val="center"/>
          <w:trPrChange w:id="2919"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20" w:author="Carlos Erazo" w:date="2020-08-15T01:30:00Z">
              <w:tcPr>
                <w:tcW w:w="0" w:type="auto"/>
                <w:noWrap/>
                <w:hideMark/>
              </w:tcPr>
            </w:tcPrChange>
          </w:tcPr>
          <w:p w14:paraId="0F6910E5" w14:textId="77777777" w:rsidR="00912F17" w:rsidRPr="00B90347" w:rsidRDefault="00912F17" w:rsidP="0073334B">
            <w:pPr>
              <w:pStyle w:val="tables1"/>
              <w:jc w:val="center"/>
              <w:rPr>
                <w:b w:val="0"/>
                <w:bCs w:val="0"/>
              </w:rPr>
            </w:pPr>
            <w:r w:rsidRPr="00B90347">
              <w:rPr>
                <w:b w:val="0"/>
                <w:bCs w:val="0"/>
              </w:rPr>
              <w:t>sum</w:t>
            </w:r>
          </w:p>
        </w:tc>
        <w:tc>
          <w:tcPr>
            <w:tcW w:w="5421" w:type="dxa"/>
            <w:hideMark/>
            <w:tcPrChange w:id="2921" w:author="Carlos Erazo" w:date="2020-08-15T01:30:00Z">
              <w:tcPr>
                <w:tcW w:w="5421" w:type="dxa"/>
                <w:hideMark/>
              </w:tcPr>
            </w:tcPrChange>
          </w:tcPr>
          <w:p w14:paraId="4CB9E440"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Sums all data in an array.</w:t>
            </w:r>
          </w:p>
        </w:tc>
        <w:tc>
          <w:tcPr>
            <w:tcW w:w="1765" w:type="dxa"/>
            <w:hideMark/>
            <w:tcPrChange w:id="2922" w:author="Carlos Erazo" w:date="2020-08-15T01:30:00Z">
              <w:tcPr>
                <w:tcW w:w="1765" w:type="dxa"/>
                <w:hideMark/>
              </w:tcPr>
            </w:tcPrChange>
          </w:tcPr>
          <w:p w14:paraId="12765AE5"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6D93D21E" w14:textId="77777777" w:rsidTr="00A407BA">
        <w:trPr>
          <w:trHeight w:val="163"/>
          <w:jc w:val="center"/>
          <w:trPrChange w:id="2923"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24" w:author="Carlos Erazo" w:date="2020-08-15T01:30:00Z">
              <w:tcPr>
                <w:tcW w:w="0" w:type="auto"/>
                <w:noWrap/>
                <w:hideMark/>
              </w:tcPr>
            </w:tcPrChange>
          </w:tcPr>
          <w:p w14:paraId="27E3C7EE" w14:textId="77777777" w:rsidR="00912F17" w:rsidRPr="00B90347" w:rsidRDefault="00912F17" w:rsidP="0073334B">
            <w:pPr>
              <w:pStyle w:val="tables1"/>
              <w:jc w:val="center"/>
              <w:rPr>
                <w:b w:val="0"/>
                <w:bCs w:val="0"/>
              </w:rPr>
            </w:pPr>
            <w:r w:rsidRPr="00B90347">
              <w:rPr>
                <w:b w:val="0"/>
                <w:bCs w:val="0"/>
              </w:rPr>
              <w:t>mean</w:t>
            </w:r>
          </w:p>
        </w:tc>
        <w:tc>
          <w:tcPr>
            <w:tcW w:w="5421" w:type="dxa"/>
            <w:hideMark/>
            <w:tcPrChange w:id="2925" w:author="Carlos Erazo" w:date="2020-08-15T01:30:00Z">
              <w:tcPr>
                <w:tcW w:w="5421" w:type="dxa"/>
                <w:hideMark/>
              </w:tcPr>
            </w:tcPrChange>
          </w:tcPr>
          <w:p w14:paraId="6879BCF1"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mean of an array.</w:t>
            </w:r>
          </w:p>
        </w:tc>
        <w:tc>
          <w:tcPr>
            <w:tcW w:w="1765" w:type="dxa"/>
            <w:hideMark/>
            <w:tcPrChange w:id="2926" w:author="Carlos Erazo" w:date="2020-08-15T01:30:00Z">
              <w:tcPr>
                <w:tcW w:w="1765" w:type="dxa"/>
                <w:hideMark/>
              </w:tcPr>
            </w:tcPrChange>
          </w:tcPr>
          <w:p w14:paraId="21524E55"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040D06C1" w14:textId="77777777" w:rsidTr="00A407BA">
        <w:trPr>
          <w:trHeight w:val="163"/>
          <w:jc w:val="center"/>
          <w:trPrChange w:id="2927"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28" w:author="Carlos Erazo" w:date="2020-08-15T01:30:00Z">
              <w:tcPr>
                <w:tcW w:w="0" w:type="auto"/>
                <w:noWrap/>
                <w:hideMark/>
              </w:tcPr>
            </w:tcPrChange>
          </w:tcPr>
          <w:p w14:paraId="33D84315" w14:textId="77777777" w:rsidR="00912F17" w:rsidRPr="00B90347" w:rsidRDefault="00912F17" w:rsidP="0073334B">
            <w:pPr>
              <w:pStyle w:val="tables1"/>
              <w:jc w:val="center"/>
              <w:rPr>
                <w:b w:val="0"/>
                <w:bCs w:val="0"/>
              </w:rPr>
            </w:pPr>
            <w:r w:rsidRPr="00B90347">
              <w:rPr>
                <w:b w:val="0"/>
                <w:bCs w:val="0"/>
              </w:rPr>
              <w:t>stddev</w:t>
            </w:r>
          </w:p>
        </w:tc>
        <w:tc>
          <w:tcPr>
            <w:tcW w:w="5421" w:type="dxa"/>
            <w:hideMark/>
            <w:tcPrChange w:id="2929" w:author="Carlos Erazo" w:date="2020-08-15T01:30:00Z">
              <w:tcPr>
                <w:tcW w:w="5421" w:type="dxa"/>
                <w:hideMark/>
              </w:tcPr>
            </w:tcPrChange>
          </w:tcPr>
          <w:p w14:paraId="0A925AD1"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standard deviation of an array.</w:t>
            </w:r>
          </w:p>
        </w:tc>
        <w:tc>
          <w:tcPr>
            <w:tcW w:w="1765" w:type="dxa"/>
            <w:hideMark/>
            <w:tcPrChange w:id="2930" w:author="Carlos Erazo" w:date="2020-08-15T01:30:00Z">
              <w:tcPr>
                <w:tcW w:w="1765" w:type="dxa"/>
                <w:hideMark/>
              </w:tcPr>
            </w:tcPrChange>
          </w:tcPr>
          <w:p w14:paraId="2BB2C3C4"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5683DC7E" w14:textId="77777777" w:rsidTr="00A407BA">
        <w:trPr>
          <w:trHeight w:val="163"/>
          <w:jc w:val="center"/>
          <w:trPrChange w:id="2931"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32" w:author="Carlos Erazo" w:date="2020-08-15T01:30:00Z">
              <w:tcPr>
                <w:tcW w:w="0" w:type="auto"/>
                <w:noWrap/>
                <w:hideMark/>
              </w:tcPr>
            </w:tcPrChange>
          </w:tcPr>
          <w:p w14:paraId="43114AAD" w14:textId="77777777" w:rsidR="00912F17" w:rsidRPr="00B90347" w:rsidRDefault="00912F17" w:rsidP="0073334B">
            <w:pPr>
              <w:pStyle w:val="tables1"/>
              <w:jc w:val="center"/>
              <w:rPr>
                <w:b w:val="0"/>
                <w:bCs w:val="0"/>
              </w:rPr>
            </w:pPr>
            <w:r w:rsidRPr="00B90347">
              <w:rPr>
                <w:b w:val="0"/>
                <w:bCs w:val="0"/>
              </w:rPr>
              <w:t>sumsqrd</w:t>
            </w:r>
          </w:p>
        </w:tc>
        <w:tc>
          <w:tcPr>
            <w:tcW w:w="5421" w:type="dxa"/>
            <w:hideMark/>
            <w:tcPrChange w:id="2933" w:author="Carlos Erazo" w:date="2020-08-15T01:30:00Z">
              <w:tcPr>
                <w:tcW w:w="5421" w:type="dxa"/>
                <w:hideMark/>
              </w:tcPr>
            </w:tcPrChange>
          </w:tcPr>
          <w:p w14:paraId="096A9A01"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sum of squares of an array.</w:t>
            </w:r>
          </w:p>
        </w:tc>
        <w:tc>
          <w:tcPr>
            <w:tcW w:w="1765" w:type="dxa"/>
            <w:hideMark/>
            <w:tcPrChange w:id="2934" w:author="Carlos Erazo" w:date="2020-08-15T01:30:00Z">
              <w:tcPr>
                <w:tcW w:w="1765" w:type="dxa"/>
                <w:hideMark/>
              </w:tcPr>
            </w:tcPrChange>
          </w:tcPr>
          <w:p w14:paraId="59A2D2F5"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26836ABD" w14:textId="77777777" w:rsidTr="00A407BA">
        <w:trPr>
          <w:trHeight w:val="163"/>
          <w:jc w:val="center"/>
          <w:trPrChange w:id="2935"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36" w:author="Carlos Erazo" w:date="2020-08-15T01:30:00Z">
              <w:tcPr>
                <w:tcW w:w="0" w:type="auto"/>
                <w:noWrap/>
                <w:hideMark/>
              </w:tcPr>
            </w:tcPrChange>
          </w:tcPr>
          <w:p w14:paraId="52502647" w14:textId="77777777" w:rsidR="00912F17" w:rsidRPr="00B90347" w:rsidRDefault="00912F17" w:rsidP="0073334B">
            <w:pPr>
              <w:pStyle w:val="tables1"/>
              <w:jc w:val="center"/>
              <w:rPr>
                <w:b w:val="0"/>
                <w:bCs w:val="0"/>
              </w:rPr>
            </w:pPr>
            <w:r w:rsidRPr="00B90347">
              <w:rPr>
                <w:b w:val="0"/>
                <w:bCs w:val="0"/>
              </w:rPr>
              <w:t>min</w:t>
            </w:r>
          </w:p>
        </w:tc>
        <w:tc>
          <w:tcPr>
            <w:tcW w:w="5421" w:type="dxa"/>
            <w:hideMark/>
            <w:tcPrChange w:id="2937" w:author="Carlos Erazo" w:date="2020-08-15T01:30:00Z">
              <w:tcPr>
                <w:tcW w:w="5421" w:type="dxa"/>
                <w:hideMark/>
              </w:tcPr>
            </w:tcPrChange>
          </w:tcPr>
          <w:p w14:paraId="67D96328"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minimum value of an array.</w:t>
            </w:r>
          </w:p>
        </w:tc>
        <w:tc>
          <w:tcPr>
            <w:tcW w:w="1765" w:type="dxa"/>
            <w:hideMark/>
            <w:tcPrChange w:id="2938" w:author="Carlos Erazo" w:date="2020-08-15T01:30:00Z">
              <w:tcPr>
                <w:tcW w:w="1765" w:type="dxa"/>
                <w:hideMark/>
              </w:tcPr>
            </w:tcPrChange>
          </w:tcPr>
          <w:p w14:paraId="19BDEEEB"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60CAC1B2" w14:textId="77777777" w:rsidTr="00A407BA">
        <w:trPr>
          <w:trHeight w:val="163"/>
          <w:jc w:val="center"/>
          <w:trPrChange w:id="2939"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40" w:author="Carlos Erazo" w:date="2020-08-15T01:30:00Z">
              <w:tcPr>
                <w:tcW w:w="0" w:type="auto"/>
                <w:noWrap/>
                <w:hideMark/>
              </w:tcPr>
            </w:tcPrChange>
          </w:tcPr>
          <w:p w14:paraId="6C9C029A" w14:textId="77777777" w:rsidR="00912F17" w:rsidRPr="00B90347" w:rsidRDefault="00912F17" w:rsidP="0073334B">
            <w:pPr>
              <w:pStyle w:val="tables1"/>
              <w:jc w:val="center"/>
              <w:rPr>
                <w:b w:val="0"/>
                <w:bCs w:val="0"/>
              </w:rPr>
            </w:pPr>
            <w:r w:rsidRPr="00B90347">
              <w:rPr>
                <w:b w:val="0"/>
                <w:bCs w:val="0"/>
              </w:rPr>
              <w:t>max</w:t>
            </w:r>
          </w:p>
        </w:tc>
        <w:tc>
          <w:tcPr>
            <w:tcW w:w="5421" w:type="dxa"/>
            <w:hideMark/>
            <w:tcPrChange w:id="2941" w:author="Carlos Erazo" w:date="2020-08-15T01:30:00Z">
              <w:tcPr>
                <w:tcW w:w="5421" w:type="dxa"/>
                <w:hideMark/>
              </w:tcPr>
            </w:tcPrChange>
          </w:tcPr>
          <w:p w14:paraId="381CBB91"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maximum value of a dataset.</w:t>
            </w:r>
          </w:p>
        </w:tc>
        <w:tc>
          <w:tcPr>
            <w:tcW w:w="1765" w:type="dxa"/>
            <w:hideMark/>
            <w:tcPrChange w:id="2942" w:author="Carlos Erazo" w:date="2020-08-15T01:30:00Z">
              <w:tcPr>
                <w:tcW w:w="1765" w:type="dxa"/>
                <w:hideMark/>
              </w:tcPr>
            </w:tcPrChange>
          </w:tcPr>
          <w:p w14:paraId="415479A0"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7C5F8975" w14:textId="77777777" w:rsidTr="00A407BA">
        <w:trPr>
          <w:trHeight w:val="163"/>
          <w:jc w:val="center"/>
          <w:trPrChange w:id="2943"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44" w:author="Carlos Erazo" w:date="2020-08-15T01:30:00Z">
              <w:tcPr>
                <w:tcW w:w="0" w:type="auto"/>
                <w:noWrap/>
                <w:hideMark/>
              </w:tcPr>
            </w:tcPrChange>
          </w:tcPr>
          <w:p w14:paraId="1ECEBCC2" w14:textId="77777777" w:rsidR="00912F17" w:rsidRPr="00B90347" w:rsidRDefault="00912F17" w:rsidP="0073334B">
            <w:pPr>
              <w:pStyle w:val="tables1"/>
              <w:jc w:val="center"/>
              <w:rPr>
                <w:b w:val="0"/>
                <w:bCs w:val="0"/>
              </w:rPr>
            </w:pPr>
            <w:r w:rsidRPr="00B90347">
              <w:rPr>
                <w:b w:val="0"/>
                <w:bCs w:val="0"/>
              </w:rPr>
              <w:t>unique</w:t>
            </w:r>
          </w:p>
        </w:tc>
        <w:tc>
          <w:tcPr>
            <w:tcW w:w="5421" w:type="dxa"/>
            <w:hideMark/>
            <w:tcPrChange w:id="2945" w:author="Carlos Erazo" w:date="2020-08-15T01:30:00Z">
              <w:tcPr>
                <w:tcW w:w="5421" w:type="dxa"/>
                <w:hideMark/>
              </w:tcPr>
            </w:tcPrChange>
          </w:tcPr>
          <w:p w14:paraId="7C2C268E"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Determine unique values within a dataset.</w:t>
            </w:r>
          </w:p>
        </w:tc>
        <w:tc>
          <w:tcPr>
            <w:tcW w:w="1765" w:type="dxa"/>
            <w:hideMark/>
            <w:tcPrChange w:id="2946" w:author="Carlos Erazo" w:date="2020-08-15T01:30:00Z">
              <w:tcPr>
                <w:tcW w:w="1765" w:type="dxa"/>
                <w:hideMark/>
              </w:tcPr>
            </w:tcPrChange>
          </w:tcPr>
          <w:p w14:paraId="44D00BBF"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28E7D9A4" w14:textId="77777777" w:rsidTr="00A407BA">
        <w:trPr>
          <w:trHeight w:val="163"/>
          <w:jc w:val="center"/>
          <w:trPrChange w:id="2947"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48" w:author="Carlos Erazo" w:date="2020-08-15T01:30:00Z">
              <w:tcPr>
                <w:tcW w:w="0" w:type="auto"/>
                <w:noWrap/>
                <w:hideMark/>
              </w:tcPr>
            </w:tcPrChange>
          </w:tcPr>
          <w:p w14:paraId="2055F372" w14:textId="77777777" w:rsidR="00912F17" w:rsidRPr="00B90347" w:rsidRDefault="00912F17" w:rsidP="0073334B">
            <w:pPr>
              <w:pStyle w:val="tables1"/>
              <w:jc w:val="center"/>
              <w:rPr>
                <w:b w:val="0"/>
                <w:bCs w:val="0"/>
              </w:rPr>
            </w:pPr>
            <w:r w:rsidRPr="00B90347">
              <w:rPr>
                <w:b w:val="0"/>
                <w:bCs w:val="0"/>
              </w:rPr>
              <w:t>standardize</w:t>
            </w:r>
          </w:p>
        </w:tc>
        <w:tc>
          <w:tcPr>
            <w:tcW w:w="5421" w:type="dxa"/>
            <w:hideMark/>
            <w:tcPrChange w:id="2949" w:author="Carlos Erazo" w:date="2020-08-15T01:30:00Z">
              <w:tcPr>
                <w:tcW w:w="5421" w:type="dxa"/>
                <w:hideMark/>
              </w:tcPr>
            </w:tcPrChange>
          </w:tcPr>
          <w:p w14:paraId="1C692ACB"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Standardize dataset given mean and standard deviation.</w:t>
            </w:r>
          </w:p>
        </w:tc>
        <w:tc>
          <w:tcPr>
            <w:tcW w:w="1765" w:type="dxa"/>
            <w:hideMark/>
            <w:tcPrChange w:id="2950" w:author="Carlos Erazo" w:date="2020-08-15T01:30:00Z">
              <w:tcPr>
                <w:tcW w:w="1765" w:type="dxa"/>
                <w:hideMark/>
              </w:tcPr>
            </w:tcPrChange>
          </w:tcPr>
          <w:p w14:paraId="099B6113"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3E10643C" w14:textId="77777777" w:rsidTr="00A407BA">
        <w:trPr>
          <w:trHeight w:val="163"/>
          <w:jc w:val="center"/>
          <w:trPrChange w:id="2951"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52" w:author="Carlos Erazo" w:date="2020-08-15T01:30:00Z">
              <w:tcPr>
                <w:tcW w:w="0" w:type="auto"/>
                <w:noWrap/>
                <w:hideMark/>
              </w:tcPr>
            </w:tcPrChange>
          </w:tcPr>
          <w:p w14:paraId="0AAAEE80" w14:textId="77777777" w:rsidR="00912F17" w:rsidRPr="00B90347" w:rsidRDefault="00912F17" w:rsidP="0073334B">
            <w:pPr>
              <w:pStyle w:val="tables1"/>
              <w:jc w:val="center"/>
              <w:rPr>
                <w:b w:val="0"/>
                <w:bCs w:val="0"/>
              </w:rPr>
            </w:pPr>
            <w:r w:rsidRPr="00B90347">
              <w:rPr>
                <w:b w:val="0"/>
                <w:bCs w:val="0"/>
              </w:rPr>
              <w:t>quantile</w:t>
            </w:r>
          </w:p>
        </w:tc>
        <w:tc>
          <w:tcPr>
            <w:tcW w:w="5421" w:type="dxa"/>
            <w:hideMark/>
            <w:tcPrChange w:id="2953" w:author="Carlos Erazo" w:date="2020-08-15T01:30:00Z">
              <w:tcPr>
                <w:tcW w:w="5421" w:type="dxa"/>
                <w:hideMark/>
              </w:tcPr>
            </w:tcPrChange>
          </w:tcPr>
          <w:p w14:paraId="5A8C4CF6"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a given quantile of a dataset.</w:t>
            </w:r>
          </w:p>
        </w:tc>
        <w:tc>
          <w:tcPr>
            <w:tcW w:w="1765" w:type="dxa"/>
            <w:hideMark/>
            <w:tcPrChange w:id="2954" w:author="Carlos Erazo" w:date="2020-08-15T01:30:00Z">
              <w:tcPr>
                <w:tcW w:w="1765" w:type="dxa"/>
                <w:hideMark/>
              </w:tcPr>
            </w:tcPrChange>
          </w:tcPr>
          <w:p w14:paraId="53715681"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2920D41D" w14:textId="77777777" w:rsidTr="00A407BA">
        <w:trPr>
          <w:trHeight w:val="80"/>
          <w:jc w:val="center"/>
          <w:trPrChange w:id="2955" w:author="Carlos Erazo" w:date="2020-08-15T01:30:00Z">
            <w:trPr>
              <w:trHeight w:val="8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56" w:author="Carlos Erazo" w:date="2020-08-15T01:30:00Z">
              <w:tcPr>
                <w:tcW w:w="0" w:type="auto"/>
                <w:noWrap/>
                <w:hideMark/>
              </w:tcPr>
            </w:tcPrChange>
          </w:tcPr>
          <w:p w14:paraId="75189433" w14:textId="77777777" w:rsidR="00912F17" w:rsidRPr="00B90347" w:rsidRDefault="00912F17" w:rsidP="0073334B">
            <w:pPr>
              <w:pStyle w:val="tables1"/>
              <w:jc w:val="center"/>
              <w:rPr>
                <w:b w:val="0"/>
                <w:bCs w:val="0"/>
              </w:rPr>
            </w:pPr>
            <w:r w:rsidRPr="00B90347">
              <w:rPr>
                <w:b w:val="0"/>
                <w:bCs w:val="0"/>
              </w:rPr>
              <w:t>cleaner</w:t>
            </w:r>
          </w:p>
        </w:tc>
        <w:tc>
          <w:tcPr>
            <w:tcW w:w="5421" w:type="dxa"/>
            <w:hideMark/>
            <w:tcPrChange w:id="2957" w:author="Carlos Erazo" w:date="2020-08-15T01:30:00Z">
              <w:tcPr>
                <w:tcW w:w="5421" w:type="dxa"/>
                <w:hideMark/>
              </w:tcPr>
            </w:tcPrChange>
          </w:tcPr>
          <w:p w14:paraId="4AFA68F4"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Filters out items in an array that are undefined, NaN, null.</w:t>
            </w:r>
          </w:p>
        </w:tc>
        <w:tc>
          <w:tcPr>
            <w:tcW w:w="1765" w:type="dxa"/>
            <w:hideMark/>
            <w:tcPrChange w:id="2958" w:author="Carlos Erazo" w:date="2020-08-15T01:30:00Z">
              <w:tcPr>
                <w:tcW w:w="1765" w:type="dxa"/>
                <w:hideMark/>
              </w:tcPr>
            </w:tcPrChange>
          </w:tcPr>
          <w:p w14:paraId="03993F5F"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4B1D7545" w14:textId="77777777" w:rsidTr="00A407BA">
        <w:trPr>
          <w:trHeight w:val="654"/>
          <w:jc w:val="center"/>
          <w:trPrChange w:id="2959" w:author="Carlos Erazo" w:date="2020-08-15T01:30:00Z">
            <w:trPr>
              <w:trHeight w:val="654"/>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60" w:author="Carlos Erazo" w:date="2020-08-15T01:30:00Z">
              <w:tcPr>
                <w:tcW w:w="0" w:type="auto"/>
                <w:noWrap/>
                <w:hideMark/>
              </w:tcPr>
            </w:tcPrChange>
          </w:tcPr>
          <w:p w14:paraId="3CA6B595" w14:textId="77777777" w:rsidR="00912F17" w:rsidRPr="00B90347" w:rsidRDefault="00912F17" w:rsidP="0073334B">
            <w:pPr>
              <w:pStyle w:val="tables1"/>
              <w:jc w:val="center"/>
              <w:rPr>
                <w:b w:val="0"/>
                <w:bCs w:val="0"/>
              </w:rPr>
            </w:pPr>
            <w:r w:rsidRPr="00B90347">
              <w:rPr>
                <w:b w:val="0"/>
                <w:bCs w:val="0"/>
              </w:rPr>
              <w:t>outremove</w:t>
            </w:r>
          </w:p>
        </w:tc>
        <w:tc>
          <w:tcPr>
            <w:tcW w:w="5421" w:type="dxa"/>
            <w:hideMark/>
            <w:tcPrChange w:id="2961" w:author="Carlos Erazo" w:date="2020-08-15T01:30:00Z">
              <w:tcPr>
                <w:tcW w:w="5421" w:type="dxa"/>
                <w:hideMark/>
              </w:tcPr>
            </w:tcPrChange>
          </w:tcPr>
          <w:p w14:paraId="6290F8C8" w14:textId="1426452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Removes outliers on a dataset. Requires the identification type (either quantile or normalized). If p1 or p2 are not given, then the default values for either method will be selected.</w:t>
            </w:r>
          </w:p>
        </w:tc>
        <w:tc>
          <w:tcPr>
            <w:tcW w:w="1765" w:type="dxa"/>
            <w:hideMark/>
            <w:tcPrChange w:id="2962" w:author="Carlos Erazo" w:date="2020-08-15T01:30:00Z">
              <w:tcPr>
                <w:tcW w:w="1765" w:type="dxa"/>
                <w:hideMark/>
              </w:tcPr>
            </w:tcPrChange>
          </w:tcPr>
          <w:p w14:paraId="6EA500D2"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4893E5E9" w14:textId="77777777" w:rsidTr="00A407BA">
        <w:trPr>
          <w:trHeight w:val="327"/>
          <w:jc w:val="center"/>
          <w:trPrChange w:id="2963" w:author="Carlos Erazo" w:date="2020-08-15T01:30:00Z">
            <w:trPr>
              <w:trHeight w:val="327"/>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64" w:author="Carlos Erazo" w:date="2020-08-15T01:30:00Z">
              <w:tcPr>
                <w:tcW w:w="0" w:type="auto"/>
                <w:noWrap/>
                <w:hideMark/>
              </w:tcPr>
            </w:tcPrChange>
          </w:tcPr>
          <w:p w14:paraId="7DEB8D57" w14:textId="77777777" w:rsidR="00912F17" w:rsidRPr="00B90347" w:rsidRDefault="00912F17" w:rsidP="0073334B">
            <w:pPr>
              <w:pStyle w:val="tables1"/>
              <w:jc w:val="center"/>
              <w:rPr>
                <w:b w:val="0"/>
                <w:bCs w:val="0"/>
              </w:rPr>
            </w:pPr>
            <w:r w:rsidRPr="00B90347">
              <w:rPr>
                <w:b w:val="0"/>
                <w:bCs w:val="0"/>
              </w:rPr>
              <w:t>itemfilter</w:t>
            </w:r>
          </w:p>
        </w:tc>
        <w:tc>
          <w:tcPr>
            <w:tcW w:w="5421" w:type="dxa"/>
            <w:hideMark/>
            <w:tcPrChange w:id="2965" w:author="Carlos Erazo" w:date="2020-08-15T01:30:00Z">
              <w:tcPr>
                <w:tcW w:w="5421" w:type="dxa"/>
                <w:hideMark/>
              </w:tcPr>
            </w:tcPrChange>
          </w:tcPr>
          <w:p w14:paraId="509A32B3"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Filters out items in an array based on another array.</w:t>
            </w:r>
          </w:p>
        </w:tc>
        <w:tc>
          <w:tcPr>
            <w:tcW w:w="1765" w:type="dxa"/>
            <w:hideMark/>
            <w:tcPrChange w:id="2966" w:author="Carlos Erazo" w:date="2020-08-15T01:30:00Z">
              <w:tcPr>
                <w:tcW w:w="1765" w:type="dxa"/>
                <w:hideMark/>
              </w:tcPr>
            </w:tcPrChange>
          </w:tcPr>
          <w:p w14:paraId="4697CCAD"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1C6531D2" w14:textId="77777777" w:rsidTr="00A407BA">
        <w:trPr>
          <w:trHeight w:val="244"/>
          <w:jc w:val="center"/>
          <w:trPrChange w:id="2967" w:author="Carlos Erazo" w:date="2020-08-15T01:30:00Z">
            <w:trPr>
              <w:trHeight w:val="244"/>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68" w:author="Carlos Erazo" w:date="2020-08-15T01:30:00Z">
              <w:tcPr>
                <w:tcW w:w="0" w:type="auto"/>
                <w:noWrap/>
                <w:hideMark/>
              </w:tcPr>
            </w:tcPrChange>
          </w:tcPr>
          <w:p w14:paraId="6F0BA1C1" w14:textId="77777777" w:rsidR="00912F17" w:rsidRPr="00B90347" w:rsidRDefault="00912F17" w:rsidP="0073334B">
            <w:pPr>
              <w:pStyle w:val="tables1"/>
              <w:jc w:val="center"/>
              <w:rPr>
                <w:b w:val="0"/>
                <w:bCs w:val="0"/>
              </w:rPr>
            </w:pPr>
            <w:r w:rsidRPr="00B90347">
              <w:rPr>
                <w:b w:val="0"/>
                <w:bCs w:val="0"/>
              </w:rPr>
              <w:t>correlation</w:t>
            </w:r>
          </w:p>
        </w:tc>
        <w:tc>
          <w:tcPr>
            <w:tcW w:w="5421" w:type="dxa"/>
            <w:hideMark/>
            <w:tcPrChange w:id="2969" w:author="Carlos Erazo" w:date="2020-08-15T01:30:00Z">
              <w:tcPr>
                <w:tcW w:w="5421" w:type="dxa"/>
                <w:hideMark/>
              </w:tcPr>
            </w:tcPrChange>
          </w:tcPr>
          <w:p w14:paraId="2C495D41"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the Pearson coefficient of bivariate data.</w:t>
            </w:r>
          </w:p>
        </w:tc>
        <w:tc>
          <w:tcPr>
            <w:tcW w:w="1765" w:type="dxa"/>
            <w:hideMark/>
            <w:tcPrChange w:id="2970" w:author="Carlos Erazo" w:date="2020-08-15T01:30:00Z">
              <w:tcPr>
                <w:tcW w:w="1765" w:type="dxa"/>
                <w:hideMark/>
              </w:tcPr>
            </w:tcPrChange>
          </w:tcPr>
          <w:p w14:paraId="158B4F12" w14:textId="77777777" w:rsidR="00912F17" w:rsidRPr="00B90347" w:rsidRDefault="00912F17" w:rsidP="00B6600E">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68F3EC80" w14:textId="77777777" w:rsidTr="00A407BA">
        <w:trPr>
          <w:trHeight w:val="163"/>
          <w:jc w:val="center"/>
          <w:trPrChange w:id="2971"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72" w:author="Carlos Erazo" w:date="2020-08-15T01:30:00Z">
              <w:tcPr>
                <w:tcW w:w="0" w:type="auto"/>
                <w:noWrap/>
                <w:hideMark/>
              </w:tcPr>
            </w:tcPrChange>
          </w:tcPr>
          <w:p w14:paraId="71A98BCB" w14:textId="77777777" w:rsidR="00912F17" w:rsidRPr="00B90347" w:rsidRDefault="00912F17" w:rsidP="0073334B">
            <w:pPr>
              <w:pStyle w:val="tables1"/>
              <w:jc w:val="center"/>
              <w:rPr>
                <w:b w:val="0"/>
                <w:bCs w:val="0"/>
              </w:rPr>
            </w:pPr>
            <w:r w:rsidRPr="00B90347">
              <w:rPr>
                <w:b w:val="0"/>
                <w:bCs w:val="0"/>
              </w:rPr>
              <w:t>variance</w:t>
            </w:r>
          </w:p>
        </w:tc>
        <w:tc>
          <w:tcPr>
            <w:tcW w:w="5421" w:type="dxa"/>
            <w:hideMark/>
            <w:tcPrChange w:id="2973" w:author="Carlos Erazo" w:date="2020-08-15T01:30:00Z">
              <w:tcPr>
                <w:tcW w:w="5421" w:type="dxa"/>
                <w:hideMark/>
              </w:tcPr>
            </w:tcPrChange>
          </w:tcPr>
          <w:p w14:paraId="1064CE1B"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the variance of a dataset.</w:t>
            </w:r>
          </w:p>
        </w:tc>
        <w:tc>
          <w:tcPr>
            <w:tcW w:w="1765" w:type="dxa"/>
            <w:hideMark/>
            <w:tcPrChange w:id="2974" w:author="Carlos Erazo" w:date="2020-08-15T01:30:00Z">
              <w:tcPr>
                <w:tcW w:w="1765" w:type="dxa"/>
                <w:hideMark/>
              </w:tcPr>
            </w:tcPrChange>
          </w:tcPr>
          <w:p w14:paraId="06438FE5"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71A45101" w14:textId="77777777" w:rsidTr="00A407BA">
        <w:trPr>
          <w:trHeight w:val="163"/>
          <w:jc w:val="center"/>
          <w:trPrChange w:id="2975"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76" w:author="Carlos Erazo" w:date="2020-08-15T01:30:00Z">
              <w:tcPr>
                <w:tcW w:w="0" w:type="auto"/>
                <w:noWrap/>
                <w:hideMark/>
              </w:tcPr>
            </w:tcPrChange>
          </w:tcPr>
          <w:p w14:paraId="36F4FBBB" w14:textId="77777777" w:rsidR="00912F17" w:rsidRPr="00B90347" w:rsidRDefault="00912F17" w:rsidP="0073334B">
            <w:pPr>
              <w:pStyle w:val="tables1"/>
              <w:jc w:val="center"/>
              <w:rPr>
                <w:b w:val="0"/>
                <w:bCs w:val="0"/>
              </w:rPr>
            </w:pPr>
            <w:r w:rsidRPr="00B90347">
              <w:rPr>
                <w:b w:val="0"/>
                <w:bCs w:val="0"/>
              </w:rPr>
              <w:t>frequency</w:t>
            </w:r>
          </w:p>
        </w:tc>
        <w:tc>
          <w:tcPr>
            <w:tcW w:w="5421" w:type="dxa"/>
            <w:hideMark/>
            <w:tcPrChange w:id="2977" w:author="Carlos Erazo" w:date="2020-08-15T01:30:00Z">
              <w:tcPr>
                <w:tcW w:w="5421" w:type="dxa"/>
                <w:hideMark/>
              </w:tcPr>
            </w:tcPrChange>
          </w:tcPr>
          <w:p w14:paraId="6F69F452"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Determines the frequency of a dataset.</w:t>
            </w:r>
          </w:p>
        </w:tc>
        <w:tc>
          <w:tcPr>
            <w:tcW w:w="1765" w:type="dxa"/>
            <w:hideMark/>
            <w:tcPrChange w:id="2978" w:author="Carlos Erazo" w:date="2020-08-15T01:30:00Z">
              <w:tcPr>
                <w:tcW w:w="1765" w:type="dxa"/>
                <w:hideMark/>
              </w:tcPr>
            </w:tcPrChange>
          </w:tcPr>
          <w:p w14:paraId="4ECEE141"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7C070077" w14:textId="77777777" w:rsidTr="00A407BA">
        <w:trPr>
          <w:trHeight w:val="573"/>
          <w:jc w:val="center"/>
          <w:trPrChange w:id="2979" w:author="Carlos Erazo" w:date="2020-08-15T01:30:00Z">
            <w:trPr>
              <w:trHeight w:val="57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80" w:author="Carlos Erazo" w:date="2020-08-15T01:30:00Z">
              <w:tcPr>
                <w:tcW w:w="0" w:type="auto"/>
                <w:noWrap/>
                <w:hideMark/>
              </w:tcPr>
            </w:tcPrChange>
          </w:tcPr>
          <w:p w14:paraId="64431889" w14:textId="77777777" w:rsidR="00912F17" w:rsidRPr="00B90347" w:rsidRDefault="00912F17" w:rsidP="0073334B">
            <w:pPr>
              <w:pStyle w:val="tables1"/>
              <w:jc w:val="center"/>
              <w:rPr>
                <w:b w:val="0"/>
                <w:bCs w:val="0"/>
              </w:rPr>
            </w:pPr>
            <w:r w:rsidRPr="00B90347">
              <w:rPr>
                <w:b w:val="0"/>
                <w:bCs w:val="0"/>
              </w:rPr>
              <w:t>interoutliers</w:t>
            </w:r>
          </w:p>
        </w:tc>
        <w:tc>
          <w:tcPr>
            <w:tcW w:w="5421" w:type="dxa"/>
            <w:hideMark/>
            <w:tcPrChange w:id="2981" w:author="Carlos Erazo" w:date="2020-08-15T01:30:00Z">
              <w:tcPr>
                <w:tcW w:w="5421" w:type="dxa"/>
                <w:hideMark/>
              </w:tcPr>
            </w:tcPrChange>
          </w:tcPr>
          <w:p w14:paraId="7D113A6C"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the outliers of a dataset using interquartile method. By default, 25 and 75 quantiles are used.</w:t>
            </w:r>
          </w:p>
        </w:tc>
        <w:tc>
          <w:tcPr>
            <w:tcW w:w="1765" w:type="dxa"/>
            <w:hideMark/>
            <w:tcPrChange w:id="2982" w:author="Carlos Erazo" w:date="2020-08-15T01:30:00Z">
              <w:tcPr>
                <w:tcW w:w="1765" w:type="dxa"/>
                <w:hideMark/>
              </w:tcPr>
            </w:tcPrChange>
          </w:tcPr>
          <w:p w14:paraId="18FB4EB4"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0AD659B9" w14:textId="77777777" w:rsidTr="00A407BA">
        <w:trPr>
          <w:trHeight w:val="573"/>
          <w:jc w:val="center"/>
          <w:trPrChange w:id="2983" w:author="Carlos Erazo" w:date="2020-08-15T01:30:00Z">
            <w:trPr>
              <w:trHeight w:val="57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84" w:author="Carlos Erazo" w:date="2020-08-15T01:30:00Z">
              <w:tcPr>
                <w:tcW w:w="0" w:type="auto"/>
                <w:noWrap/>
                <w:hideMark/>
              </w:tcPr>
            </w:tcPrChange>
          </w:tcPr>
          <w:p w14:paraId="18037331" w14:textId="77777777" w:rsidR="00912F17" w:rsidRPr="00B90347" w:rsidRDefault="00912F17" w:rsidP="0073334B">
            <w:pPr>
              <w:pStyle w:val="tables1"/>
              <w:jc w:val="center"/>
              <w:rPr>
                <w:b w:val="0"/>
                <w:bCs w:val="0"/>
              </w:rPr>
            </w:pPr>
            <w:r w:rsidRPr="00B90347">
              <w:rPr>
                <w:b w:val="0"/>
                <w:bCs w:val="0"/>
              </w:rPr>
              <w:t>normoutliers</w:t>
            </w:r>
          </w:p>
        </w:tc>
        <w:tc>
          <w:tcPr>
            <w:tcW w:w="5421" w:type="dxa"/>
            <w:hideMark/>
            <w:tcPrChange w:id="2985" w:author="Carlos Erazo" w:date="2020-08-15T01:30:00Z">
              <w:tcPr>
                <w:tcW w:w="5421" w:type="dxa"/>
                <w:hideMark/>
              </w:tcPr>
            </w:tcPrChange>
          </w:tcPr>
          <w:p w14:paraId="5766DFEA"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the outliers of a dataset using the normalized data method. By default, -0.5 and 0.5 are used.</w:t>
            </w:r>
          </w:p>
        </w:tc>
        <w:tc>
          <w:tcPr>
            <w:tcW w:w="1765" w:type="dxa"/>
            <w:hideMark/>
            <w:tcPrChange w:id="2986" w:author="Carlos Erazo" w:date="2020-08-15T01:30:00Z">
              <w:tcPr>
                <w:tcW w:w="1765" w:type="dxa"/>
                <w:hideMark/>
              </w:tcPr>
            </w:tcPrChange>
          </w:tcPr>
          <w:p w14:paraId="20A8E7EE"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2CDB4A48" w14:textId="77777777" w:rsidTr="00A407BA">
        <w:trPr>
          <w:trHeight w:val="163"/>
          <w:jc w:val="center"/>
          <w:trPrChange w:id="2987"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88" w:author="Carlos Erazo" w:date="2020-08-15T01:30:00Z">
              <w:tcPr>
                <w:tcW w:w="0" w:type="auto"/>
                <w:noWrap/>
                <w:hideMark/>
              </w:tcPr>
            </w:tcPrChange>
          </w:tcPr>
          <w:p w14:paraId="35EE55B5" w14:textId="77777777" w:rsidR="00912F17" w:rsidRPr="00B90347" w:rsidRDefault="00912F17" w:rsidP="0073334B">
            <w:pPr>
              <w:pStyle w:val="tables1"/>
              <w:jc w:val="center"/>
              <w:rPr>
                <w:b w:val="0"/>
                <w:bCs w:val="0"/>
              </w:rPr>
            </w:pPr>
            <w:r w:rsidRPr="00B90347">
              <w:rPr>
                <w:b w:val="0"/>
                <w:bCs w:val="0"/>
              </w:rPr>
              <w:t>fastfourier</w:t>
            </w:r>
          </w:p>
        </w:tc>
        <w:tc>
          <w:tcPr>
            <w:tcW w:w="5421" w:type="dxa"/>
            <w:hideMark/>
            <w:tcPrChange w:id="2989" w:author="Carlos Erazo" w:date="2020-08-15T01:30:00Z">
              <w:tcPr>
                <w:tcW w:w="5421" w:type="dxa"/>
                <w:hideMark/>
              </w:tcPr>
            </w:tcPrChange>
          </w:tcPr>
          <w:p w14:paraId="135ADD4B" w14:textId="581CCF5C"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fast Fourier analysis on a dataset to study seasonality effects. Returns an array with the same dimensions as the input.</w:t>
            </w:r>
          </w:p>
        </w:tc>
        <w:tc>
          <w:tcPr>
            <w:tcW w:w="1765" w:type="dxa"/>
            <w:hideMark/>
            <w:tcPrChange w:id="2990" w:author="Carlos Erazo" w:date="2020-08-15T01:30:00Z">
              <w:tcPr>
                <w:tcW w:w="1765" w:type="dxa"/>
                <w:hideMark/>
              </w:tcPr>
            </w:tcPrChange>
          </w:tcPr>
          <w:p w14:paraId="1FE8463D"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19D31EF2" w14:textId="77777777" w:rsidTr="00A407BA">
        <w:trPr>
          <w:trHeight w:val="163"/>
          <w:jc w:val="center"/>
          <w:trPrChange w:id="2991"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92" w:author="Carlos Erazo" w:date="2020-08-15T01:30:00Z">
              <w:tcPr>
                <w:tcW w:w="0" w:type="auto"/>
                <w:noWrap/>
                <w:hideMark/>
              </w:tcPr>
            </w:tcPrChange>
          </w:tcPr>
          <w:p w14:paraId="5AB15C6E" w14:textId="77777777" w:rsidR="00912F17" w:rsidRPr="00B90347" w:rsidRDefault="00912F17" w:rsidP="0073334B">
            <w:pPr>
              <w:pStyle w:val="tables1"/>
              <w:jc w:val="center"/>
              <w:rPr>
                <w:b w:val="0"/>
                <w:bCs w:val="0"/>
              </w:rPr>
            </w:pPr>
            <w:r w:rsidRPr="00B90347">
              <w:rPr>
                <w:b w:val="0"/>
                <w:bCs w:val="0"/>
              </w:rPr>
              <w:t>basicstats</w:t>
            </w:r>
          </w:p>
        </w:tc>
        <w:tc>
          <w:tcPr>
            <w:tcW w:w="5421" w:type="dxa"/>
            <w:hideMark/>
            <w:tcPrChange w:id="2993" w:author="Carlos Erazo" w:date="2020-08-15T01:30:00Z">
              <w:tcPr>
                <w:tcW w:w="5421" w:type="dxa"/>
                <w:hideMark/>
              </w:tcPr>
            </w:tcPrChange>
          </w:tcPr>
          <w:p w14:paraId="6133C685" w14:textId="66DC2B4C"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Generates an object with basic statistics for a dataset to be plotted using google charts. The values considered for the table are: number of values, minimum value, maximum value, sum, mean, median, standard deviation and variance.</w:t>
            </w:r>
          </w:p>
        </w:tc>
        <w:tc>
          <w:tcPr>
            <w:tcW w:w="1765" w:type="dxa"/>
            <w:hideMark/>
            <w:tcPrChange w:id="2994" w:author="Carlos Erazo" w:date="2020-08-15T01:30:00Z">
              <w:tcPr>
                <w:tcW w:w="1765" w:type="dxa"/>
                <w:hideMark/>
              </w:tcPr>
            </w:tcPrChange>
          </w:tcPr>
          <w:p w14:paraId="1A53BF00"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6D3E2B9C" w14:textId="77777777" w:rsidTr="00A407BA">
        <w:trPr>
          <w:trHeight w:val="163"/>
          <w:jc w:val="center"/>
          <w:trPrChange w:id="2995"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2996" w:author="Carlos Erazo" w:date="2020-08-15T01:30:00Z">
              <w:tcPr>
                <w:tcW w:w="0" w:type="auto"/>
                <w:noWrap/>
                <w:hideMark/>
              </w:tcPr>
            </w:tcPrChange>
          </w:tcPr>
          <w:p w14:paraId="741962E5" w14:textId="77777777" w:rsidR="00912F17" w:rsidRPr="00B90347" w:rsidRDefault="00912F17" w:rsidP="0073334B">
            <w:pPr>
              <w:pStyle w:val="tables1"/>
              <w:jc w:val="center"/>
              <w:rPr>
                <w:b w:val="0"/>
                <w:bCs w:val="0"/>
              </w:rPr>
            </w:pPr>
            <w:r w:rsidRPr="00B90347">
              <w:rPr>
                <w:b w:val="0"/>
                <w:bCs w:val="0"/>
              </w:rPr>
              <w:t>joinarray</w:t>
            </w:r>
          </w:p>
        </w:tc>
        <w:tc>
          <w:tcPr>
            <w:tcW w:w="5421" w:type="dxa"/>
            <w:hideMark/>
            <w:tcPrChange w:id="2997" w:author="Carlos Erazo" w:date="2020-08-15T01:30:00Z">
              <w:tcPr>
                <w:tcW w:w="5421" w:type="dxa"/>
                <w:hideMark/>
              </w:tcPr>
            </w:tcPrChange>
          </w:tcPr>
          <w:p w14:paraId="0CF3CF00"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Joins arrays of data.</w:t>
            </w:r>
          </w:p>
        </w:tc>
        <w:tc>
          <w:tcPr>
            <w:tcW w:w="1765" w:type="dxa"/>
            <w:hideMark/>
            <w:tcPrChange w:id="2998" w:author="Carlos Erazo" w:date="2020-08-15T01:30:00Z">
              <w:tcPr>
                <w:tcW w:w="1765" w:type="dxa"/>
                <w:hideMark/>
              </w:tcPr>
            </w:tcPrChange>
          </w:tcPr>
          <w:p w14:paraId="0058E462"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60E90FA7" w14:textId="77777777" w:rsidTr="00A407BA">
        <w:trPr>
          <w:trHeight w:val="163"/>
          <w:jc w:val="center"/>
          <w:trPrChange w:id="2999"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00" w:author="Carlos Erazo" w:date="2020-08-15T01:30:00Z">
              <w:tcPr>
                <w:tcW w:w="0" w:type="auto"/>
                <w:noWrap/>
                <w:hideMark/>
              </w:tcPr>
            </w:tcPrChange>
          </w:tcPr>
          <w:p w14:paraId="7276C701" w14:textId="77777777" w:rsidR="00912F17" w:rsidRPr="00B90347" w:rsidRDefault="00912F17" w:rsidP="0073334B">
            <w:pPr>
              <w:pStyle w:val="tables1"/>
              <w:jc w:val="center"/>
              <w:rPr>
                <w:b w:val="0"/>
                <w:bCs w:val="0"/>
              </w:rPr>
            </w:pPr>
            <w:r w:rsidRPr="00B90347">
              <w:rPr>
                <w:b w:val="0"/>
                <w:bCs w:val="0"/>
              </w:rPr>
              <w:t>numerise</w:t>
            </w:r>
          </w:p>
        </w:tc>
        <w:tc>
          <w:tcPr>
            <w:tcW w:w="5421" w:type="dxa"/>
            <w:hideMark/>
            <w:tcPrChange w:id="3001" w:author="Carlos Erazo" w:date="2020-08-15T01:30:00Z">
              <w:tcPr>
                <w:tcW w:w="5421" w:type="dxa"/>
                <w:hideMark/>
              </w:tcPr>
            </w:tcPrChange>
          </w:tcPr>
          <w:p w14:paraId="51BD6F78"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Transforms arrays of data from strings to number.</w:t>
            </w:r>
          </w:p>
        </w:tc>
        <w:tc>
          <w:tcPr>
            <w:tcW w:w="1765" w:type="dxa"/>
            <w:hideMark/>
            <w:tcPrChange w:id="3002" w:author="Carlos Erazo" w:date="2020-08-15T01:30:00Z">
              <w:tcPr>
                <w:tcW w:w="1765" w:type="dxa"/>
                <w:hideMark/>
              </w:tcPr>
            </w:tcPrChange>
          </w:tcPr>
          <w:p w14:paraId="6B6A1D0B"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586402E7" w14:textId="77777777" w:rsidTr="00A407BA">
        <w:trPr>
          <w:trHeight w:val="327"/>
          <w:jc w:val="center"/>
          <w:trPrChange w:id="3003" w:author="Carlos Erazo" w:date="2020-08-15T01:30:00Z">
            <w:trPr>
              <w:trHeight w:val="327"/>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04" w:author="Carlos Erazo" w:date="2020-08-15T01:30:00Z">
              <w:tcPr>
                <w:tcW w:w="0" w:type="auto"/>
                <w:noWrap/>
                <w:hideMark/>
              </w:tcPr>
            </w:tcPrChange>
          </w:tcPr>
          <w:p w14:paraId="22B0EE04" w14:textId="77777777" w:rsidR="00912F17" w:rsidRPr="00B90347" w:rsidRDefault="00912F17" w:rsidP="0073334B">
            <w:pPr>
              <w:pStyle w:val="tables1"/>
              <w:jc w:val="center"/>
              <w:rPr>
                <w:b w:val="0"/>
                <w:bCs w:val="0"/>
              </w:rPr>
            </w:pPr>
            <w:r w:rsidRPr="00B90347">
              <w:rPr>
                <w:b w:val="0"/>
                <w:bCs w:val="0"/>
              </w:rPr>
              <w:t>flatenise</w:t>
            </w:r>
          </w:p>
        </w:tc>
        <w:tc>
          <w:tcPr>
            <w:tcW w:w="5421" w:type="dxa"/>
            <w:hideMark/>
            <w:tcPrChange w:id="3005" w:author="Carlos Erazo" w:date="2020-08-15T01:30:00Z">
              <w:tcPr>
                <w:tcW w:w="5421" w:type="dxa"/>
                <w:hideMark/>
              </w:tcPr>
            </w:tcPrChange>
          </w:tcPr>
          <w:p w14:paraId="78A7CE77"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Flatens a dataset</w:t>
            </w:r>
          </w:p>
        </w:tc>
        <w:tc>
          <w:tcPr>
            <w:tcW w:w="1765" w:type="dxa"/>
            <w:hideMark/>
            <w:tcPrChange w:id="3006" w:author="Carlos Erazo" w:date="2020-08-15T01:30:00Z">
              <w:tcPr>
                <w:tcW w:w="1765" w:type="dxa"/>
                <w:hideMark/>
              </w:tcPr>
            </w:tcPrChange>
          </w:tcPr>
          <w:p w14:paraId="58A8A237"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1AA568F9" w14:textId="77777777" w:rsidTr="00A407BA">
        <w:trPr>
          <w:trHeight w:val="163"/>
          <w:jc w:val="center"/>
          <w:trPrChange w:id="3007"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08" w:author="Carlos Erazo" w:date="2020-08-15T01:30:00Z">
              <w:tcPr>
                <w:tcW w:w="0" w:type="auto"/>
                <w:noWrap/>
                <w:hideMark/>
              </w:tcPr>
            </w:tcPrChange>
          </w:tcPr>
          <w:p w14:paraId="3D1A72EF" w14:textId="77777777" w:rsidR="00912F17" w:rsidRPr="00B90347" w:rsidRDefault="00912F17" w:rsidP="0073334B">
            <w:pPr>
              <w:pStyle w:val="tables1"/>
              <w:jc w:val="center"/>
              <w:rPr>
                <w:b w:val="0"/>
                <w:bCs w:val="0"/>
              </w:rPr>
            </w:pPr>
            <w:r w:rsidRPr="00B90347">
              <w:rPr>
                <w:b w:val="0"/>
                <w:bCs w:val="0"/>
              </w:rPr>
              <w:t>dateparser</w:t>
            </w:r>
          </w:p>
        </w:tc>
        <w:tc>
          <w:tcPr>
            <w:tcW w:w="5421" w:type="dxa"/>
            <w:hideMark/>
            <w:tcPrChange w:id="3009" w:author="Carlos Erazo" w:date="2020-08-15T01:30:00Z">
              <w:tcPr>
                <w:tcW w:w="5421" w:type="dxa"/>
                <w:hideMark/>
              </w:tcPr>
            </w:tcPrChange>
          </w:tcPr>
          <w:p w14:paraId="3AB80946"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Parse data to seconds since 1970 for data manipulation.</w:t>
            </w:r>
          </w:p>
        </w:tc>
        <w:tc>
          <w:tcPr>
            <w:tcW w:w="1765" w:type="dxa"/>
            <w:hideMark/>
            <w:tcPrChange w:id="3010" w:author="Carlos Erazo" w:date="2020-08-15T01:30:00Z">
              <w:tcPr>
                <w:tcW w:w="1765" w:type="dxa"/>
                <w:hideMark/>
              </w:tcPr>
            </w:tcPrChange>
          </w:tcPr>
          <w:p w14:paraId="4148A316"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7B30C211" w14:textId="77777777" w:rsidTr="00A407BA">
        <w:trPr>
          <w:trHeight w:val="163"/>
          <w:jc w:val="center"/>
          <w:trPrChange w:id="3011" w:author="Carlos Erazo" w:date="2020-08-15T01:30: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12" w:author="Carlos Erazo" w:date="2020-08-15T01:30:00Z">
              <w:tcPr>
                <w:tcW w:w="0" w:type="auto"/>
                <w:noWrap/>
                <w:hideMark/>
              </w:tcPr>
            </w:tcPrChange>
          </w:tcPr>
          <w:p w14:paraId="21C8349C" w14:textId="77777777" w:rsidR="00912F17" w:rsidRPr="00B90347" w:rsidRDefault="00912F17" w:rsidP="0073334B">
            <w:pPr>
              <w:pStyle w:val="tables1"/>
              <w:jc w:val="center"/>
              <w:rPr>
                <w:b w:val="0"/>
                <w:bCs w:val="0"/>
              </w:rPr>
            </w:pPr>
            <w:r w:rsidRPr="00B90347">
              <w:rPr>
                <w:b w:val="0"/>
                <w:bCs w:val="0"/>
              </w:rPr>
              <w:t>arrchange</w:t>
            </w:r>
          </w:p>
        </w:tc>
        <w:tc>
          <w:tcPr>
            <w:tcW w:w="5421" w:type="dxa"/>
            <w:hideMark/>
            <w:tcPrChange w:id="3013" w:author="Carlos Erazo" w:date="2020-08-15T01:30:00Z">
              <w:tcPr>
                <w:tcW w:w="5421" w:type="dxa"/>
                <w:hideMark/>
              </w:tcPr>
            </w:tcPrChange>
          </w:tcPr>
          <w:p w14:paraId="1897155F"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Interchanges a m x n matrix to n x m.</w:t>
            </w:r>
          </w:p>
        </w:tc>
        <w:tc>
          <w:tcPr>
            <w:tcW w:w="1765" w:type="dxa"/>
            <w:hideMark/>
            <w:tcPrChange w:id="3014" w:author="Carlos Erazo" w:date="2020-08-15T01:30:00Z">
              <w:tcPr>
                <w:tcW w:w="1765" w:type="dxa"/>
                <w:hideMark/>
              </w:tcPr>
            </w:tcPrChange>
          </w:tcPr>
          <w:p w14:paraId="771BA909"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122013C1" w14:textId="77777777" w:rsidTr="00A407BA">
        <w:trPr>
          <w:trHeight w:val="327"/>
          <w:jc w:val="center"/>
          <w:trPrChange w:id="3015" w:author="Carlos Erazo" w:date="2020-08-15T01:30:00Z">
            <w:trPr>
              <w:trHeight w:val="327"/>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16" w:author="Carlos Erazo" w:date="2020-08-15T01:30:00Z">
              <w:tcPr>
                <w:tcW w:w="0" w:type="auto"/>
                <w:noWrap/>
                <w:hideMark/>
              </w:tcPr>
            </w:tcPrChange>
          </w:tcPr>
          <w:p w14:paraId="0942CF76" w14:textId="77777777" w:rsidR="00912F17" w:rsidRPr="00B90347" w:rsidRDefault="00912F17" w:rsidP="0073334B">
            <w:pPr>
              <w:pStyle w:val="tables1"/>
              <w:jc w:val="center"/>
              <w:rPr>
                <w:b w:val="0"/>
                <w:bCs w:val="0"/>
              </w:rPr>
            </w:pPr>
            <w:r w:rsidRPr="00B90347">
              <w:rPr>
                <w:b w:val="0"/>
                <w:bCs w:val="0"/>
              </w:rPr>
              <w:t>push</w:t>
            </w:r>
          </w:p>
        </w:tc>
        <w:tc>
          <w:tcPr>
            <w:tcW w:w="5421" w:type="dxa"/>
            <w:hideMark/>
            <w:tcPrChange w:id="3017" w:author="Carlos Erazo" w:date="2020-08-15T01:30:00Z">
              <w:tcPr>
                <w:tcW w:w="5421" w:type="dxa"/>
                <w:hideMark/>
              </w:tcPr>
            </w:tcPrChange>
          </w:tcPr>
          <w:p w14:paraId="631D9A49"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 xml:space="preserve">Pushes one array into another array in the end. </w:t>
            </w:r>
          </w:p>
        </w:tc>
        <w:tc>
          <w:tcPr>
            <w:tcW w:w="1765" w:type="dxa"/>
            <w:hideMark/>
            <w:tcPrChange w:id="3018" w:author="Carlos Erazo" w:date="2020-08-15T01:30:00Z">
              <w:tcPr>
                <w:tcW w:w="1765" w:type="dxa"/>
                <w:hideMark/>
              </w:tcPr>
            </w:tcPrChange>
          </w:tcPr>
          <w:p w14:paraId="01B4DA1C"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bl>
    <w:p w14:paraId="3D04EB47" w14:textId="77777777" w:rsidR="00995F56" w:rsidRPr="00B90347" w:rsidRDefault="00995F56" w:rsidP="00995F56">
      <w:pPr>
        <w:jc w:val="center"/>
      </w:pPr>
    </w:p>
    <w:p w14:paraId="4C6098F9" w14:textId="07519937" w:rsidR="002509BD" w:rsidRPr="00B90347" w:rsidRDefault="007E2C2A" w:rsidP="00563F2D">
      <w:r w:rsidRPr="00B90347">
        <w:lastRenderedPageBreak/>
        <w:t>A special interest was given on developing functions that can filter outliers or gaps in a dataset. Th</w:t>
      </w:r>
      <w:r w:rsidR="0007594E" w:rsidRPr="00B90347">
        <w:t>ese</w:t>
      </w:r>
      <w:r w:rsidRPr="00B90347">
        <w:t xml:space="preserve"> are </w:t>
      </w:r>
      <w:r w:rsidRPr="00B90347">
        <w:rPr>
          <w:i/>
          <w:iCs/>
        </w:rPr>
        <w:t>gapremoval, outremove, itemfilter, interoutliers, normoutliers</w:t>
      </w:r>
      <w:r w:rsidRPr="00B90347">
        <w:t xml:space="preserve">. These functions take as arguments either 1d arrays with data in number format or 2d arrays representing a time series. </w:t>
      </w:r>
    </w:p>
    <w:p w14:paraId="31C3C2B4" w14:textId="77777777" w:rsidR="00B61FA9" w:rsidRPr="00B90347" w:rsidRDefault="00B61FA9" w:rsidP="00D45572">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sidRPr="00B90347">
        <w:rPr>
          <w:color w:val="F0E68C"/>
        </w:rPr>
        <w:t>var</w:t>
      </w:r>
      <w:r w:rsidRPr="00B90347">
        <w:rPr>
          <w:color w:val="FFFFFF"/>
        </w:rPr>
        <w:t xml:space="preserve"> arrex1 = [number1, number2, …]</w:t>
      </w:r>
    </w:p>
    <w:p w14:paraId="3E113A46" w14:textId="77777777" w:rsidR="00B61FA9" w:rsidRPr="00B90347" w:rsidRDefault="00B61FA9" w:rsidP="00D45572">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sidRPr="00B90347">
        <w:rPr>
          <w:color w:val="F0E68C"/>
        </w:rPr>
        <w:t>var</w:t>
      </w:r>
      <w:r w:rsidRPr="00B90347">
        <w:rPr>
          <w:color w:val="FFFFFF"/>
        </w:rPr>
        <w:t xml:space="preserve"> arrex2 = [[date1, date2, date3, …][number1, number2, number3, …]]</w:t>
      </w:r>
    </w:p>
    <w:p w14:paraId="35F562D3" w14:textId="77777777" w:rsidR="00B61FA9" w:rsidRPr="00B90347" w:rsidRDefault="00B61FA9" w:rsidP="00D45572">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19266846"/>
        <w:rPr>
          <w:color w:val="FFFFFF"/>
        </w:rPr>
      </w:pPr>
      <w:r w:rsidRPr="00B90347">
        <w:rPr>
          <w:color w:val="F0E68C"/>
        </w:rPr>
        <w:t>var</w:t>
      </w:r>
      <w:r w:rsidRPr="00B90347">
        <w:rPr>
          <w:color w:val="FFFFFF"/>
        </w:rPr>
        <w:t xml:space="preserve"> arrex3 = [[number1, number2, number3, …][number1, number2, number3, …]]</w:t>
      </w:r>
    </w:p>
    <w:p w14:paraId="6DAFAAD1" w14:textId="2EAFF622" w:rsidR="002509BD" w:rsidRPr="00B90347" w:rsidRDefault="00B61FA9" w:rsidP="002509BD">
      <w:pPr>
        <w:pStyle w:val="Caption"/>
      </w:pPr>
      <w:r w:rsidRPr="00B90347">
        <w:rPr>
          <w:color w:val="FFFFFF"/>
        </w:rPr>
        <w:t> </w:t>
      </w:r>
      <w:r w:rsidR="0064171C" w:rsidRPr="00B90347">
        <w:rPr>
          <w:color w:val="000000"/>
        </w:rPr>
        <w:t> </w:t>
      </w:r>
      <w:bookmarkStart w:id="3019" w:name="_Toc48363343"/>
      <w:r w:rsidR="002509BD"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7</w:t>
      </w:r>
      <w:r w:rsidR="00245413" w:rsidRPr="00B90347">
        <w:rPr>
          <w:noProof/>
        </w:rPr>
        <w:fldChar w:fldCharType="end"/>
      </w:r>
      <w:r w:rsidR="002509BD" w:rsidRPr="00B90347">
        <w:t>. Example of arrays for usage on array class.</w:t>
      </w:r>
      <w:bookmarkEnd w:id="3019"/>
    </w:p>
    <w:p w14:paraId="345BA77F" w14:textId="4DF9B65C" w:rsidR="00542BC6" w:rsidRPr="00B90347" w:rsidRDefault="00FC66CD" w:rsidP="00563F2D">
      <w:r w:rsidRPr="00B90347">
        <w:t>O</w:t>
      </w:r>
      <w:r w:rsidR="007E2C2A" w:rsidRPr="00B90347">
        <w:t xml:space="preserve">utlier identification and removal functions consider 2 approaches for identifying outliers in data: normalizing the data and establishing limits taking 0 as </w:t>
      </w:r>
      <w:r w:rsidR="00E355EE" w:rsidRPr="00B90347">
        <w:t xml:space="preserve">the </w:t>
      </w:r>
      <w:r w:rsidR="007E2C2A" w:rsidRPr="00B90347">
        <w:t>center and interquartile identification. The gap identifiers go through all the data and see if the data is not a number and drops it—in</w:t>
      </w:r>
      <w:r w:rsidR="00E355EE" w:rsidRPr="00B90347">
        <w:t xml:space="preserve"> the</w:t>
      </w:r>
      <w:r w:rsidR="007E2C2A" w:rsidRPr="00B90347">
        <w:t xml:space="preserve"> case is a time</w:t>
      </w:r>
      <w:r w:rsidR="00E355EE" w:rsidRPr="00B90347">
        <w:t>-</w:t>
      </w:r>
      <w:r w:rsidR="007E2C2A" w:rsidRPr="00B90347">
        <w:t xml:space="preserve">series, the correspondent value for date is also removed. </w:t>
      </w:r>
    </w:p>
    <w:p w14:paraId="6D030277" w14:textId="209A0B9A" w:rsidR="00824656" w:rsidRPr="00B90347" w:rsidRDefault="00824656" w:rsidP="001709A5">
      <w:pPr>
        <w:pStyle w:val="Heading3"/>
      </w:pPr>
      <w:bookmarkStart w:id="3020" w:name="_Toc48337943"/>
      <w:bookmarkStart w:id="3021" w:name="_Toc48363169"/>
      <w:r w:rsidRPr="00B90347">
        <w:t>Hydro</w:t>
      </w:r>
      <w:bookmarkEnd w:id="3020"/>
      <w:bookmarkEnd w:id="3021"/>
    </w:p>
    <w:p w14:paraId="725D71B5" w14:textId="1A53782D" w:rsidR="003C549C" w:rsidRPr="00B90347" w:rsidRDefault="0005672E" w:rsidP="00DB7E03">
      <w:r w:rsidRPr="00B90347">
        <w:t xml:space="preserve">The hydro component was developed </w:t>
      </w:r>
      <w:r w:rsidR="00206936" w:rsidRPr="00B90347">
        <w:t xml:space="preserve">focused </w:t>
      </w:r>
      <w:r w:rsidR="00FC66CD" w:rsidRPr="00B90347">
        <w:t>ma</w:t>
      </w:r>
      <w:r w:rsidR="00206936" w:rsidRPr="00B90347">
        <w:t>i</w:t>
      </w:r>
      <w:r w:rsidR="00FC66CD" w:rsidRPr="00B90347">
        <w:t>nly on</w:t>
      </w:r>
      <w:r w:rsidR="00E81FBD" w:rsidRPr="00B90347">
        <w:t xml:space="preserve"> rainfall and runoff analyses based upon the theories of conceptual lumped models.</w:t>
      </w:r>
      <w:r w:rsidRPr="00B90347">
        <w:t xml:space="preserve"> It contains basic functions </w:t>
      </w:r>
      <w:r w:rsidR="00FC66CD" w:rsidRPr="00B90347">
        <w:t xml:space="preserve">for the study </w:t>
      </w:r>
      <w:r w:rsidR="00206936" w:rsidRPr="00B90347">
        <w:t>of precipitation</w:t>
      </w:r>
      <w:r w:rsidR="00FC66CD" w:rsidRPr="00B90347">
        <w:t xml:space="preserve"> data</w:t>
      </w:r>
      <w:r w:rsidR="008118C9" w:rsidRPr="00B90347">
        <w:t xml:space="preserve"> regarding spatial and temporal coverage as well as</w:t>
      </w:r>
      <w:r w:rsidR="00E355EE" w:rsidRPr="00B90347">
        <w:t xml:space="preserve"> the</w:t>
      </w:r>
      <w:r w:rsidR="008118C9" w:rsidRPr="00B90347">
        <w:t xml:space="preserve"> derivation of runoff based on physical characteristics</w:t>
      </w:r>
      <w:r w:rsidR="00206936" w:rsidRPr="00B90347">
        <w:t xml:space="preserve"> using synthetic calculations</w:t>
      </w:r>
      <w:r w:rsidR="008118C9" w:rsidRPr="00B90347">
        <w:t xml:space="preserve">. </w:t>
      </w:r>
    </w:p>
    <w:p w14:paraId="563F42C0" w14:textId="777BB4E3" w:rsidR="00564ACB" w:rsidRPr="00B90347" w:rsidRDefault="0005672E" w:rsidP="003775C6">
      <w:r w:rsidRPr="00B90347">
        <w:t xml:space="preserve">Most of the functions require objects as parameters. </w:t>
      </w:r>
      <w:r w:rsidR="008118C9" w:rsidRPr="00B90347">
        <w:t>The functions can handle metric systems according to the user</w:t>
      </w:r>
      <w:r w:rsidR="007F5CF2" w:rsidRPr="00B90347">
        <w:t>’</w:t>
      </w:r>
      <w:r w:rsidR="008118C9" w:rsidRPr="00B90347">
        <w:t xml:space="preserve">s </w:t>
      </w:r>
      <w:r w:rsidR="00206936" w:rsidRPr="00B90347">
        <w:t>requirements but</w:t>
      </w:r>
      <w:r w:rsidR="008118C9" w:rsidRPr="00B90347">
        <w:t xml:space="preserve"> are constrained by the method derived for calculations.</w:t>
      </w:r>
      <w:r w:rsidR="00206936" w:rsidRPr="00B90347">
        <w:t xml:space="preserve"> They</w:t>
      </w:r>
      <w:r w:rsidR="00D01EF2" w:rsidRPr="00B90347">
        <w:t xml:space="preserve"> can be used independently or </w:t>
      </w:r>
      <w:r w:rsidR="00206936" w:rsidRPr="00B90347">
        <w:t>connected</w:t>
      </w:r>
      <w:r w:rsidR="00D01EF2" w:rsidRPr="00B90347">
        <w:t xml:space="preserve"> with the results of another.</w:t>
      </w:r>
      <w:r w:rsidR="00206936" w:rsidRPr="00B90347">
        <w:t xml:space="preserve"> The degree of cohesion between each function is low because results from one function can be used on </w:t>
      </w:r>
      <w:r w:rsidR="009E59EC" w:rsidRPr="00B90347">
        <w:t>another but</w:t>
      </w:r>
      <w:r w:rsidR="00206936" w:rsidRPr="00B90347">
        <w:t xml:space="preserve"> are not constrained to this.</w:t>
      </w:r>
      <w:r w:rsidR="00D01EF2" w:rsidRPr="00B90347">
        <w:t xml:space="preserve"> For instance, the results of rainfall distribution</w:t>
      </w:r>
      <w:r w:rsidR="00557260" w:rsidRPr="00B90347">
        <w:t xml:space="preserve"> derived from </w:t>
      </w:r>
      <w:r w:rsidR="007F5CF2" w:rsidRPr="00B90347">
        <w:t>T</w:t>
      </w:r>
      <w:r w:rsidR="00D01EF2" w:rsidRPr="00B90347">
        <w:t>hiessen polygons can be used for intensity hyetographs and later for the bucket model</w:t>
      </w:r>
      <w:r w:rsidR="00557260" w:rsidRPr="00B90347">
        <w:t>, but not constrained to this</w:t>
      </w:r>
      <w:r w:rsidR="00D01EF2" w:rsidRPr="00B90347">
        <w:t xml:space="preserve">. </w:t>
      </w:r>
    </w:p>
    <w:p w14:paraId="6723A0C8" w14:textId="77777777" w:rsidR="00705AAC" w:rsidRPr="00B90347" w:rsidRDefault="00705AAC">
      <w:pPr>
        <w:spacing w:before="0" w:after="160" w:line="259" w:lineRule="auto"/>
        <w:ind w:firstLine="0"/>
        <w:jc w:val="left"/>
        <w:rPr>
          <w:iCs/>
          <w:szCs w:val="18"/>
        </w:rPr>
      </w:pPr>
      <w:r w:rsidRPr="00B90347">
        <w:br w:type="page"/>
      </w:r>
    </w:p>
    <w:p w14:paraId="70C359B9" w14:textId="2F3A2434" w:rsidR="000F474C" w:rsidRPr="00B90347" w:rsidRDefault="000F474C" w:rsidP="000F474C">
      <w:pPr>
        <w:pStyle w:val="Caption"/>
        <w:keepNext/>
      </w:pPr>
      <w:bookmarkStart w:id="3022" w:name="_Toc48363269"/>
      <w:r w:rsidRPr="00B90347">
        <w:lastRenderedPageBreak/>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8</w:t>
      </w:r>
      <w:r w:rsidR="00245413" w:rsidRPr="00B90347">
        <w:rPr>
          <w:noProof/>
        </w:rPr>
        <w:fldChar w:fldCharType="end"/>
      </w:r>
      <w:r w:rsidRPr="00B90347">
        <w:t>. Functions in the hydro component.</w:t>
      </w:r>
      <w:bookmarkEnd w:id="3022"/>
    </w:p>
    <w:tbl>
      <w:tblPr>
        <w:tblStyle w:val="GridTable1Light"/>
        <w:tblW w:w="7520" w:type="dxa"/>
        <w:jc w:val="center"/>
        <w:tblLook w:val="04A0" w:firstRow="1" w:lastRow="0" w:firstColumn="1" w:lastColumn="0" w:noHBand="0" w:noVBand="1"/>
      </w:tblPr>
      <w:tblGrid>
        <w:gridCol w:w="1950"/>
        <w:gridCol w:w="4602"/>
        <w:gridCol w:w="968"/>
      </w:tblGrid>
      <w:tr w:rsidR="00912F17" w:rsidRPr="00B90347" w14:paraId="535EDCA4" w14:textId="77777777" w:rsidTr="002512ED">
        <w:trPr>
          <w:cnfStyle w:val="100000000000" w:firstRow="1" w:lastRow="0" w:firstColumn="0" w:lastColumn="0" w:oddVBand="0" w:evenVBand="0" w:oddHBand="0" w:evenHBand="0" w:firstRowFirstColumn="0" w:firstRowLastColumn="0" w:lastRowFirstColumn="0" w:lastRowLastColumn="0"/>
          <w:trHeight w:val="21"/>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087B2A4" w14:textId="77777777" w:rsidR="00912F17" w:rsidRPr="00B90347" w:rsidRDefault="00912F17" w:rsidP="009D0F07">
            <w:pPr>
              <w:pStyle w:val="tables1"/>
              <w:jc w:val="center"/>
            </w:pPr>
            <w:r w:rsidRPr="00B90347">
              <w:t>Function</w:t>
            </w:r>
          </w:p>
        </w:tc>
        <w:tc>
          <w:tcPr>
            <w:tcW w:w="0" w:type="auto"/>
            <w:hideMark/>
          </w:tcPr>
          <w:p w14:paraId="20DD2ECC" w14:textId="2F506A4F" w:rsidR="00912F17" w:rsidRPr="00B90347"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B90347">
              <w:t>Overview</w:t>
            </w:r>
          </w:p>
        </w:tc>
        <w:tc>
          <w:tcPr>
            <w:tcW w:w="0" w:type="auto"/>
            <w:hideMark/>
          </w:tcPr>
          <w:p w14:paraId="60590D44" w14:textId="77777777" w:rsidR="00912F17" w:rsidRPr="00B90347"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B90347">
              <w:t>Type</w:t>
            </w:r>
          </w:p>
        </w:tc>
      </w:tr>
      <w:tr w:rsidR="00912F17" w:rsidRPr="00B90347" w14:paraId="3A5392F3" w14:textId="77777777" w:rsidTr="002512ED">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39993F" w14:textId="77777777" w:rsidR="00912F17" w:rsidRPr="00B90347" w:rsidRDefault="00912F17" w:rsidP="0073334B">
            <w:pPr>
              <w:pStyle w:val="tables1"/>
              <w:jc w:val="center"/>
              <w:rPr>
                <w:b w:val="0"/>
                <w:bCs w:val="0"/>
              </w:rPr>
            </w:pPr>
            <w:r w:rsidRPr="00B90347">
              <w:rPr>
                <w:b w:val="0"/>
                <w:bCs w:val="0"/>
              </w:rPr>
              <w:t>Totalprec</w:t>
            </w:r>
          </w:p>
        </w:tc>
        <w:tc>
          <w:tcPr>
            <w:tcW w:w="0" w:type="auto"/>
            <w:hideMark/>
          </w:tcPr>
          <w:p w14:paraId="3CB8B4CB" w14:textId="263B1526"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summation of total precipitation of a given event. Rainfall must be evenly distributed and fed as a 1D array.</w:t>
            </w:r>
          </w:p>
        </w:tc>
        <w:tc>
          <w:tcPr>
            <w:tcW w:w="0" w:type="auto"/>
            <w:hideMark/>
          </w:tcPr>
          <w:p w14:paraId="14FC9E5A"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30602BE7" w14:textId="77777777" w:rsidTr="002512ED">
        <w:trPr>
          <w:trHeight w:val="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F9411BE" w14:textId="77777777" w:rsidR="00912F17" w:rsidRPr="00B90347" w:rsidRDefault="00912F17" w:rsidP="0073334B">
            <w:pPr>
              <w:pStyle w:val="tables1"/>
              <w:jc w:val="center"/>
              <w:rPr>
                <w:b w:val="0"/>
                <w:bCs w:val="0"/>
              </w:rPr>
            </w:pPr>
            <w:r w:rsidRPr="00B90347">
              <w:rPr>
                <w:b w:val="0"/>
                <w:bCs w:val="0"/>
              </w:rPr>
              <w:t>arithmetic</w:t>
            </w:r>
          </w:p>
        </w:tc>
        <w:tc>
          <w:tcPr>
            <w:tcW w:w="0" w:type="auto"/>
            <w:hideMark/>
          </w:tcPr>
          <w:p w14:paraId="3E796FC1" w14:textId="1F757C12"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arithmetic average for different rain gauges for the same event. Rainfall must be evenly distributed and fed as multiple 1D arrays inside an object with same rainfall period.</w:t>
            </w:r>
          </w:p>
        </w:tc>
        <w:tc>
          <w:tcPr>
            <w:tcW w:w="0" w:type="auto"/>
            <w:hideMark/>
          </w:tcPr>
          <w:p w14:paraId="53C10EC3"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7D26A7E0" w14:textId="77777777" w:rsidTr="002512ED">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5116FB8" w14:textId="77777777" w:rsidR="00912F17" w:rsidRPr="00B90347" w:rsidRDefault="00912F17" w:rsidP="0073334B">
            <w:pPr>
              <w:pStyle w:val="tables1"/>
              <w:jc w:val="center"/>
              <w:rPr>
                <w:b w:val="0"/>
                <w:bCs w:val="0"/>
              </w:rPr>
            </w:pPr>
            <w:r w:rsidRPr="00B90347">
              <w:rPr>
                <w:b w:val="0"/>
                <w:bCs w:val="0"/>
              </w:rPr>
              <w:t>thiessen</w:t>
            </w:r>
          </w:p>
        </w:tc>
        <w:tc>
          <w:tcPr>
            <w:tcW w:w="0" w:type="auto"/>
            <w:hideMark/>
          </w:tcPr>
          <w:p w14:paraId="28F7B39F" w14:textId="68D9214E"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pondered average for different rain gauges for a same event given subbasin areas. Rainfall must be evenly distributed through the area. The passed object should contain 1D array with areas and an array of arrays with precipitation with same rainfall period.</w:t>
            </w:r>
          </w:p>
        </w:tc>
        <w:tc>
          <w:tcPr>
            <w:tcW w:w="0" w:type="auto"/>
            <w:hideMark/>
          </w:tcPr>
          <w:p w14:paraId="41B2A311"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06484EF5" w14:textId="77777777" w:rsidTr="002512E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725C655" w14:textId="5E989F71" w:rsidR="00912F17" w:rsidRPr="00B90347" w:rsidRDefault="00912F17" w:rsidP="0073334B">
            <w:pPr>
              <w:pStyle w:val="tables1"/>
              <w:jc w:val="center"/>
              <w:rPr>
                <w:b w:val="0"/>
                <w:bCs w:val="0"/>
              </w:rPr>
            </w:pPr>
            <w:r w:rsidRPr="00B90347">
              <w:rPr>
                <w:b w:val="0"/>
                <w:bCs w:val="0"/>
              </w:rPr>
              <w:t>syntheticalc</w:t>
            </w:r>
          </w:p>
        </w:tc>
        <w:tc>
          <w:tcPr>
            <w:tcW w:w="0" w:type="auto"/>
          </w:tcPr>
          <w:p w14:paraId="1F366AF2" w14:textId="664D24AE"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Calulates time parameters regarding a rainfall event using different approaches.</w:t>
            </w:r>
          </w:p>
        </w:tc>
        <w:tc>
          <w:tcPr>
            <w:tcW w:w="0" w:type="auto"/>
          </w:tcPr>
          <w:p w14:paraId="05B18502" w14:textId="6E2559A0"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44A42B46" w14:textId="77777777" w:rsidTr="002512ED">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21B9F3" w14:textId="77777777" w:rsidR="00912F17" w:rsidRPr="00B90347" w:rsidRDefault="00912F17" w:rsidP="0073334B">
            <w:pPr>
              <w:pStyle w:val="tables1"/>
              <w:jc w:val="center"/>
              <w:rPr>
                <w:b w:val="0"/>
                <w:bCs w:val="0"/>
              </w:rPr>
            </w:pPr>
            <w:r w:rsidRPr="00B90347">
              <w:rPr>
                <w:b w:val="0"/>
                <w:bCs w:val="0"/>
              </w:rPr>
              <w:t>bucketmodel</w:t>
            </w:r>
          </w:p>
        </w:tc>
        <w:tc>
          <w:tcPr>
            <w:tcW w:w="0" w:type="auto"/>
            <w:hideMark/>
          </w:tcPr>
          <w:p w14:paraId="07E7815D" w14:textId="39C2E68D"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rainfall-runoff analyses of an event given parameters as evaporation, baseflow, land uses. The rainfall event should be a time series in which the time variable should be either a valid time string type or number.</w:t>
            </w:r>
          </w:p>
        </w:tc>
        <w:tc>
          <w:tcPr>
            <w:tcW w:w="0" w:type="auto"/>
            <w:hideMark/>
          </w:tcPr>
          <w:p w14:paraId="575A776B"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3537AAFA" w14:textId="77777777" w:rsidTr="002512ED">
        <w:trPr>
          <w:trHeight w:val="2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E8EB4DB" w14:textId="77777777" w:rsidR="00912F17" w:rsidRPr="00B90347" w:rsidRDefault="00912F17" w:rsidP="0073334B">
            <w:pPr>
              <w:pStyle w:val="tables1"/>
              <w:jc w:val="center"/>
              <w:rPr>
                <w:b w:val="0"/>
                <w:bCs w:val="0"/>
              </w:rPr>
            </w:pPr>
            <w:r w:rsidRPr="00B90347">
              <w:rPr>
                <w:b w:val="0"/>
                <w:bCs w:val="0"/>
              </w:rPr>
              <w:t>floodhydro</w:t>
            </w:r>
          </w:p>
        </w:tc>
        <w:tc>
          <w:tcPr>
            <w:tcW w:w="0" w:type="auto"/>
            <w:hideMark/>
          </w:tcPr>
          <w:p w14:paraId="03BD1013" w14:textId="7D5A7F4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the flooding hydrograph given a U.H. and the physical characteristics of a basin. Object passed to the function should include rainfall event (time in either string or number formats), unit hydrograph (time in either string or unit format), CN number, storm duration and required timestep.</w:t>
            </w:r>
          </w:p>
        </w:tc>
        <w:tc>
          <w:tcPr>
            <w:tcW w:w="0" w:type="auto"/>
            <w:hideMark/>
          </w:tcPr>
          <w:p w14:paraId="071E6C91"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4396E509" w14:textId="77777777" w:rsidTr="002512ED">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BED82B9" w14:textId="72E77C33" w:rsidR="00912F17" w:rsidRPr="00B90347" w:rsidRDefault="00912F17" w:rsidP="0073334B">
            <w:pPr>
              <w:pStyle w:val="tables1"/>
              <w:jc w:val="center"/>
              <w:rPr>
                <w:b w:val="0"/>
                <w:bCs w:val="0"/>
              </w:rPr>
            </w:pPr>
            <w:r w:rsidRPr="00B90347">
              <w:rPr>
                <w:b w:val="0"/>
                <w:bCs w:val="0"/>
              </w:rPr>
              <w:t>rainaggr</w:t>
            </w:r>
          </w:p>
        </w:tc>
        <w:tc>
          <w:tcPr>
            <w:tcW w:w="0" w:type="auto"/>
          </w:tcPr>
          <w:p w14:paraId="21BCB8AB" w14:textId="1EE229DC"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Aggregates or disaggregates rainfall events. Timestep and total duration must be in minutes.</w:t>
            </w:r>
          </w:p>
        </w:tc>
        <w:tc>
          <w:tcPr>
            <w:tcW w:w="0" w:type="auto"/>
          </w:tcPr>
          <w:p w14:paraId="60053A35" w14:textId="313708CB"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5CA997C0" w14:textId="77777777" w:rsidTr="002512ED">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9E7898" w14:textId="77777777" w:rsidR="00912F17" w:rsidRPr="00B90347" w:rsidRDefault="00912F17" w:rsidP="0073334B">
            <w:pPr>
              <w:pStyle w:val="tables1"/>
              <w:jc w:val="center"/>
              <w:rPr>
                <w:b w:val="0"/>
                <w:bCs w:val="0"/>
              </w:rPr>
            </w:pPr>
            <w:r w:rsidRPr="00B90347">
              <w:rPr>
                <w:b w:val="0"/>
                <w:bCs w:val="0"/>
              </w:rPr>
              <w:t>dimunithydro</w:t>
            </w:r>
          </w:p>
        </w:tc>
        <w:tc>
          <w:tcPr>
            <w:tcW w:w="0" w:type="auto"/>
            <w:hideMark/>
          </w:tcPr>
          <w:p w14:paraId="41852A99" w14:textId="7E87A78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Generates a dimensionless unit hydrograph from the physical characteristics of a basin. Object should include timestep, number of hours of event and peak rate flow.</w:t>
            </w:r>
          </w:p>
        </w:tc>
        <w:tc>
          <w:tcPr>
            <w:tcW w:w="0" w:type="auto"/>
            <w:hideMark/>
          </w:tcPr>
          <w:p w14:paraId="2CBFFF15"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5ABEB048" w14:textId="77777777" w:rsidTr="002512ED">
        <w:trPr>
          <w:trHeight w:val="13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B25B19" w14:textId="77777777" w:rsidR="00912F17" w:rsidRPr="00B90347" w:rsidRDefault="00912F17" w:rsidP="0073334B">
            <w:pPr>
              <w:pStyle w:val="tables1"/>
              <w:jc w:val="center"/>
              <w:rPr>
                <w:b w:val="0"/>
                <w:bCs w:val="0"/>
              </w:rPr>
            </w:pPr>
            <w:r w:rsidRPr="00B90347">
              <w:rPr>
                <w:b w:val="0"/>
                <w:bCs w:val="0"/>
              </w:rPr>
              <w:t>ground1d</w:t>
            </w:r>
          </w:p>
        </w:tc>
        <w:tc>
          <w:tcPr>
            <w:tcW w:w="0" w:type="auto"/>
            <w:hideMark/>
          </w:tcPr>
          <w:p w14:paraId="1E5DACA5"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Calculates 1D groundwater flow/head steady transport using gaussian elimination.</w:t>
            </w:r>
          </w:p>
        </w:tc>
        <w:tc>
          <w:tcPr>
            <w:tcW w:w="0" w:type="auto"/>
            <w:hideMark/>
          </w:tcPr>
          <w:p w14:paraId="0AB4F243"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00890D1D" w14:textId="77777777" w:rsidTr="002512ED">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0F43199" w14:textId="77777777" w:rsidR="00912F17" w:rsidRPr="00B90347" w:rsidRDefault="00912F17" w:rsidP="0073334B">
            <w:pPr>
              <w:pStyle w:val="tables1"/>
              <w:jc w:val="center"/>
              <w:rPr>
                <w:b w:val="0"/>
                <w:bCs w:val="0"/>
              </w:rPr>
            </w:pPr>
            <w:r w:rsidRPr="00B90347">
              <w:rPr>
                <w:b w:val="0"/>
                <w:bCs w:val="0"/>
              </w:rPr>
              <w:t>move</w:t>
            </w:r>
          </w:p>
        </w:tc>
        <w:tc>
          <w:tcPr>
            <w:tcW w:w="0" w:type="auto"/>
            <w:hideMark/>
          </w:tcPr>
          <w:p w14:paraId="531F7806"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Moves part of an array into another. Arguments should include the array and locations.</w:t>
            </w:r>
          </w:p>
        </w:tc>
        <w:tc>
          <w:tcPr>
            <w:tcW w:w="0" w:type="auto"/>
            <w:hideMark/>
          </w:tcPr>
          <w:p w14:paraId="794C55EB"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7857D8EC" w14:textId="77777777" w:rsidTr="002512ED">
        <w:trPr>
          <w:trHeight w:val="4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277EBA" w14:textId="77777777" w:rsidR="00912F17" w:rsidRPr="00B90347" w:rsidRDefault="00912F17" w:rsidP="0073334B">
            <w:pPr>
              <w:pStyle w:val="tables1"/>
              <w:jc w:val="center"/>
              <w:rPr>
                <w:b w:val="0"/>
                <w:bCs w:val="0"/>
              </w:rPr>
            </w:pPr>
            <w:r w:rsidRPr="00B90347">
              <w:rPr>
                <w:b w:val="0"/>
                <w:bCs w:val="0"/>
              </w:rPr>
              <w:t>matrix</w:t>
            </w:r>
          </w:p>
        </w:tc>
        <w:tc>
          <w:tcPr>
            <w:tcW w:w="0" w:type="auto"/>
            <w:hideMark/>
          </w:tcPr>
          <w:p w14:paraId="6F35A8D8"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 xml:space="preserve">Creates an m x n matrix filled with 0s or any other number. </w:t>
            </w:r>
          </w:p>
        </w:tc>
        <w:tc>
          <w:tcPr>
            <w:tcW w:w="0" w:type="auto"/>
            <w:hideMark/>
          </w:tcPr>
          <w:p w14:paraId="789B494C"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6F79BE16" w14:textId="77777777" w:rsidTr="002512ED">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4E2670" w14:textId="77777777" w:rsidR="00912F17" w:rsidRPr="00B90347" w:rsidRDefault="00912F17" w:rsidP="0073334B">
            <w:pPr>
              <w:pStyle w:val="tables1"/>
              <w:jc w:val="center"/>
              <w:rPr>
                <w:b w:val="0"/>
                <w:bCs w:val="0"/>
              </w:rPr>
            </w:pPr>
            <w:r w:rsidRPr="00B90347">
              <w:rPr>
                <w:b w:val="0"/>
                <w:bCs w:val="0"/>
              </w:rPr>
              <w:t>equationsystemsolver</w:t>
            </w:r>
          </w:p>
        </w:tc>
        <w:tc>
          <w:tcPr>
            <w:tcW w:w="0" w:type="auto"/>
            <w:hideMark/>
          </w:tcPr>
          <w:p w14:paraId="35257061"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Solves linear system in the form Ax = b. Requires a matrix, left vector and right vectors as arguments.</w:t>
            </w:r>
          </w:p>
        </w:tc>
        <w:tc>
          <w:tcPr>
            <w:tcW w:w="0" w:type="auto"/>
            <w:hideMark/>
          </w:tcPr>
          <w:p w14:paraId="7854FCF8" w14:textId="7777777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bl>
    <w:p w14:paraId="525CE1D0" w14:textId="77777777" w:rsidR="00995F56" w:rsidRPr="00B90347" w:rsidRDefault="00995F56" w:rsidP="009C49A6"/>
    <w:p w14:paraId="73796162" w14:textId="77777777" w:rsidR="003775C6" w:rsidRPr="00B90347" w:rsidRDefault="003775C6" w:rsidP="003775C6">
      <w:pPr>
        <w:keepNext/>
        <w:jc w:val="center"/>
      </w:pPr>
      <w:r w:rsidRPr="00B90347">
        <w:rPr>
          <w:noProof/>
        </w:rPr>
        <w:lastRenderedPageBreak/>
        <w:drawing>
          <wp:inline distT="0" distB="0" distL="0" distR="0" wp14:anchorId="374F1EE0" wp14:editId="716048E5">
            <wp:extent cx="2921876"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1876" cy="2743200"/>
                    </a:xfrm>
                    <a:prstGeom prst="rect">
                      <a:avLst/>
                    </a:prstGeom>
                  </pic:spPr>
                </pic:pic>
              </a:graphicData>
            </a:graphic>
          </wp:inline>
        </w:drawing>
      </w:r>
    </w:p>
    <w:p w14:paraId="0048ECDD" w14:textId="27397596" w:rsidR="000F474C" w:rsidRPr="00B90347" w:rsidRDefault="003775C6" w:rsidP="00E34CB6">
      <w:pPr>
        <w:jc w:val="center"/>
      </w:pPr>
      <w:bookmarkStart w:id="3023" w:name="_Toc48363243"/>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12</w:t>
      </w:r>
      <w:r w:rsidR="00245413" w:rsidRPr="00B90347">
        <w:rPr>
          <w:noProof/>
        </w:rPr>
        <w:fldChar w:fldCharType="end"/>
      </w:r>
      <w:r w:rsidRPr="00B90347">
        <w:t>. Dependency diagram of hydro component.</w:t>
      </w:r>
      <w:bookmarkEnd w:id="3023"/>
    </w:p>
    <w:p w14:paraId="25601833" w14:textId="638FC45C" w:rsidR="00557260" w:rsidRPr="00B90347" w:rsidRDefault="00557260" w:rsidP="009C49A6">
      <w:r w:rsidRPr="00B90347">
        <w:rPr>
          <w:i/>
          <w:iCs/>
        </w:rPr>
        <w:t>arithmetic</w:t>
      </w:r>
      <w:r w:rsidRPr="00B90347">
        <w:t xml:space="preserve"> function calculates the mean distribution of a rainfall event caught by stations </w:t>
      </w:r>
      <w:r w:rsidR="007F5CF2" w:rsidRPr="00B90347">
        <w:t>i</w:t>
      </w:r>
      <w:r w:rsidRPr="00B90347">
        <w:t xml:space="preserve">n the same basin. The arguments for the function are passed as an array of arrays, in which </w:t>
      </w:r>
      <w:r w:rsidR="006B4F8B" w:rsidRPr="00B90347">
        <w:t>each subarray contains</w:t>
      </w:r>
      <w:r w:rsidRPr="00B90347">
        <w:t xml:space="preserve"> data for the event for </w:t>
      </w:r>
      <w:r w:rsidR="006B4F8B" w:rsidRPr="00B90347">
        <w:t>each</w:t>
      </w:r>
      <w:r w:rsidRPr="00B90347">
        <w:t xml:space="preserve"> station</w:t>
      </w:r>
      <w:r w:rsidR="006B4F8B" w:rsidRPr="00B90347">
        <w:t xml:space="preserve"> to be considered</w:t>
      </w:r>
      <w:r w:rsidRPr="00B90347">
        <w:t xml:space="preserve">. The rainfall event must be of equal length </w:t>
      </w:r>
      <w:r w:rsidR="006B4F8B" w:rsidRPr="00B90347">
        <w:t>for all the stations and only the data of the event should be fed to the argument.</w:t>
      </w:r>
    </w:p>
    <w:p w14:paraId="13760E22" w14:textId="77777777" w:rsidR="00B61FA9" w:rsidRPr="00B90347" w:rsidRDefault="00B61FA9" w:rsidP="00D45572">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07952191"/>
        <w:rPr>
          <w:color w:val="FFFFFF"/>
        </w:rPr>
      </w:pPr>
      <w:r w:rsidRPr="00B90347">
        <w:rPr>
          <w:color w:val="F0E68C"/>
        </w:rPr>
        <w:t>var</w:t>
      </w:r>
      <w:r w:rsidRPr="00B90347">
        <w:rPr>
          <w:color w:val="FFFFFF"/>
        </w:rPr>
        <w:t xml:space="preserve"> exarr = [[data1,data2,data3,data4…],[data1,data2,data3,data4….]]</w:t>
      </w:r>
    </w:p>
    <w:p w14:paraId="2766014F" w14:textId="422849FA" w:rsidR="006B4F8B" w:rsidRPr="00B90347" w:rsidRDefault="00B61FA9" w:rsidP="00C00BD5">
      <w:pPr>
        <w:pStyle w:val="Caption"/>
      </w:pPr>
      <w:r w:rsidRPr="00B90347">
        <w:rPr>
          <w:color w:val="FFFFFF"/>
        </w:rPr>
        <w:t> </w:t>
      </w:r>
      <w:r w:rsidR="0064171C" w:rsidRPr="00B90347">
        <w:rPr>
          <w:color w:val="auto"/>
        </w:rPr>
        <w:t> </w:t>
      </w:r>
      <w:r w:rsidR="003E120C" w:rsidRPr="00B90347">
        <w:rPr>
          <w:color w:val="FFFFFF"/>
          <w:sz w:val="20"/>
          <w:szCs w:val="16"/>
        </w:rPr>
        <w:t> </w:t>
      </w:r>
      <w:bookmarkStart w:id="3024" w:name="_Toc48363344"/>
      <w:r w:rsidR="00C00BD5"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8</w:t>
      </w:r>
      <w:r w:rsidR="00245413" w:rsidRPr="00B90347">
        <w:rPr>
          <w:noProof/>
        </w:rPr>
        <w:fldChar w:fldCharType="end"/>
      </w:r>
      <w:r w:rsidR="00C00BD5" w:rsidRPr="00B90347">
        <w:t>. Array example for arithmetic function.</w:t>
      </w:r>
      <w:bookmarkEnd w:id="3024"/>
    </w:p>
    <w:p w14:paraId="45069350" w14:textId="2ACBD5FF" w:rsidR="00C00BD5" w:rsidRPr="00B90347" w:rsidRDefault="00C00BD5" w:rsidP="00C00BD5">
      <w:r w:rsidRPr="00B90347">
        <w:rPr>
          <w:i/>
          <w:iCs/>
        </w:rPr>
        <w:t xml:space="preserve">thiessen </w:t>
      </w:r>
      <w:r w:rsidRPr="00B90347">
        <w:t xml:space="preserve">function calculates the average precipitation for a given rainfall event in </w:t>
      </w:r>
      <w:r w:rsidR="003E120C" w:rsidRPr="00B90347">
        <w:t>a</w:t>
      </w:r>
      <w:r w:rsidRPr="00B90347">
        <w:t xml:space="preserve"> basin considering there is one station per subbasin. It takes as arguments an object that describes the readings of a time series and the areas</w:t>
      </w:r>
      <w:r w:rsidR="003E120C" w:rsidRPr="00B90347">
        <w:t xml:space="preserve"> per each basin, both as arrays. If a sub</w:t>
      </w:r>
      <w:r w:rsidR="007F5CF2" w:rsidRPr="00B90347">
        <w:t>-</w:t>
      </w:r>
      <w:r w:rsidR="003E120C" w:rsidRPr="00B90347">
        <w:t>basin contains more than one station, then the arithmetic function should be first used to calculate the average of that sub</w:t>
      </w:r>
      <w:r w:rsidR="007F5CF2" w:rsidRPr="00B90347">
        <w:t>-</w:t>
      </w:r>
      <w:r w:rsidR="003E120C" w:rsidRPr="00B90347">
        <w:t>basin.</w:t>
      </w:r>
    </w:p>
    <w:p w14:paraId="6AB6385A" w14:textId="77777777" w:rsidR="00B61FA9" w:rsidRPr="00B90347" w:rsidRDefault="00B61FA9" w:rsidP="00D45572">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6070906"/>
        <w:rPr>
          <w:color w:val="FFFFFF"/>
        </w:rPr>
      </w:pPr>
      <w:r w:rsidRPr="00B90347">
        <w:rPr>
          <w:color w:val="F0E68C"/>
        </w:rPr>
        <w:t>var</w:t>
      </w:r>
      <w:r w:rsidRPr="00B90347">
        <w:rPr>
          <w:color w:val="FFFFFF"/>
        </w:rPr>
        <w:t xml:space="preserve"> rainf = [[data1,data2,data3,data4…],[data1,data2,data3,data4….]]</w:t>
      </w:r>
    </w:p>
    <w:p w14:paraId="6B9CCFA6" w14:textId="77777777" w:rsidR="00B61FA9" w:rsidRPr="00B90347" w:rsidRDefault="00B61FA9" w:rsidP="00D45572">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6070906"/>
        <w:rPr>
          <w:color w:val="FFFFFF"/>
        </w:rPr>
      </w:pPr>
      <w:r w:rsidRPr="00B90347">
        <w:rPr>
          <w:color w:val="F0E68C"/>
        </w:rPr>
        <w:t>var</w:t>
      </w:r>
      <w:r w:rsidRPr="00B90347">
        <w:rPr>
          <w:color w:val="FFFFFF"/>
        </w:rPr>
        <w:t xml:space="preserve"> areas = [area1, area2, …]</w:t>
      </w:r>
    </w:p>
    <w:p w14:paraId="43A245BE" w14:textId="77777777" w:rsidR="00B61FA9" w:rsidRPr="00B90347" w:rsidRDefault="00B61FA9" w:rsidP="00D45572">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13839832"/>
        <w:rPr>
          <w:color w:val="FFFFFF"/>
        </w:rPr>
      </w:pPr>
      <w:r w:rsidRPr="00B90347">
        <w:rPr>
          <w:color w:val="FFFFFF"/>
        </w:rPr>
        <w:t>  </w:t>
      </w:r>
      <w:r w:rsidRPr="00B90347">
        <w:rPr>
          <w:color w:val="F0E68C"/>
        </w:rPr>
        <w:t>var</w:t>
      </w:r>
      <w:r w:rsidRPr="00B90347">
        <w:rPr>
          <w:color w:val="FFFFFF"/>
        </w:rPr>
        <w:t xml:space="preserve"> example = {thiessenprec: rainf, thiessenareas: areas}</w:t>
      </w:r>
    </w:p>
    <w:p w14:paraId="199681DA" w14:textId="55040693" w:rsidR="00644090" w:rsidRPr="00B90347" w:rsidRDefault="00B61FA9" w:rsidP="000677DA">
      <w:pPr>
        <w:pStyle w:val="Caption"/>
      </w:pPr>
      <w:r w:rsidRPr="00B90347">
        <w:rPr>
          <w:color w:val="FFFFFF"/>
        </w:rPr>
        <w:t> </w:t>
      </w:r>
      <w:r w:rsidR="0064171C" w:rsidRPr="00B90347">
        <w:rPr>
          <w:color w:val="auto"/>
        </w:rPr>
        <w:t> </w:t>
      </w:r>
      <w:bookmarkStart w:id="3025" w:name="_Toc48363345"/>
      <w:r w:rsidR="00644090"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9</w:t>
      </w:r>
      <w:r w:rsidR="00245413" w:rsidRPr="00B90347">
        <w:rPr>
          <w:noProof/>
        </w:rPr>
        <w:fldChar w:fldCharType="end"/>
      </w:r>
      <w:r w:rsidR="00644090" w:rsidRPr="00B90347">
        <w:t>. Example object for thiessen function.</w:t>
      </w:r>
      <w:bookmarkEnd w:id="3025"/>
    </w:p>
    <w:p w14:paraId="76AE68D3" w14:textId="52083046" w:rsidR="000677DA" w:rsidRPr="00B90347" w:rsidRDefault="00F871F8" w:rsidP="009C49A6">
      <w:r w:rsidRPr="00B90347">
        <w:rPr>
          <w:i/>
          <w:iCs/>
        </w:rPr>
        <w:t xml:space="preserve">syntheticalc </w:t>
      </w:r>
      <w:r w:rsidRPr="00B90347">
        <w:t>function is used for d</w:t>
      </w:r>
      <w:r w:rsidR="009F0C4B" w:rsidRPr="00B90347">
        <w:t xml:space="preserve">eriving duration </w:t>
      </w:r>
      <w:r w:rsidR="00A4319A" w:rsidRPr="00B90347">
        <w:t>parameters for the creation of a unit hydrograph based on approache</w:t>
      </w:r>
      <w:r w:rsidR="009F0C4B" w:rsidRPr="00B90347">
        <w:t xml:space="preserve">s from SCS, </w:t>
      </w:r>
      <w:r w:rsidR="007F5CF2" w:rsidRPr="00B90347">
        <w:t>Kerby-</w:t>
      </w:r>
      <w:r w:rsidR="009F0C4B" w:rsidRPr="00B90347">
        <w:t>Kirpich</w:t>
      </w:r>
      <w:r w:rsidR="007F5CF2" w:rsidRPr="00B90347">
        <w:t>,</w:t>
      </w:r>
      <w:r w:rsidR="009F0C4B" w:rsidRPr="00B90347">
        <w:t xml:space="preserve"> and Kerby. The argument of the </w:t>
      </w:r>
      <w:r w:rsidR="009F0C4B" w:rsidRPr="00B90347">
        <w:lastRenderedPageBreak/>
        <w:t xml:space="preserve">function is an object describing the </w:t>
      </w:r>
      <w:r w:rsidR="003F30BC" w:rsidRPr="00B90347">
        <w:t>method</w:t>
      </w:r>
      <w:r w:rsidR="009F0C4B" w:rsidRPr="00B90347">
        <w:t xml:space="preserve"> required, the units of the calculation (SI or metric), and additional parameters that depend on </w:t>
      </w:r>
      <w:r w:rsidR="003F30BC" w:rsidRPr="00B90347">
        <w:t>the method</w:t>
      </w:r>
      <w:r w:rsidR="009F0C4B" w:rsidRPr="00B90347">
        <w:t xml:space="preserve">. </w:t>
      </w:r>
    </w:p>
    <w:p w14:paraId="4F8C94D0" w14:textId="11F1F2F3" w:rsidR="000677DA" w:rsidRPr="00B90347" w:rsidRDefault="003F30BC" w:rsidP="000677DA">
      <w:pPr>
        <w:pStyle w:val="ListParagraph"/>
        <w:numPr>
          <w:ilvl w:val="0"/>
          <w:numId w:val="1"/>
        </w:numPr>
      </w:pPr>
      <w:r w:rsidRPr="00B90347">
        <w:t>SCS method</w:t>
      </w:r>
      <w:r w:rsidR="000677DA" w:rsidRPr="00B90347">
        <w:t>:</w:t>
      </w:r>
      <w:r w:rsidRPr="00B90347">
        <w:t xml:space="preserve"> the value for CN, longest path</w:t>
      </w:r>
      <w:r w:rsidR="009E59EC" w:rsidRPr="00B90347">
        <w:t xml:space="preserve"> (in feet or meters)</w:t>
      </w:r>
      <w:r w:rsidRPr="00B90347">
        <w:t xml:space="preserve"> and average basin slope</w:t>
      </w:r>
      <w:r w:rsidR="000677DA" w:rsidRPr="00B90347">
        <w:t>.</w:t>
      </w:r>
    </w:p>
    <w:p w14:paraId="61AF5FDF" w14:textId="6BB00550" w:rsidR="000677DA" w:rsidRPr="00B90347" w:rsidRDefault="007F5CF2" w:rsidP="000677DA">
      <w:pPr>
        <w:pStyle w:val="ListParagraph"/>
        <w:numPr>
          <w:ilvl w:val="0"/>
          <w:numId w:val="1"/>
        </w:numPr>
      </w:pPr>
      <w:r w:rsidRPr="00B90347">
        <w:t>Kerby-</w:t>
      </w:r>
      <w:r w:rsidR="003F30BC" w:rsidRPr="00B90347">
        <w:t>Kirpich</w:t>
      </w:r>
      <w:r w:rsidR="000677DA" w:rsidRPr="00B90347">
        <w:t>:</w:t>
      </w:r>
      <w:r w:rsidR="003F30BC" w:rsidRPr="00B90347">
        <w:t xml:space="preserve"> the longest path</w:t>
      </w:r>
      <w:r w:rsidR="009E59EC" w:rsidRPr="00B90347">
        <w:t xml:space="preserve"> (in feet or meters)</w:t>
      </w:r>
      <w:r w:rsidRPr="00B90347">
        <w:t>,</w:t>
      </w:r>
      <w:r w:rsidR="003F30BC" w:rsidRPr="00B90347">
        <w:t xml:space="preserve"> and average slope</w:t>
      </w:r>
      <w:r w:rsidRPr="00B90347">
        <w:t xml:space="preserve"> for both the main channel and the basin</w:t>
      </w:r>
      <w:r w:rsidR="000677DA" w:rsidRPr="00B90347">
        <w:t>.</w:t>
      </w:r>
    </w:p>
    <w:p w14:paraId="5E62E567" w14:textId="5AC8AFB1" w:rsidR="000677DA" w:rsidRPr="00B90347" w:rsidRDefault="003F30BC" w:rsidP="000677DA">
      <w:pPr>
        <w:pStyle w:val="ListParagraph"/>
        <w:numPr>
          <w:ilvl w:val="0"/>
          <w:numId w:val="1"/>
        </w:numPr>
      </w:pPr>
      <w:r w:rsidRPr="00B90347">
        <w:t>Kerby</w:t>
      </w:r>
      <w:r w:rsidR="000677DA" w:rsidRPr="00B90347">
        <w:t>:</w:t>
      </w:r>
      <w:r w:rsidRPr="00B90347">
        <w:t xml:space="preserve"> the manning coefficient, the longest path</w:t>
      </w:r>
      <w:r w:rsidR="009E59EC" w:rsidRPr="00B90347">
        <w:t xml:space="preserve"> (in feet or meters)</w:t>
      </w:r>
      <w:r w:rsidR="007F5CF2" w:rsidRPr="00B90347">
        <w:t>,</w:t>
      </w:r>
      <w:r w:rsidR="009F0C4B" w:rsidRPr="00B90347">
        <w:t xml:space="preserve"> </w:t>
      </w:r>
      <w:r w:rsidRPr="00B90347">
        <w:t xml:space="preserve">and slope. </w:t>
      </w:r>
    </w:p>
    <w:p w14:paraId="7B5E2BD1" w14:textId="36316190" w:rsidR="00995F56" w:rsidRPr="00B90347" w:rsidRDefault="003F30BC" w:rsidP="000677DA">
      <w:r w:rsidRPr="00B90347">
        <w:t>The results from the function will return an object with keys of time of concentration and lag time</w:t>
      </w:r>
      <w:r w:rsidR="000677DA" w:rsidRPr="00B90347">
        <w:t xml:space="preserve"> in hours.</w:t>
      </w:r>
    </w:p>
    <w:p w14:paraId="09CB4796" w14:textId="77777777" w:rsidR="00B61FA9" w:rsidRPr="00B90347" w:rsidRDefault="00B61FA9" w:rsidP="00D45572">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88643610"/>
        <w:rPr>
          <w:color w:val="FFFFFF"/>
        </w:rPr>
      </w:pPr>
      <w:r w:rsidRPr="00B90347">
        <w:rPr>
          <w:color w:val="F0E68C"/>
        </w:rPr>
        <w:t>var</w:t>
      </w:r>
      <w:r w:rsidRPr="00B90347">
        <w:rPr>
          <w:color w:val="FFFFFF"/>
        </w:rPr>
        <w:t> example = {type: </w:t>
      </w:r>
      <w:r w:rsidRPr="00B90347">
        <w:rPr>
          <w:color w:val="FFA0A0"/>
        </w:rPr>
        <w:t>"type"</w:t>
      </w:r>
      <w:r w:rsidRPr="00B90347">
        <w:rPr>
          <w:color w:val="FFFFFF"/>
        </w:rPr>
        <w:t>, units: </w:t>
      </w:r>
      <w:r w:rsidRPr="00B90347">
        <w:rPr>
          <w:color w:val="FFA0A0"/>
        </w:rPr>
        <w:t>"SI or metric"</w:t>
      </w:r>
      <w:r w:rsidRPr="00B90347">
        <w:rPr>
          <w:color w:val="FFFFFF"/>
        </w:rPr>
        <w:t>, args: {L: </w:t>
      </w:r>
      <w:r w:rsidRPr="00B90347">
        <w:rPr>
          <w:color w:val="FFA0A0"/>
        </w:rPr>
        <w:t>"length in app units"</w:t>
      </w:r>
      <w:r w:rsidRPr="00B90347">
        <w:rPr>
          <w:color w:val="FFFFFF"/>
        </w:rPr>
        <w:t>, slope: </w:t>
      </w:r>
      <w:r w:rsidRPr="00B90347">
        <w:rPr>
          <w:color w:val="FFA0A0"/>
        </w:rPr>
        <w:t>"in percentage"</w:t>
      </w:r>
      <w:r w:rsidRPr="00B90347">
        <w:rPr>
          <w:color w:val="FFFFFF"/>
        </w:rPr>
        <w:t>}}</w:t>
      </w:r>
    </w:p>
    <w:p w14:paraId="14A20776" w14:textId="052A6937" w:rsidR="00644090" w:rsidRPr="00B90347" w:rsidRDefault="00B61FA9" w:rsidP="009E59EC">
      <w:pPr>
        <w:pStyle w:val="Caption"/>
      </w:pPr>
      <w:r w:rsidRPr="00B90347">
        <w:rPr>
          <w:color w:val="FFFFFF"/>
        </w:rPr>
        <w:t> </w:t>
      </w:r>
      <w:r w:rsidR="0064171C" w:rsidRPr="00B90347">
        <w:rPr>
          <w:color w:val="auto"/>
        </w:rPr>
        <w:t> </w:t>
      </w:r>
      <w:bookmarkStart w:id="3026" w:name="_Toc48363346"/>
      <w:r w:rsidR="009E59EC"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10</w:t>
      </w:r>
      <w:r w:rsidR="00245413" w:rsidRPr="00B90347">
        <w:rPr>
          <w:noProof/>
        </w:rPr>
        <w:fldChar w:fldCharType="end"/>
      </w:r>
      <w:r w:rsidR="009E59EC" w:rsidRPr="00B90347">
        <w:t>. Example object for syntheticalc function.</w:t>
      </w:r>
      <w:bookmarkEnd w:id="3026"/>
    </w:p>
    <w:p w14:paraId="22B47F0E" w14:textId="6EE8F09A" w:rsidR="003F30BC" w:rsidRPr="00B90347" w:rsidRDefault="00436C29" w:rsidP="009C49A6">
      <w:r w:rsidRPr="00B90347">
        <w:rPr>
          <w:i/>
          <w:iCs/>
        </w:rPr>
        <w:t>dimunithydro</w:t>
      </w:r>
      <w:r w:rsidRPr="00B90347">
        <w:t xml:space="preserve"> function creates a dimensionless hydrograph based on the Gamma distribution for calculating peak rate flows (PRF). It accepts as argument an object describing the distribution type—for now, only Gamma has been used but others will be added in the future—the peak rate flow in cfs, the required time</w:t>
      </w:r>
      <w:r w:rsidR="007F5CF2" w:rsidRPr="00B90347">
        <w:t xml:space="preserve"> </w:t>
      </w:r>
      <w:r w:rsidRPr="00B90347">
        <w:t>step</w:t>
      </w:r>
      <w:r w:rsidR="006570BE" w:rsidRPr="00B90347">
        <w:t>,</w:t>
      </w:r>
      <w:r w:rsidRPr="00B90347">
        <w:t xml:space="preserve"> and the number of hours for an event. The peak rate flow varies from 101 to 566. This yields the “m” parameter in the Gamma </w:t>
      </w:r>
      <w:r w:rsidR="006570BE" w:rsidRPr="00B90347">
        <w:t>distribution</w:t>
      </w:r>
      <w:r w:rsidRPr="00B90347">
        <w:t xml:space="preserve"> which is later used to derive the hydrograph. If the PRF is on the lower end, then the</w:t>
      </w:r>
      <w:r w:rsidR="006D21C3" w:rsidRPr="00B90347">
        <w:t xml:space="preserve"> basin flooding area should have a flat slope and the response time of the basin would be longer. If on the contrary, it is on the highest end, then the basin area should be a very steep basin. This should be considered by the user previous to usage. </w:t>
      </w:r>
    </w:p>
    <w:p w14:paraId="23F1D25D" w14:textId="77777777" w:rsidR="00B61FA9" w:rsidRPr="00B90347" w:rsidRDefault="00B61FA9" w:rsidP="00D45572">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20030151"/>
        <w:rPr>
          <w:color w:val="FFFFFF"/>
        </w:rPr>
      </w:pPr>
      <w:r w:rsidRPr="00B90347">
        <w:rPr>
          <w:color w:val="F0E68C"/>
        </w:rPr>
        <w:t>var</w:t>
      </w:r>
      <w:r w:rsidRPr="00B90347">
        <w:rPr>
          <w:color w:val="FFFFFF"/>
        </w:rPr>
        <w:t xml:space="preserve"> example = {distribution: {type: </w:t>
      </w:r>
      <w:r w:rsidRPr="00B90347">
        <w:rPr>
          <w:color w:val="FFA0A0"/>
        </w:rPr>
        <w:t>"gamma"</w:t>
      </w:r>
      <w:r w:rsidRPr="00B90347">
        <w:rPr>
          <w:color w:val="FFFFFF"/>
        </w:rPr>
        <w:t xml:space="preserve">, PRF: </w:t>
      </w:r>
      <w:r w:rsidRPr="00B90347">
        <w:rPr>
          <w:color w:val="FFA0A0"/>
        </w:rPr>
        <w:t>"101-566"</w:t>
      </w:r>
      <w:r w:rsidRPr="00B90347">
        <w:rPr>
          <w:color w:val="FFFFFF"/>
        </w:rPr>
        <w:t>}, timestep: number, numhours: number}</w:t>
      </w:r>
    </w:p>
    <w:p w14:paraId="115D6A24" w14:textId="3A7DED07" w:rsidR="006D21C3" w:rsidRPr="00B90347" w:rsidRDefault="00B61FA9" w:rsidP="006D21C3">
      <w:pPr>
        <w:pStyle w:val="Caption"/>
      </w:pPr>
      <w:r w:rsidRPr="00B90347">
        <w:rPr>
          <w:color w:val="FFFFFF"/>
        </w:rPr>
        <w:t> </w:t>
      </w:r>
      <w:r w:rsidR="0064171C" w:rsidRPr="00B90347">
        <w:rPr>
          <w:color w:val="auto"/>
        </w:rPr>
        <w:t> </w:t>
      </w:r>
      <w:bookmarkStart w:id="3027" w:name="_Toc48363347"/>
      <w:r w:rsidR="006D21C3"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11</w:t>
      </w:r>
      <w:r w:rsidR="00245413" w:rsidRPr="00B90347">
        <w:rPr>
          <w:noProof/>
        </w:rPr>
        <w:fldChar w:fldCharType="end"/>
      </w:r>
      <w:r w:rsidR="006D21C3" w:rsidRPr="00B90347">
        <w:t>. Example object for dimensionless hydrograph.</w:t>
      </w:r>
      <w:bookmarkEnd w:id="3027"/>
    </w:p>
    <w:p w14:paraId="427A69BB" w14:textId="07739CA2" w:rsidR="006D21C3" w:rsidRPr="00B90347" w:rsidRDefault="006D21C3" w:rsidP="006D21C3">
      <w:r w:rsidRPr="00B90347">
        <w:rPr>
          <w:i/>
          <w:iCs/>
        </w:rPr>
        <w:t>hyetogen</w:t>
      </w:r>
      <w:r w:rsidRPr="00B90347">
        <w:t xml:space="preserve"> function creates an intensity hydrograph </w:t>
      </w:r>
      <w:r w:rsidR="006570BE" w:rsidRPr="00B90347">
        <w:t xml:space="preserve">in pulses </w:t>
      </w:r>
      <w:r w:rsidRPr="00B90347">
        <w:t>for a time</w:t>
      </w:r>
      <w:r w:rsidR="006570BE" w:rsidRPr="00B90347">
        <w:t>-</w:t>
      </w:r>
      <w:r w:rsidRPr="00B90347">
        <w:t xml:space="preserve">series event from a 2D array. It accepts either a time as string or number. It accepts as arguments the rainfall event and the aggregation required. For instance, from a 15 minute-data for 2 hours, create a 1-hour intensity hyetograph. </w:t>
      </w:r>
    </w:p>
    <w:p w14:paraId="21693E9F" w14:textId="77777777" w:rsidR="00B61FA9" w:rsidRPr="00B90347" w:rsidRDefault="00B61FA9" w:rsidP="00D45572">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73109167"/>
        <w:rPr>
          <w:color w:val="FFFFFF"/>
        </w:rPr>
      </w:pPr>
      <w:r w:rsidRPr="00B90347">
        <w:rPr>
          <w:color w:val="F0E68C"/>
        </w:rPr>
        <w:t>var</w:t>
      </w:r>
      <w:r w:rsidRPr="00B90347">
        <w:rPr>
          <w:color w:val="FFFFFF"/>
        </w:rPr>
        <w:t xml:space="preserve"> example = {</w:t>
      </w:r>
      <w:r w:rsidRPr="00B90347">
        <w:rPr>
          <w:color w:val="F0E68C"/>
        </w:rPr>
        <w:t>event</w:t>
      </w:r>
      <w:r w:rsidRPr="00B90347">
        <w:rPr>
          <w:color w:val="FFFFFF"/>
        </w:rPr>
        <w:t>: data (</w:t>
      </w:r>
      <w:r w:rsidRPr="00B90347">
        <w:rPr>
          <w:color w:val="CD5C5C"/>
        </w:rPr>
        <w:t>2d</w:t>
      </w:r>
      <w:r w:rsidRPr="00B90347">
        <w:rPr>
          <w:color w:val="FFFFFF"/>
        </w:rPr>
        <w:t xml:space="preserve"> array) timereq = number}</w:t>
      </w:r>
    </w:p>
    <w:p w14:paraId="22708A26" w14:textId="6586E277" w:rsidR="006D21C3" w:rsidRPr="00B90347" w:rsidRDefault="00B61FA9" w:rsidP="006D21C3">
      <w:pPr>
        <w:pStyle w:val="Caption"/>
      </w:pPr>
      <w:r w:rsidRPr="00B90347">
        <w:rPr>
          <w:color w:val="FFFFFF"/>
        </w:rPr>
        <w:t> </w:t>
      </w:r>
      <w:r w:rsidR="0064171C" w:rsidRPr="00B90347">
        <w:rPr>
          <w:color w:val="auto"/>
        </w:rPr>
        <w:t> </w:t>
      </w:r>
      <w:bookmarkStart w:id="3028" w:name="_Toc48363348"/>
      <w:r w:rsidR="006D21C3"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12</w:t>
      </w:r>
      <w:r w:rsidR="00245413" w:rsidRPr="00B90347">
        <w:rPr>
          <w:noProof/>
        </w:rPr>
        <w:fldChar w:fldCharType="end"/>
      </w:r>
      <w:r w:rsidR="006D21C3" w:rsidRPr="00B90347">
        <w:t>. Example object for hyetogen function.</w:t>
      </w:r>
      <w:bookmarkEnd w:id="3028"/>
    </w:p>
    <w:p w14:paraId="10871B56" w14:textId="3A4B5D1F" w:rsidR="006D21C3" w:rsidRPr="00B90347" w:rsidRDefault="006D21C3" w:rsidP="006D21C3">
      <w:r w:rsidRPr="00B90347">
        <w:rPr>
          <w:i/>
          <w:iCs/>
        </w:rPr>
        <w:lastRenderedPageBreak/>
        <w:t>unithydrocons</w:t>
      </w:r>
      <w:r w:rsidRPr="00B90347">
        <w:t xml:space="preserve"> creates a unit hydrograph from </w:t>
      </w:r>
      <w:r w:rsidR="00370910" w:rsidRPr="00B90347">
        <w:t>a time</w:t>
      </w:r>
      <w:r w:rsidR="006570BE" w:rsidRPr="00B90347">
        <w:t>-</w:t>
      </w:r>
      <w:r w:rsidR="00370910" w:rsidRPr="00B90347">
        <w:t>series of either a dimensionless unit hydrograph or an observed discharge hydrograph. The argument will depend on which of the latter is selected. For the dimensionless case, it accepts as arguments the drainage area in square miles or</w:t>
      </w:r>
      <w:r w:rsidR="00D939B2" w:rsidRPr="00B90347">
        <w:t xml:space="preserve"> square kilometers</w:t>
      </w:r>
      <w:r w:rsidR="00370910" w:rsidRPr="00B90347">
        <w:t>, the time of concentration in hours</w:t>
      </w:r>
      <w:r w:rsidR="006570BE" w:rsidRPr="00B90347">
        <w:t>,</w:t>
      </w:r>
      <w:r w:rsidR="00D939B2" w:rsidRPr="00B90347">
        <w:t xml:space="preserve"> and the dimensionless unit hydrograph created from the </w:t>
      </w:r>
      <w:r w:rsidR="00D939B2" w:rsidRPr="00B90347">
        <w:rPr>
          <w:i/>
          <w:iCs/>
        </w:rPr>
        <w:t>dimunithydro</w:t>
      </w:r>
      <w:r w:rsidR="00D939B2" w:rsidRPr="00B90347">
        <w:t xml:space="preserve"> function. The unit hydrograph is constructed by multiplying the entries of the dim hydro by the drainage area and divided by the time to peak. </w:t>
      </w:r>
    </w:p>
    <w:p w14:paraId="57EA2214" w14:textId="2BA29A61" w:rsidR="00BF351E" w:rsidRPr="00B90347" w:rsidRDefault="00D939B2" w:rsidP="006D21C3">
      <w:r w:rsidRPr="00B90347">
        <w:t>For the observed hydrograph</w:t>
      </w:r>
      <w:r w:rsidR="00B772DC" w:rsidRPr="00B90347">
        <w:t xml:space="preserve"> uses an empirical approach for deriving the latte</w:t>
      </w:r>
      <w:r w:rsidR="00183E0C" w:rsidRPr="00B90347">
        <w:t>r</w:t>
      </w:r>
      <w:r w:rsidR="00B772DC" w:rsidRPr="00B90347">
        <w:t>.</w:t>
      </w:r>
      <w:r w:rsidRPr="00B90347">
        <w:t xml:space="preserve"> </w:t>
      </w:r>
      <w:r w:rsidR="00B772DC" w:rsidRPr="00B90347">
        <w:t>T</w:t>
      </w:r>
      <w:r w:rsidRPr="00B90347">
        <w:t>he function accepts as arguments the drainage area in the same units as the observed hydrograph (SI: cfs</w:t>
      </w:r>
      <w:r w:rsidR="003775C6" w:rsidRPr="00B90347">
        <w:t>—square feet, metric: cumecs—square meters)</w:t>
      </w:r>
      <w:r w:rsidR="00183E0C" w:rsidRPr="00B90347">
        <w:t xml:space="preserve">, </w:t>
      </w:r>
      <w:r w:rsidR="003775C6" w:rsidRPr="00B90347">
        <w:t>precipitation intensity</w:t>
      </w:r>
      <w:r w:rsidR="00B772DC" w:rsidRPr="00B90347">
        <w:t xml:space="preserve"> in cm/hr or in/hr</w:t>
      </w:r>
      <w:r w:rsidR="006570BE" w:rsidRPr="00B90347">
        <w:t>,</w:t>
      </w:r>
      <w:r w:rsidR="00183E0C" w:rsidRPr="00B90347">
        <w:t xml:space="preserve"> and baseflow in cumecs or cfs</w:t>
      </w:r>
      <w:r w:rsidR="00B772DC" w:rsidRPr="00B90347">
        <w:t>. From the observed hydrograph, a direct runoff hydrograph</w:t>
      </w:r>
      <w:r w:rsidR="00183E0C" w:rsidRPr="00B90347">
        <w:t xml:space="preserve"> (DRH)</w:t>
      </w:r>
      <w:r w:rsidR="000B13D8" w:rsidRPr="00B90347">
        <w:t xml:space="preserve"> </w:t>
      </w:r>
      <w:r w:rsidR="00B772DC" w:rsidRPr="00B90347">
        <w:t xml:space="preserve">is calculated </w:t>
      </w:r>
      <w:r w:rsidR="006570BE" w:rsidRPr="00B90347">
        <w:t>usi</w:t>
      </w:r>
      <w:r w:rsidR="00183E0C" w:rsidRPr="00B90347">
        <w:t xml:space="preserve">ng </w:t>
      </w:r>
      <w:r w:rsidR="00B772DC" w:rsidRPr="00B90347">
        <w:t>the area of the basin</w:t>
      </w:r>
      <w:r w:rsidR="00183E0C" w:rsidRPr="00B90347">
        <w:t xml:space="preserve">, </w:t>
      </w:r>
      <w:r w:rsidR="000B13D8" w:rsidRPr="00B90347">
        <w:t>removing the observed baseflow</w:t>
      </w:r>
      <w:r w:rsidR="00BF351E" w:rsidRPr="00B90347">
        <w:t>; the final hydrograph will have units of cumecs/cm or cfs/in</w:t>
      </w:r>
      <w:r w:rsidR="00B772DC" w:rsidRPr="00B90347">
        <w:t>.</w:t>
      </w:r>
      <w:r w:rsidR="00183E0C" w:rsidRPr="00B90347">
        <w:t xml:space="preserve"> </w:t>
      </w:r>
      <w:r w:rsidR="00223DBC" w:rsidRPr="00B90347">
        <w:t>The unit hydrograph is then calculated by dividing the DRH by its total volume in depth (inches or cms).</w:t>
      </w:r>
      <w:r w:rsidR="00A53CD2" w:rsidRPr="00B90347">
        <w:t xml:space="preserve"> Finally, the function returns an object with the UH and the total volume calculated for the rainfall event in cms or in (this is used later on the floodhydro function).</w:t>
      </w:r>
    </w:p>
    <w:p w14:paraId="36858B4A" w14:textId="77777777" w:rsidR="00B61FA9" w:rsidRPr="00B90347" w:rsidRDefault="00B61FA9" w:rsidP="00D45572">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981698"/>
        <w:rPr>
          <w:color w:val="FFFFFF"/>
        </w:rPr>
      </w:pPr>
      <w:r w:rsidRPr="00B90347">
        <w:rPr>
          <w:color w:val="F0E68C"/>
        </w:rPr>
        <w:t>var</w:t>
      </w:r>
      <w:r w:rsidRPr="00B90347">
        <w:rPr>
          <w:color w:val="FFFFFF"/>
        </w:rPr>
        <w:t xml:space="preserve"> ex1 = {drainagearea: number, hydro: </w:t>
      </w:r>
      <w:r w:rsidRPr="00B90347">
        <w:rPr>
          <w:color w:val="CD5C5C"/>
        </w:rPr>
        <w:t>2darray</w:t>
      </w:r>
      <w:r w:rsidRPr="00B90347">
        <w:rPr>
          <w:color w:val="FFFFFF"/>
        </w:rPr>
        <w:t xml:space="preserve">(dimhydro), type: </w:t>
      </w:r>
      <w:r w:rsidRPr="00B90347">
        <w:rPr>
          <w:color w:val="FFA0A0"/>
        </w:rPr>
        <w:t>"dim"</w:t>
      </w:r>
      <w:r w:rsidRPr="00B90347">
        <w:rPr>
          <w:color w:val="FFFFFF"/>
        </w:rPr>
        <w:t>, config: {tconcentration: number(hours)}}</w:t>
      </w:r>
    </w:p>
    <w:p w14:paraId="3C3D63BC" w14:textId="77777777" w:rsidR="00B61FA9" w:rsidRPr="00B90347" w:rsidRDefault="00B61FA9" w:rsidP="00D45572">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981698"/>
        <w:rPr>
          <w:color w:val="FFFFFF"/>
        </w:rPr>
      </w:pPr>
      <w:r w:rsidRPr="00B90347">
        <w:rPr>
          <w:color w:val="F0E68C"/>
        </w:rPr>
        <w:t>var</w:t>
      </w:r>
      <w:r w:rsidRPr="00B90347">
        <w:rPr>
          <w:color w:val="FFFFFF"/>
        </w:rPr>
        <w:t xml:space="preserve"> ex2 = {drainagearea: number, hydro: </w:t>
      </w:r>
      <w:r w:rsidRPr="00B90347">
        <w:rPr>
          <w:color w:val="CD5C5C"/>
        </w:rPr>
        <w:t>2darray</w:t>
      </w:r>
      <w:r w:rsidRPr="00B90347">
        <w:rPr>
          <w:color w:val="FFFFFF"/>
        </w:rPr>
        <w:t xml:space="preserve">(obshydro), type: </w:t>
      </w:r>
      <w:r w:rsidRPr="00B90347">
        <w:rPr>
          <w:color w:val="FFA0A0"/>
        </w:rPr>
        <w:t>"obs"</w:t>
      </w:r>
      <w:r w:rsidRPr="00B90347">
        <w:rPr>
          <w:color w:val="FFFFFF"/>
        </w:rPr>
        <w:t>, config: {baseflow: number}}</w:t>
      </w:r>
    </w:p>
    <w:p w14:paraId="7EC85159" w14:textId="352CEB9B" w:rsidR="00AB55ED" w:rsidRPr="00B90347" w:rsidRDefault="00B61FA9" w:rsidP="00AB55ED">
      <w:pPr>
        <w:pStyle w:val="Caption"/>
      </w:pPr>
      <w:r w:rsidRPr="00B90347">
        <w:rPr>
          <w:color w:val="FFFFFF"/>
        </w:rPr>
        <w:t> </w:t>
      </w:r>
      <w:r w:rsidR="0064171C" w:rsidRPr="00B90347">
        <w:rPr>
          <w:color w:val="auto"/>
        </w:rPr>
        <w:t> </w:t>
      </w:r>
      <w:bookmarkStart w:id="3029" w:name="_Toc48363349"/>
      <w:r w:rsidR="00AB55ED"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13</w:t>
      </w:r>
      <w:r w:rsidR="00245413" w:rsidRPr="00B90347">
        <w:rPr>
          <w:noProof/>
        </w:rPr>
        <w:fldChar w:fldCharType="end"/>
      </w:r>
      <w:r w:rsidR="00AB55ED" w:rsidRPr="00B90347">
        <w:t>. Example objects for unithydrocons function.</w:t>
      </w:r>
      <w:bookmarkEnd w:id="3029"/>
    </w:p>
    <w:p w14:paraId="3A719439" w14:textId="5042FEAE" w:rsidR="00AB55ED" w:rsidRPr="00B90347" w:rsidRDefault="00AB55ED" w:rsidP="00AB55ED">
      <w:r w:rsidRPr="00B90347">
        <w:rPr>
          <w:i/>
          <w:iCs/>
        </w:rPr>
        <w:t xml:space="preserve">floodhydro </w:t>
      </w:r>
      <w:r w:rsidRPr="00B90347">
        <w:t xml:space="preserve">function generates a flooding hydrograph based on the physical characteristics of a basin. It has two different methods for this: SCS and empirical method. The SCS calculates abstractions based on the CN number (for more information, please refer to the background chapter). This number is changed later based on the type of unit that the user specifies; using a unit hydrograph it then calculates the composite hydrograph which creates a hydrograph generated from the rainfall event. The method has been optimized for usage with a </w:t>
      </w:r>
      <w:r w:rsidR="00653290" w:rsidRPr="00B90347">
        <w:t>UH</w:t>
      </w:r>
      <w:r w:rsidRPr="00B90347">
        <w:t xml:space="preserve"> constructed using </w:t>
      </w:r>
      <w:r w:rsidR="00653290" w:rsidRPr="00B90347">
        <w:t>a DUH.</w:t>
      </w:r>
    </w:p>
    <w:p w14:paraId="243A487A" w14:textId="3282F4FF" w:rsidR="00F871F8" w:rsidRPr="00B90347" w:rsidRDefault="00223DBC" w:rsidP="009C49A6">
      <w:r w:rsidRPr="00B90347">
        <w:t xml:space="preserve">The empirical method calculates </w:t>
      </w:r>
      <w:r w:rsidR="00A53CD2" w:rsidRPr="00B90347">
        <w:t>runoff</w:t>
      </w:r>
      <w:r w:rsidRPr="00B90347">
        <w:t xml:space="preserve"> consider</w:t>
      </w:r>
      <w:r w:rsidR="00911013" w:rsidRPr="00B90347">
        <w:t>ing</w:t>
      </w:r>
      <w:r w:rsidRPr="00B90347">
        <w:t xml:space="preserve"> the total </w:t>
      </w:r>
      <w:r w:rsidR="00911013" w:rsidRPr="00B90347">
        <w:t>volume</w:t>
      </w:r>
      <w:r w:rsidR="00A53CD2" w:rsidRPr="00B90347">
        <w:t xml:space="preserve"> of a unit hydrograph in terms of depth from the unithydrocons function. Using the principle </w:t>
      </w:r>
      <w:r w:rsidRPr="00B90347">
        <w:t xml:space="preserve">of </w:t>
      </w:r>
      <w:r w:rsidR="00B772DC" w:rsidRPr="00B90347">
        <w:t xml:space="preserve">superposition and proportionality, </w:t>
      </w:r>
      <w:r w:rsidR="00A53CD2" w:rsidRPr="00B90347">
        <w:t xml:space="preserve">the flooding hydrograph is calculated based on the convolution of the unit hydrograph, using rainfall intensity in terms of pulses. </w:t>
      </w:r>
      <w:r w:rsidR="000B45A7" w:rsidRPr="00B90347">
        <w:t xml:space="preserve">Each pulse represents an alteration in the system; this is found by </w:t>
      </w:r>
      <w:r w:rsidR="00CE6D2D" w:rsidRPr="00B90347">
        <w:t>multiplying</w:t>
      </w:r>
      <w:r w:rsidR="000B45A7" w:rsidRPr="00B90347">
        <w:t xml:space="preserve"> the rainfall pulse times the </w:t>
      </w:r>
      <w:r w:rsidR="000B45A7" w:rsidRPr="00B90347">
        <w:lastRenderedPageBreak/>
        <w:t>unit hydrograph. All subsequent hydrographs are displaced one timestep. The final hydrograph is obtained by summing all entries, including the baseflow if given as parameter.</w:t>
      </w:r>
      <w:r w:rsidR="00CE6D2D" w:rsidRPr="00B90347">
        <w:t xml:space="preserve"> The units depend on the case (metric: cumecs UH and baseflow, cms in hyetograph; cfs UH and baseflow, inches in hyetograph).</w:t>
      </w:r>
    </w:p>
    <w:p w14:paraId="36FD9B7D" w14:textId="77777777" w:rsidR="00CE6D2D" w:rsidRPr="00B90347" w:rsidRDefault="00CE6D2D" w:rsidP="00D45572">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sidRPr="00B90347">
        <w:rPr>
          <w:color w:val="F0E68C"/>
        </w:rPr>
        <w:t>var</w:t>
      </w:r>
      <w:r w:rsidRPr="00B90347">
        <w:rPr>
          <w:color w:val="FFFFFF"/>
        </w:rPr>
        <w:t xml:space="preserve"> </w:t>
      </w:r>
      <w:r w:rsidRPr="00B90347">
        <w:rPr>
          <w:color w:val="98FB98"/>
        </w:rPr>
        <w:t>SCSex</w:t>
      </w:r>
      <w:r w:rsidRPr="00B90347">
        <w:rPr>
          <w:color w:val="FFFFFF"/>
        </w:rPr>
        <w:t xml:space="preserve"> = {units: </w:t>
      </w:r>
      <w:r w:rsidRPr="00B90347">
        <w:rPr>
          <w:color w:val="FFA0A0"/>
        </w:rPr>
        <w:t>"metric or si"</w:t>
      </w:r>
      <w:r w:rsidRPr="00B90347">
        <w:rPr>
          <w:color w:val="FFFFFF"/>
        </w:rPr>
        <w:t xml:space="preserve">, rainfall: </w:t>
      </w:r>
      <w:r w:rsidRPr="00B90347">
        <w:rPr>
          <w:color w:val="CD5C5C"/>
        </w:rPr>
        <w:t>2darray</w:t>
      </w:r>
      <w:r w:rsidRPr="00B90347">
        <w:rPr>
          <w:color w:val="FFFFFF"/>
        </w:rPr>
        <w:t xml:space="preserve">, unithydro: </w:t>
      </w:r>
      <w:r w:rsidRPr="00B90347">
        <w:rPr>
          <w:color w:val="CD5C5C"/>
        </w:rPr>
        <w:t>2darray</w:t>
      </w:r>
      <w:r w:rsidRPr="00B90347">
        <w:rPr>
          <w:color w:val="FFFFFF"/>
        </w:rPr>
        <w:t xml:space="preserve">, cn: number, stormduration: number(hours), timestep: number (hours), type: </w:t>
      </w:r>
      <w:r w:rsidRPr="00B90347">
        <w:rPr>
          <w:color w:val="FFA0A0"/>
        </w:rPr>
        <w:t>"SCS"</w:t>
      </w:r>
      <w:r w:rsidRPr="00B90347">
        <w:rPr>
          <w:color w:val="FFFFFF"/>
        </w:rPr>
        <w:t>}</w:t>
      </w:r>
    </w:p>
    <w:p w14:paraId="3A42CAA0" w14:textId="77777777" w:rsidR="00CE6D2D" w:rsidRPr="00B90347" w:rsidRDefault="00CE6D2D" w:rsidP="00D45572">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sidRPr="00B90347">
        <w:rPr>
          <w:color w:val="FFFFFF"/>
        </w:rPr>
        <w:t> </w:t>
      </w:r>
    </w:p>
    <w:p w14:paraId="2F642927" w14:textId="36FE116F" w:rsidR="00CE6D2D" w:rsidRPr="00B90347" w:rsidRDefault="00CE6D2D" w:rsidP="00D45572">
      <w:pPr>
        <w:pStyle w:val="HTMLPreformatted"/>
        <w:keepNext/>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06998204"/>
        <w:rPr>
          <w:color w:val="FFFFFF"/>
        </w:rPr>
      </w:pPr>
      <w:r w:rsidRPr="00B90347">
        <w:rPr>
          <w:color w:val="F0E68C"/>
        </w:rPr>
        <w:t>var</w:t>
      </w:r>
      <w:r w:rsidRPr="00B90347">
        <w:rPr>
          <w:color w:val="FFFFFF"/>
        </w:rPr>
        <w:t xml:space="preserve"> </w:t>
      </w:r>
      <w:r w:rsidRPr="00B90347">
        <w:rPr>
          <w:color w:val="98FB98"/>
        </w:rPr>
        <w:t>ObsEx</w:t>
      </w:r>
      <w:r w:rsidRPr="00B90347">
        <w:rPr>
          <w:color w:val="FFFFFF"/>
        </w:rPr>
        <w:t xml:space="preserve"> = {rainfall: </w:t>
      </w:r>
      <w:r w:rsidRPr="00B90347">
        <w:rPr>
          <w:color w:val="CD5C5C"/>
        </w:rPr>
        <w:t>2darray</w:t>
      </w:r>
      <w:r w:rsidRPr="00B90347">
        <w:rPr>
          <w:color w:val="FFFFFF"/>
        </w:rPr>
        <w:t xml:space="preserve">(rainfall </w:t>
      </w:r>
      <w:r w:rsidRPr="00B90347">
        <w:rPr>
          <w:color w:val="F0E68C"/>
        </w:rPr>
        <w:t>in</w:t>
      </w:r>
      <w:r w:rsidRPr="00B90347">
        <w:rPr>
          <w:color w:val="FFFFFF"/>
        </w:rPr>
        <w:t xml:space="preserve"> terms </w:t>
      </w:r>
      <w:r w:rsidRPr="00B90347">
        <w:rPr>
          <w:color w:val="F0E68C"/>
        </w:rPr>
        <w:t>of</w:t>
      </w:r>
      <w:r w:rsidRPr="00B90347">
        <w:rPr>
          <w:color w:val="FFFFFF"/>
        </w:rPr>
        <w:t xml:space="preserve"> depth), unithydro: </w:t>
      </w:r>
      <w:r w:rsidRPr="00B90347">
        <w:rPr>
          <w:color w:val="CD5C5C"/>
        </w:rPr>
        <w:t>2darray</w:t>
      </w:r>
      <w:r w:rsidRPr="00B90347">
        <w:rPr>
          <w:color w:val="FFFFFF"/>
        </w:rPr>
        <w:t xml:space="preserve"> (time </w:t>
      </w:r>
      <w:r w:rsidRPr="00B90347">
        <w:rPr>
          <w:color w:val="F0E68C"/>
        </w:rPr>
        <w:t>in</w:t>
      </w:r>
      <w:r w:rsidRPr="00B90347">
        <w:rPr>
          <w:color w:val="FFFFFF"/>
        </w:rPr>
        <w:t xml:space="preserve"> numbers), type: </w:t>
      </w:r>
      <w:r w:rsidRPr="00B90347">
        <w:rPr>
          <w:color w:val="FFA0A0"/>
        </w:rPr>
        <w:t>"obs", baseflow: number</w:t>
      </w:r>
      <w:r w:rsidRPr="00B90347">
        <w:rPr>
          <w:color w:val="FFFFFF"/>
        </w:rPr>
        <w:t>}</w:t>
      </w:r>
    </w:p>
    <w:p w14:paraId="5AE311DD" w14:textId="2B8ED169" w:rsidR="00CE6D2D" w:rsidRPr="00B90347" w:rsidRDefault="00CE6D2D" w:rsidP="000E6BF0">
      <w:pPr>
        <w:pStyle w:val="Caption"/>
      </w:pPr>
      <w:bookmarkStart w:id="3030" w:name="_Toc48363350"/>
      <w:r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14</w:t>
      </w:r>
      <w:r w:rsidR="00245413" w:rsidRPr="00B90347">
        <w:rPr>
          <w:noProof/>
        </w:rPr>
        <w:fldChar w:fldCharType="end"/>
      </w:r>
      <w:r w:rsidR="000E6BF0" w:rsidRPr="00B90347">
        <w:t xml:space="preserve">. Examples for </w:t>
      </w:r>
      <w:r w:rsidR="000E6BF0" w:rsidRPr="00B90347">
        <w:rPr>
          <w:i/>
          <w:iCs w:val="0"/>
        </w:rPr>
        <w:t>floodhydro</w:t>
      </w:r>
      <w:r w:rsidR="000E6BF0" w:rsidRPr="00B90347">
        <w:t xml:space="preserve"> usage.</w:t>
      </w:r>
      <w:bookmarkEnd w:id="3030"/>
    </w:p>
    <w:p w14:paraId="359DA816" w14:textId="63DA42F7" w:rsidR="00CE6D2D" w:rsidRPr="00B90347" w:rsidRDefault="000E6BF0" w:rsidP="000E6BF0">
      <w:r w:rsidRPr="00B90347">
        <w:t xml:space="preserve">The </w:t>
      </w:r>
      <w:r w:rsidRPr="00B90347">
        <w:rPr>
          <w:i/>
          <w:iCs/>
        </w:rPr>
        <w:t>rainaggr</w:t>
      </w:r>
      <w:r w:rsidRPr="00B90347">
        <w:t xml:space="preserve"> function is used for aggregation and disaggregation of rainfall. It accepts as parameter an object that describes the event, the aggregation type and interval of the event. It accepts time in strings or number formats in minutes. For aggregation, simple summation is used depending on the required final timestep, in minutes. For disaggregation, it uses a neural network model trained using hourly data for disaggregation to 15 minutes data. </w:t>
      </w:r>
    </w:p>
    <w:p w14:paraId="7EFE16EF" w14:textId="218B9458" w:rsidR="009C49A6" w:rsidRPr="00B90347" w:rsidRDefault="009C49A6" w:rsidP="00344313">
      <w:pPr>
        <w:pStyle w:val="Heading3"/>
      </w:pPr>
      <w:bookmarkStart w:id="3031" w:name="_Toc48337944"/>
      <w:bookmarkStart w:id="3032" w:name="_Toc48363170"/>
      <w:r w:rsidRPr="00B90347">
        <w:t>NN</w:t>
      </w:r>
      <w:r w:rsidR="00B020B5" w:rsidRPr="00B90347">
        <w:t xml:space="preserve"> (Neural Networks)</w:t>
      </w:r>
      <w:bookmarkEnd w:id="3031"/>
      <w:bookmarkEnd w:id="3032"/>
    </w:p>
    <w:p w14:paraId="36C87116" w14:textId="02CCE9DA" w:rsidR="00387DAF" w:rsidRPr="00B90347" w:rsidRDefault="009C49A6" w:rsidP="00387DAF">
      <w:r w:rsidRPr="00B90347">
        <w:t xml:space="preserve">The NN component </w:t>
      </w:r>
      <w:r w:rsidR="0007594E" w:rsidRPr="00B90347">
        <w:t>using the open-source, client-side service of Tensorflow.js,</w:t>
      </w:r>
      <w:r w:rsidR="00463957" w:rsidRPr="00B90347">
        <w:t xml:space="preserve"> used for </w:t>
      </w:r>
      <w:r w:rsidR="0007594E" w:rsidRPr="00B90347">
        <w:t>artificial intelligence</w:t>
      </w:r>
      <w:r w:rsidR="00CA5F32" w:rsidRPr="00B90347">
        <w:t xml:space="preserve">. The </w:t>
      </w:r>
      <w:r w:rsidR="00B020B5" w:rsidRPr="00B90347">
        <w:t>module included within Hydro</w:t>
      </w:r>
      <w:r w:rsidR="00E778C4" w:rsidRPr="00B90347">
        <w:t>L</w:t>
      </w:r>
      <w:r w:rsidR="00B020B5" w:rsidRPr="00B90347">
        <w:t>ang c</w:t>
      </w:r>
      <w:r w:rsidR="005D6B04" w:rsidRPr="00B90347">
        <w:t>reates</w:t>
      </w:r>
      <w:r w:rsidR="00B020B5" w:rsidRPr="00B90347">
        <w:t xml:space="preserve"> </w:t>
      </w:r>
      <w:r w:rsidR="006570BE" w:rsidRPr="00B90347">
        <w:t xml:space="preserve">a </w:t>
      </w:r>
      <w:r w:rsidR="005D6B04" w:rsidRPr="00B90347">
        <w:t>sequential algorithm</w:t>
      </w:r>
      <w:r w:rsidR="00B020B5" w:rsidRPr="00B90347">
        <w:t xml:space="preserve"> mod</w:t>
      </w:r>
      <w:r w:rsidR="00463957" w:rsidRPr="00B90347">
        <w:t xml:space="preserve">el </w:t>
      </w:r>
      <w:r w:rsidR="000F474C" w:rsidRPr="00B90347">
        <w:t>using</w:t>
      </w:r>
      <w:r w:rsidR="006570BE" w:rsidRPr="00B90347">
        <w:t xml:space="preserve"> the</w:t>
      </w:r>
      <w:r w:rsidR="000F474C" w:rsidRPr="00B90347">
        <w:t xml:space="preserve"> </w:t>
      </w:r>
      <w:r w:rsidR="00463957" w:rsidRPr="00B90347">
        <w:t>recursive method. The</w:t>
      </w:r>
      <w:r w:rsidR="005D6B04" w:rsidRPr="00B90347">
        <w:t xml:space="preserve"> inputs are </w:t>
      </w:r>
      <w:r w:rsidR="00B020B5" w:rsidRPr="00B90347">
        <w:t>fed</w:t>
      </w:r>
      <w:r w:rsidR="005D6B04" w:rsidRPr="00B90347">
        <w:t xml:space="preserve"> directly </w:t>
      </w:r>
      <w:r w:rsidR="00B020B5" w:rsidRPr="00B90347">
        <w:t>to</w:t>
      </w:r>
      <w:r w:rsidR="005D6B04" w:rsidRPr="00B90347">
        <w:t xml:space="preserve"> the neurons</w:t>
      </w:r>
      <w:r w:rsidR="00B020B5" w:rsidRPr="00B90347">
        <w:t>, with preestablished activation functions</w:t>
      </w:r>
      <w:r w:rsidR="005D6B04" w:rsidRPr="00B90347">
        <w:t>. The</w:t>
      </w:r>
      <w:r w:rsidR="00CA5F32" w:rsidRPr="00B90347">
        <w:t xml:space="preserve"> number of inputs</w:t>
      </w:r>
      <w:r w:rsidR="005D6B04" w:rsidRPr="00B90347">
        <w:t>, neurons</w:t>
      </w:r>
      <w:r w:rsidR="006570BE" w:rsidRPr="00B90347">
        <w:t>,</w:t>
      </w:r>
      <w:r w:rsidR="005D6B04" w:rsidRPr="00B90347">
        <w:t xml:space="preserve"> and outputs are fed to the model by the user depending on th</w:t>
      </w:r>
      <w:r w:rsidR="00B020B5" w:rsidRPr="00B90347">
        <w:t>e final outcome needed</w:t>
      </w:r>
      <w:r w:rsidR="00CA5F32" w:rsidRPr="00B90347">
        <w:t xml:space="preserve">. It creates a 1 layer of neurons, with the </w:t>
      </w:r>
      <w:r w:rsidR="00B020B5" w:rsidRPr="00B90347">
        <w:t>number</w:t>
      </w:r>
      <w:r w:rsidR="00CA5F32" w:rsidRPr="00B90347">
        <w:t xml:space="preserve"> of neurons to be chosen by the user as well as the number of outputs</w:t>
      </w:r>
      <w:r w:rsidR="005D6B04" w:rsidRPr="00B90347">
        <w:t>.</w:t>
      </w:r>
      <w:r w:rsidR="00B020B5" w:rsidRPr="00B90347">
        <w:t xml:space="preserve"> </w:t>
      </w:r>
    </w:p>
    <w:tbl>
      <w:tblPr>
        <w:tblStyle w:val="GridTable1Light"/>
        <w:tblW w:w="7042" w:type="dxa"/>
        <w:jc w:val="center"/>
        <w:tblLook w:val="04A0" w:firstRow="1" w:lastRow="0" w:firstColumn="1" w:lastColumn="0" w:noHBand="0" w:noVBand="1"/>
      </w:tblPr>
      <w:tblGrid>
        <w:gridCol w:w="1594"/>
        <w:gridCol w:w="4152"/>
        <w:gridCol w:w="1296"/>
      </w:tblGrid>
      <w:tr w:rsidR="00912F17" w:rsidRPr="00B90347" w14:paraId="5C452900" w14:textId="50D7431A" w:rsidTr="00705AAC">
        <w:trPr>
          <w:cnfStyle w:val="100000000000" w:firstRow="1" w:lastRow="0" w:firstColumn="0" w:lastColumn="0" w:oddVBand="0" w:evenVBand="0" w:oddHBand="0" w:evenHBand="0" w:firstRowFirstColumn="0" w:firstRowLastColumn="0" w:lastRowFirstColumn="0" w:lastRowLastColumn="0"/>
          <w:trHeight w:val="6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BB97DA" w14:textId="77777777" w:rsidR="00912F17" w:rsidRPr="00B90347" w:rsidRDefault="00912F17" w:rsidP="00387DAF">
            <w:pPr>
              <w:pStyle w:val="tables1"/>
              <w:jc w:val="center"/>
            </w:pPr>
            <w:r w:rsidRPr="00B90347">
              <w:t>Function</w:t>
            </w:r>
          </w:p>
        </w:tc>
        <w:tc>
          <w:tcPr>
            <w:tcW w:w="0" w:type="auto"/>
            <w:hideMark/>
          </w:tcPr>
          <w:p w14:paraId="60BD6128" w14:textId="1ECF4AA2" w:rsidR="00912F17" w:rsidRPr="00B90347" w:rsidRDefault="00912F17" w:rsidP="00387DAF">
            <w:pPr>
              <w:pStyle w:val="tables1"/>
              <w:jc w:val="center"/>
              <w:cnfStyle w:val="100000000000" w:firstRow="1" w:lastRow="0" w:firstColumn="0" w:lastColumn="0" w:oddVBand="0" w:evenVBand="0" w:oddHBand="0" w:evenHBand="0" w:firstRowFirstColumn="0" w:firstRowLastColumn="0" w:lastRowFirstColumn="0" w:lastRowLastColumn="0"/>
            </w:pPr>
            <w:r w:rsidRPr="00B90347">
              <w:t>Overview</w:t>
            </w:r>
          </w:p>
        </w:tc>
        <w:tc>
          <w:tcPr>
            <w:tcW w:w="0" w:type="auto"/>
          </w:tcPr>
          <w:p w14:paraId="6D361528" w14:textId="544C0581" w:rsidR="00912F17" w:rsidRPr="00B90347" w:rsidRDefault="00912F17" w:rsidP="00387DAF">
            <w:pPr>
              <w:pStyle w:val="tables1"/>
              <w:jc w:val="center"/>
              <w:cnfStyle w:val="100000000000" w:firstRow="1" w:lastRow="0" w:firstColumn="0" w:lastColumn="0" w:oddVBand="0" w:evenVBand="0" w:oddHBand="0" w:evenHBand="0" w:firstRowFirstColumn="0" w:firstRowLastColumn="0" w:lastRowFirstColumn="0" w:lastRowLastColumn="0"/>
            </w:pPr>
            <w:r w:rsidRPr="00B90347">
              <w:t>Type</w:t>
            </w:r>
          </w:p>
        </w:tc>
      </w:tr>
      <w:tr w:rsidR="00912F17" w:rsidRPr="00B90347" w14:paraId="4342BB2F" w14:textId="1B16BCE8" w:rsidTr="00705AAC">
        <w:trPr>
          <w:trHeight w:val="3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D9FF395" w14:textId="77777777" w:rsidR="00912F17" w:rsidRPr="00B90347" w:rsidRDefault="00912F17" w:rsidP="0073334B">
            <w:pPr>
              <w:pStyle w:val="tables1"/>
              <w:jc w:val="center"/>
              <w:rPr>
                <w:b w:val="0"/>
                <w:bCs w:val="0"/>
              </w:rPr>
            </w:pPr>
            <w:r w:rsidRPr="00B90347">
              <w:rPr>
                <w:b w:val="0"/>
                <w:bCs w:val="0"/>
              </w:rPr>
              <w:t>createModel</w:t>
            </w:r>
          </w:p>
        </w:tc>
        <w:tc>
          <w:tcPr>
            <w:tcW w:w="0" w:type="auto"/>
            <w:hideMark/>
          </w:tcPr>
          <w:p w14:paraId="4C506515" w14:textId="51E6D5FF"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Creates a new sequential neural network model.</w:t>
            </w:r>
          </w:p>
        </w:tc>
        <w:tc>
          <w:tcPr>
            <w:tcW w:w="0" w:type="auto"/>
          </w:tcPr>
          <w:p w14:paraId="5259DFDB" w14:textId="78B6FCC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7663B396" w14:textId="24B89732" w:rsidTr="00705AAC">
        <w:trPr>
          <w:trHeight w:val="20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AE13AF1" w14:textId="77777777" w:rsidR="00912F17" w:rsidRPr="00B90347" w:rsidRDefault="00912F17" w:rsidP="0073334B">
            <w:pPr>
              <w:pStyle w:val="tables1"/>
              <w:jc w:val="center"/>
              <w:rPr>
                <w:b w:val="0"/>
                <w:bCs w:val="0"/>
              </w:rPr>
            </w:pPr>
            <w:r w:rsidRPr="00B90347">
              <w:rPr>
                <w:b w:val="0"/>
                <w:bCs w:val="0"/>
              </w:rPr>
              <w:t>convertToTensor</w:t>
            </w:r>
          </w:p>
        </w:tc>
        <w:tc>
          <w:tcPr>
            <w:tcW w:w="0" w:type="auto"/>
            <w:hideMark/>
          </w:tcPr>
          <w:p w14:paraId="1D9EF683" w14:textId="6973938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Converts JavaScript arrays into tensorflow tensors.</w:t>
            </w:r>
          </w:p>
        </w:tc>
        <w:tc>
          <w:tcPr>
            <w:tcW w:w="0" w:type="auto"/>
          </w:tcPr>
          <w:p w14:paraId="588D1A6D" w14:textId="28DCFE44"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33CF5C4B" w14:textId="63E0A985" w:rsidTr="00705AAC">
        <w:trPr>
          <w:trHeight w:val="3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421143A" w14:textId="77777777" w:rsidR="00912F17" w:rsidRPr="00B90347" w:rsidRDefault="00912F17" w:rsidP="0073334B">
            <w:pPr>
              <w:pStyle w:val="tables1"/>
              <w:jc w:val="center"/>
              <w:rPr>
                <w:b w:val="0"/>
                <w:bCs w:val="0"/>
              </w:rPr>
            </w:pPr>
            <w:r w:rsidRPr="00B90347">
              <w:rPr>
                <w:b w:val="0"/>
                <w:bCs w:val="0"/>
              </w:rPr>
              <w:t>trainModel</w:t>
            </w:r>
          </w:p>
        </w:tc>
        <w:tc>
          <w:tcPr>
            <w:tcW w:w="0" w:type="auto"/>
            <w:hideMark/>
          </w:tcPr>
          <w:p w14:paraId="0411A40E"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Trains an exisiting model with already created tensors.</w:t>
            </w:r>
          </w:p>
        </w:tc>
        <w:tc>
          <w:tcPr>
            <w:tcW w:w="0" w:type="auto"/>
          </w:tcPr>
          <w:p w14:paraId="3CD4401D" w14:textId="4E0E2280"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32601499" w14:textId="32312F9E" w:rsidTr="00705AAC">
        <w:trPr>
          <w:trHeight w:val="34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5CC2DA" w14:textId="77777777" w:rsidR="00912F17" w:rsidRPr="00B90347" w:rsidRDefault="00912F17" w:rsidP="0073334B">
            <w:pPr>
              <w:pStyle w:val="tables1"/>
              <w:jc w:val="center"/>
              <w:rPr>
                <w:b w:val="0"/>
                <w:bCs w:val="0"/>
              </w:rPr>
            </w:pPr>
            <w:r w:rsidRPr="00B90347">
              <w:rPr>
                <w:b w:val="0"/>
                <w:bCs w:val="0"/>
              </w:rPr>
              <w:t>prediction</w:t>
            </w:r>
          </w:p>
        </w:tc>
        <w:tc>
          <w:tcPr>
            <w:tcW w:w="0" w:type="auto"/>
            <w:hideMark/>
          </w:tcPr>
          <w:p w14:paraId="3CAC204E"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Based on a trained model, predict data.</w:t>
            </w:r>
          </w:p>
        </w:tc>
        <w:tc>
          <w:tcPr>
            <w:tcW w:w="0" w:type="auto"/>
          </w:tcPr>
          <w:p w14:paraId="23FCA0AF" w14:textId="3908FFDA"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bl>
    <w:p w14:paraId="5B3EE5F6" w14:textId="77777777" w:rsidR="00387DAF" w:rsidRPr="00B90347" w:rsidRDefault="00387DAF" w:rsidP="00387DAF"/>
    <w:p w14:paraId="3F773FE5" w14:textId="5ACCE004" w:rsidR="00866B46" w:rsidRPr="00B90347" w:rsidRDefault="000D3A04" w:rsidP="00866B46">
      <w:pPr>
        <w:pStyle w:val="Heading2"/>
      </w:pPr>
      <w:bookmarkStart w:id="3033" w:name="_Toc48337945"/>
      <w:bookmarkStart w:id="3034" w:name="_Toc48363171"/>
      <w:r w:rsidRPr="00B90347">
        <w:lastRenderedPageBreak/>
        <w:t>Visualiz</w:t>
      </w:r>
      <w:r w:rsidR="007E655D" w:rsidRPr="00B90347">
        <w:t>ation Component</w:t>
      </w:r>
      <w:r w:rsidR="00F202FA" w:rsidRPr="00B90347">
        <w:t>Visualizatio</w:t>
      </w:r>
      <w:bookmarkEnd w:id="3033"/>
      <w:r w:rsidR="00F202FA" w:rsidRPr="00B90347">
        <w:t>n</w:t>
      </w:r>
      <w:bookmarkEnd w:id="3034"/>
    </w:p>
    <w:p w14:paraId="386FE4E7" w14:textId="153276B4" w:rsidR="000D3A04" w:rsidRPr="00B90347" w:rsidRDefault="00FD41C4" w:rsidP="000D3A04">
      <w:r w:rsidRPr="00B90347">
        <w:t>The visualiz</w:t>
      </w:r>
      <w:r w:rsidR="0007594E" w:rsidRPr="00B90347">
        <w:t>ation</w:t>
      </w:r>
      <w:r w:rsidRPr="00B90347">
        <w:t xml:space="preserve"> module</w:t>
      </w:r>
      <w:r w:rsidR="0007594E" w:rsidRPr="00B90347">
        <w:t xml:space="preserve"> (named visualize)</w:t>
      </w:r>
      <w:r w:rsidRPr="00B90347">
        <w:t xml:space="preserve"> contains 3 different main functions, with one of them (</w:t>
      </w:r>
      <w:r w:rsidR="0007594E" w:rsidRPr="00B90347">
        <w:t xml:space="preserve">i.e. </w:t>
      </w:r>
      <w:r w:rsidRPr="00B90347">
        <w:t>styles) depending on the two others. They contain basic styling features accordingly to guidelines from Google Charts API documentation. The helper function defined within the module calls in the google charts API from the library components. It was decided to include the caller within the framework to avoid calling it from external servers.</w:t>
      </w:r>
    </w:p>
    <w:p w14:paraId="75525B0B" w14:textId="5E576DD6" w:rsidR="000D3A04" w:rsidRPr="00B90347" w:rsidRDefault="00435CD8" w:rsidP="000D3A04">
      <w:pPr>
        <w:jc w:val="center"/>
      </w:pPr>
      <w:r w:rsidRPr="00B90347">
        <w:rPr>
          <w:noProof/>
        </w:rPr>
        <w:drawing>
          <wp:inline distT="0" distB="0" distL="0" distR="0" wp14:anchorId="620B2EA3" wp14:editId="697A6F64">
            <wp:extent cx="4813713"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3713" cy="1828800"/>
                    </a:xfrm>
                    <a:prstGeom prst="rect">
                      <a:avLst/>
                    </a:prstGeom>
                  </pic:spPr>
                </pic:pic>
              </a:graphicData>
            </a:graphic>
          </wp:inline>
        </w:drawing>
      </w:r>
    </w:p>
    <w:p w14:paraId="0C2E8FBB" w14:textId="4801947D" w:rsidR="009169CB" w:rsidRPr="00B90347" w:rsidRDefault="009169CB" w:rsidP="009169CB">
      <w:pPr>
        <w:pStyle w:val="Caption"/>
        <w:keepNext/>
      </w:pPr>
      <w:bookmarkStart w:id="3035" w:name="_Toc48363270"/>
      <w:r w:rsidRPr="00B90347">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9</w:t>
      </w:r>
      <w:r w:rsidR="00245413" w:rsidRPr="00B90347">
        <w:rPr>
          <w:noProof/>
        </w:rPr>
        <w:fldChar w:fldCharType="end"/>
      </w:r>
      <w:r w:rsidRPr="00B90347">
        <w:t xml:space="preserve">. </w:t>
      </w:r>
      <w:r w:rsidR="00FD41C4" w:rsidRPr="00B90347">
        <w:t>Dependency diagram of visualize module.</w:t>
      </w:r>
      <w:bookmarkEnd w:id="3035"/>
    </w:p>
    <w:p w14:paraId="7B159007" w14:textId="77777777" w:rsidR="00B61FA9" w:rsidRPr="00B90347" w:rsidRDefault="00B61FA9" w:rsidP="00D45572">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6027816"/>
        <w:rPr>
          <w:color w:val="FFFFFF"/>
        </w:rPr>
      </w:pPr>
      <w:r w:rsidRPr="00B90347">
        <w:rPr>
          <w:color w:val="FFFFFF"/>
        </w:rPr>
        <w:t>hydro[n].visualize.</w:t>
      </w:r>
      <w:r w:rsidRPr="00B90347">
        <w:rPr>
          <w:color w:val="F0E68C"/>
        </w:rPr>
        <w:t>function</w:t>
      </w:r>
      <w:r w:rsidRPr="00B90347">
        <w:rPr>
          <w:color w:val="FFFFFF"/>
        </w:rPr>
        <w:t>(arg)</w:t>
      </w:r>
    </w:p>
    <w:p w14:paraId="66B97854" w14:textId="0BA5404B" w:rsidR="0015484F" w:rsidRPr="00B90347" w:rsidRDefault="00B61FA9" w:rsidP="0015484F">
      <w:pPr>
        <w:pStyle w:val="Caption"/>
      </w:pPr>
      <w:r w:rsidRPr="00B90347">
        <w:rPr>
          <w:color w:val="FFFFFF"/>
        </w:rPr>
        <w:t> </w:t>
      </w:r>
      <w:r w:rsidR="0015484F" w:rsidRPr="00B90347">
        <w:rPr>
          <w:iCs w:val="0"/>
          <w:color w:val="auto"/>
        </w:rPr>
        <w:t> </w:t>
      </w:r>
      <w:r w:rsidR="0015484F" w:rsidRPr="00B90347">
        <w:rPr>
          <w:color w:val="FFFFFF"/>
        </w:rPr>
        <w:t> </w:t>
      </w:r>
      <w:bookmarkStart w:id="3036" w:name="_Toc48363351"/>
      <w:r w:rsidR="0015484F"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15</w:t>
      </w:r>
      <w:r w:rsidR="00245413" w:rsidRPr="00B90347">
        <w:rPr>
          <w:noProof/>
        </w:rPr>
        <w:fldChar w:fldCharType="end"/>
      </w:r>
      <w:r w:rsidR="0015484F" w:rsidRPr="00B90347">
        <w:t>. Example usage for visualize function.</w:t>
      </w:r>
      <w:bookmarkEnd w:id="3036"/>
    </w:p>
    <w:p w14:paraId="1E7DABF9" w14:textId="0D0D4BE8" w:rsidR="00FD41C4" w:rsidRPr="00B90347" w:rsidRDefault="00FD41C4" w:rsidP="00FD41C4">
      <w:r w:rsidRPr="00B90347">
        <w:t>The functions are located on the third level chainage accessed through the Hydro</w:t>
      </w:r>
      <w:r w:rsidR="00E778C4" w:rsidRPr="00B90347">
        <w:t>L</w:t>
      </w:r>
      <w:r w:rsidRPr="00B90347">
        <w:t xml:space="preserve">ang instance as with the other modules. The arguments for the main functions are objects that have tailored with different arguments, depending solely on the final requirements from the user end and the API’s usage. Examples </w:t>
      </w:r>
      <w:r w:rsidR="006570BE" w:rsidRPr="00B90347">
        <w:t>of</w:t>
      </w:r>
      <w:r w:rsidRPr="00B90347">
        <w:t xml:space="preserve"> function calling and arguments types are found in the usages a</w:t>
      </w:r>
      <w:r w:rsidR="006570BE" w:rsidRPr="00B90347">
        <w:t>ppendix.</w:t>
      </w:r>
    </w:p>
    <w:p w14:paraId="51D152EC" w14:textId="53D89FA3" w:rsidR="00FD41C4" w:rsidRPr="00B90347" w:rsidRDefault="00FD41C4" w:rsidP="00FD41C4">
      <w:pPr>
        <w:pStyle w:val="Caption"/>
        <w:keepNext/>
      </w:pPr>
      <w:bookmarkStart w:id="3037" w:name="_Toc48363271"/>
      <w:r w:rsidRPr="00B90347">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10</w:t>
      </w:r>
      <w:r w:rsidR="00245413" w:rsidRPr="00B90347">
        <w:rPr>
          <w:noProof/>
        </w:rPr>
        <w:fldChar w:fldCharType="end"/>
      </w:r>
      <w:r w:rsidRPr="00B90347">
        <w:t>. Functions within visualize module.</w:t>
      </w:r>
      <w:bookmarkEnd w:id="3037"/>
    </w:p>
    <w:tbl>
      <w:tblPr>
        <w:tblStyle w:val="GridTable1Light"/>
        <w:tblW w:w="8977" w:type="dxa"/>
        <w:jc w:val="center"/>
        <w:tblLook w:val="04A0" w:firstRow="1" w:lastRow="0" w:firstColumn="1" w:lastColumn="0" w:noHBand="0" w:noVBand="1"/>
        <w:tblPrChange w:id="3038" w:author="Carlos Erazo" w:date="2020-08-15T04:17:00Z">
          <w:tblPr>
            <w:tblStyle w:val="GridTable1Light"/>
            <w:tblW w:w="7238" w:type="dxa"/>
            <w:jc w:val="center"/>
            <w:tblLook w:val="04A0" w:firstRow="1" w:lastRow="0" w:firstColumn="1" w:lastColumn="0" w:noHBand="0" w:noVBand="1"/>
          </w:tblPr>
        </w:tblPrChange>
      </w:tblPr>
      <w:tblGrid>
        <w:gridCol w:w="2172"/>
        <w:gridCol w:w="5922"/>
        <w:gridCol w:w="883"/>
        <w:tblGridChange w:id="3039">
          <w:tblGrid>
            <w:gridCol w:w="2172"/>
            <w:gridCol w:w="4183"/>
            <w:gridCol w:w="883"/>
          </w:tblGrid>
        </w:tblGridChange>
      </w:tblGrid>
      <w:tr w:rsidR="00912F17" w:rsidRPr="00B90347" w14:paraId="41BFB7EB" w14:textId="39476784" w:rsidTr="00C3529F">
        <w:trPr>
          <w:cnfStyle w:val="100000000000" w:firstRow="1" w:lastRow="0" w:firstColumn="0" w:lastColumn="0" w:oddVBand="0" w:evenVBand="0" w:oddHBand="0" w:evenHBand="0" w:firstRowFirstColumn="0" w:firstRowLastColumn="0" w:lastRowFirstColumn="0" w:lastRowLastColumn="0"/>
          <w:trHeight w:val="635"/>
          <w:jc w:val="center"/>
          <w:trPrChange w:id="3040" w:author="Carlos Erazo" w:date="2020-08-15T04:17:00Z">
            <w:trPr>
              <w:trHeight w:val="512"/>
              <w:jc w:val="center"/>
            </w:trPr>
          </w:trPrChange>
        </w:trPr>
        <w:tc>
          <w:tcPr>
            <w:cnfStyle w:val="001000000000" w:firstRow="0" w:lastRow="0" w:firstColumn="1" w:lastColumn="0" w:oddVBand="0" w:evenVBand="0" w:oddHBand="0" w:evenHBand="0" w:firstRowFirstColumn="0" w:firstRowLastColumn="0" w:lastRowFirstColumn="0" w:lastRowLastColumn="0"/>
            <w:tcW w:w="1795" w:type="dxa"/>
            <w:noWrap/>
            <w:hideMark/>
            <w:tcPrChange w:id="3041" w:author="Carlos Erazo" w:date="2020-08-15T04:17:00Z">
              <w:tcPr>
                <w:tcW w:w="2172" w:type="dxa"/>
                <w:noWrap/>
                <w:hideMark/>
              </w:tcPr>
            </w:tcPrChange>
          </w:tcPr>
          <w:p w14:paraId="662BCAB9" w14:textId="2683C663" w:rsidR="00912F17" w:rsidRPr="00B90347" w:rsidRDefault="00912F17" w:rsidP="009D0F07">
            <w:pPr>
              <w:pStyle w:val="tables1"/>
              <w:jc w:val="center"/>
              <w:cnfStyle w:val="101000000000" w:firstRow="1" w:lastRow="0" w:firstColumn="1" w:lastColumn="0" w:oddVBand="0" w:evenVBand="0" w:oddHBand="0" w:evenHBand="0" w:firstRowFirstColumn="0" w:firstRowLastColumn="0" w:lastRowFirstColumn="0" w:lastRowLastColumn="0"/>
            </w:pPr>
            <w:r w:rsidRPr="00B90347">
              <w:t>Function</w:t>
            </w:r>
          </w:p>
        </w:tc>
        <w:tc>
          <w:tcPr>
            <w:tcW w:w="6087" w:type="dxa"/>
            <w:hideMark/>
            <w:tcPrChange w:id="3042" w:author="Carlos Erazo" w:date="2020-08-15T04:17:00Z">
              <w:tcPr>
                <w:tcW w:w="4183" w:type="dxa"/>
                <w:hideMark/>
              </w:tcPr>
            </w:tcPrChange>
          </w:tcPr>
          <w:p w14:paraId="390CF92B" w14:textId="2425940C" w:rsidR="00912F17" w:rsidRPr="00B90347"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B90347">
              <w:t>Overview</w:t>
            </w:r>
          </w:p>
        </w:tc>
        <w:tc>
          <w:tcPr>
            <w:tcW w:w="0" w:type="auto"/>
            <w:tcPrChange w:id="3043" w:author="Carlos Erazo" w:date="2020-08-15T04:17:00Z">
              <w:tcPr>
                <w:tcW w:w="0" w:type="auto"/>
              </w:tcPr>
            </w:tcPrChange>
          </w:tcPr>
          <w:p w14:paraId="035B0BE6" w14:textId="059B92AA" w:rsidR="00912F17" w:rsidRPr="00B90347" w:rsidRDefault="00912F17" w:rsidP="009D0F07">
            <w:pPr>
              <w:pStyle w:val="tables1"/>
              <w:jc w:val="center"/>
              <w:cnfStyle w:val="100000000000" w:firstRow="1" w:lastRow="0" w:firstColumn="0" w:lastColumn="0" w:oddVBand="0" w:evenVBand="0" w:oddHBand="0" w:evenHBand="0" w:firstRowFirstColumn="0" w:firstRowLastColumn="0" w:lastRowFirstColumn="0" w:lastRowLastColumn="0"/>
            </w:pPr>
            <w:r w:rsidRPr="00B90347">
              <w:t>Type</w:t>
            </w:r>
          </w:p>
        </w:tc>
      </w:tr>
      <w:tr w:rsidR="00912F17" w:rsidRPr="00B90347" w14:paraId="042868CF" w14:textId="56E41AF8" w:rsidTr="00C3529F">
        <w:trPr>
          <w:trHeight w:val="571"/>
          <w:jc w:val="center"/>
          <w:trPrChange w:id="3044" w:author="Carlos Erazo" w:date="2020-08-15T04:17:00Z">
            <w:trPr>
              <w:trHeight w:val="461"/>
              <w:jc w:val="center"/>
            </w:trPr>
          </w:trPrChange>
        </w:trPr>
        <w:tc>
          <w:tcPr>
            <w:cnfStyle w:val="001000000000" w:firstRow="0" w:lastRow="0" w:firstColumn="1" w:lastColumn="0" w:oddVBand="0" w:evenVBand="0" w:oddHBand="0" w:evenHBand="0" w:firstRowFirstColumn="0" w:firstRowLastColumn="0" w:lastRowFirstColumn="0" w:lastRowLastColumn="0"/>
            <w:tcW w:w="1795" w:type="dxa"/>
            <w:noWrap/>
            <w:hideMark/>
            <w:tcPrChange w:id="3045" w:author="Carlos Erazo" w:date="2020-08-15T04:17:00Z">
              <w:tcPr>
                <w:tcW w:w="2172" w:type="dxa"/>
                <w:noWrap/>
                <w:hideMark/>
              </w:tcPr>
            </w:tcPrChange>
          </w:tcPr>
          <w:p w14:paraId="1E8E76DE" w14:textId="77777777" w:rsidR="00912F17" w:rsidRPr="00B90347" w:rsidRDefault="00912F17" w:rsidP="0073334B">
            <w:pPr>
              <w:pStyle w:val="tables1"/>
              <w:jc w:val="center"/>
              <w:rPr>
                <w:b w:val="0"/>
                <w:bCs w:val="0"/>
              </w:rPr>
            </w:pPr>
            <w:r w:rsidRPr="00B90347">
              <w:rPr>
                <w:b w:val="0"/>
                <w:bCs w:val="0"/>
              </w:rPr>
              <w:t>chart</w:t>
            </w:r>
          </w:p>
        </w:tc>
        <w:tc>
          <w:tcPr>
            <w:tcW w:w="6087" w:type="dxa"/>
            <w:hideMark/>
            <w:tcPrChange w:id="3046" w:author="Carlos Erazo" w:date="2020-08-15T04:17:00Z">
              <w:tcPr>
                <w:tcW w:w="4183" w:type="dxa"/>
                <w:hideMark/>
              </w:tcPr>
            </w:tcPrChange>
          </w:tcPr>
          <w:p w14:paraId="5A72E0D6" w14:textId="4B6E072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Draws data as a chart depending on the options passed by the user. The data must be in array format. Options available are scatter, column, line, timeline and histograms.</w:t>
            </w:r>
          </w:p>
        </w:tc>
        <w:tc>
          <w:tcPr>
            <w:tcW w:w="0" w:type="auto"/>
            <w:tcPrChange w:id="3047" w:author="Carlos Erazo" w:date="2020-08-15T04:17:00Z">
              <w:tcPr>
                <w:tcW w:w="0" w:type="auto"/>
              </w:tcPr>
            </w:tcPrChange>
          </w:tcPr>
          <w:p w14:paraId="07EB8094" w14:textId="785AB159"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4E3B4775" w14:textId="70B05121" w:rsidTr="00C3529F">
        <w:trPr>
          <w:trHeight w:val="285"/>
          <w:jc w:val="center"/>
          <w:trPrChange w:id="3048" w:author="Carlos Erazo" w:date="2020-08-15T04:17:00Z">
            <w:trPr>
              <w:trHeight w:val="230"/>
              <w:jc w:val="center"/>
            </w:trPr>
          </w:trPrChange>
        </w:trPr>
        <w:tc>
          <w:tcPr>
            <w:cnfStyle w:val="001000000000" w:firstRow="0" w:lastRow="0" w:firstColumn="1" w:lastColumn="0" w:oddVBand="0" w:evenVBand="0" w:oddHBand="0" w:evenHBand="0" w:firstRowFirstColumn="0" w:firstRowLastColumn="0" w:lastRowFirstColumn="0" w:lastRowLastColumn="0"/>
            <w:tcW w:w="1795" w:type="dxa"/>
            <w:noWrap/>
            <w:hideMark/>
            <w:tcPrChange w:id="3049" w:author="Carlos Erazo" w:date="2020-08-15T04:17:00Z">
              <w:tcPr>
                <w:tcW w:w="2172" w:type="dxa"/>
                <w:noWrap/>
                <w:hideMark/>
              </w:tcPr>
            </w:tcPrChange>
          </w:tcPr>
          <w:p w14:paraId="34144C97" w14:textId="77777777" w:rsidR="00912F17" w:rsidRPr="00B90347" w:rsidRDefault="00912F17" w:rsidP="0073334B">
            <w:pPr>
              <w:pStyle w:val="tables1"/>
              <w:jc w:val="center"/>
              <w:rPr>
                <w:b w:val="0"/>
                <w:bCs w:val="0"/>
              </w:rPr>
            </w:pPr>
            <w:r w:rsidRPr="00B90347">
              <w:rPr>
                <w:b w:val="0"/>
                <w:bCs w:val="0"/>
              </w:rPr>
              <w:t>table</w:t>
            </w:r>
          </w:p>
        </w:tc>
        <w:tc>
          <w:tcPr>
            <w:tcW w:w="6087" w:type="dxa"/>
            <w:hideMark/>
            <w:tcPrChange w:id="3050" w:author="Carlos Erazo" w:date="2020-08-15T04:17:00Z">
              <w:tcPr>
                <w:tcW w:w="4183" w:type="dxa"/>
                <w:hideMark/>
              </w:tcPr>
            </w:tcPrChange>
          </w:tcPr>
          <w:p w14:paraId="09CB1041"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Draws a table from data provided by the user. The data must include a header and passed as an array.</w:t>
            </w:r>
          </w:p>
        </w:tc>
        <w:tc>
          <w:tcPr>
            <w:tcW w:w="0" w:type="auto"/>
            <w:tcPrChange w:id="3051" w:author="Carlos Erazo" w:date="2020-08-15T04:17:00Z">
              <w:tcPr>
                <w:tcW w:w="0" w:type="auto"/>
              </w:tcPr>
            </w:tcPrChange>
          </w:tcPr>
          <w:p w14:paraId="37255500" w14:textId="2A124B0B"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6C9A5258" w14:textId="2E3ABE23" w:rsidTr="00C3529F">
        <w:trPr>
          <w:trHeight w:val="571"/>
          <w:jc w:val="center"/>
          <w:trPrChange w:id="3052" w:author="Carlos Erazo" w:date="2020-08-15T04:17:00Z">
            <w:trPr>
              <w:trHeight w:val="461"/>
              <w:jc w:val="center"/>
            </w:trPr>
          </w:trPrChange>
        </w:trPr>
        <w:tc>
          <w:tcPr>
            <w:cnfStyle w:val="001000000000" w:firstRow="0" w:lastRow="0" w:firstColumn="1" w:lastColumn="0" w:oddVBand="0" w:evenVBand="0" w:oddHBand="0" w:evenHBand="0" w:firstRowFirstColumn="0" w:firstRowLastColumn="0" w:lastRowFirstColumn="0" w:lastRowLastColumn="0"/>
            <w:tcW w:w="1795" w:type="dxa"/>
            <w:noWrap/>
            <w:hideMark/>
            <w:tcPrChange w:id="3053" w:author="Carlos Erazo" w:date="2020-08-15T04:17:00Z">
              <w:tcPr>
                <w:tcW w:w="2172" w:type="dxa"/>
                <w:noWrap/>
                <w:hideMark/>
              </w:tcPr>
            </w:tcPrChange>
          </w:tcPr>
          <w:p w14:paraId="7A7B1A48" w14:textId="77777777" w:rsidR="00912F17" w:rsidRPr="00B90347" w:rsidRDefault="00912F17" w:rsidP="0073334B">
            <w:pPr>
              <w:pStyle w:val="tables1"/>
              <w:jc w:val="center"/>
              <w:rPr>
                <w:b w:val="0"/>
                <w:bCs w:val="0"/>
              </w:rPr>
            </w:pPr>
            <w:r w:rsidRPr="00B90347">
              <w:rPr>
                <w:b w:val="0"/>
                <w:bCs w:val="0"/>
              </w:rPr>
              <w:t>styles</w:t>
            </w:r>
          </w:p>
        </w:tc>
        <w:tc>
          <w:tcPr>
            <w:tcW w:w="6087" w:type="dxa"/>
            <w:hideMark/>
            <w:tcPrChange w:id="3054" w:author="Carlos Erazo" w:date="2020-08-15T04:17:00Z">
              <w:tcPr>
                <w:tcW w:w="4183" w:type="dxa"/>
                <w:hideMark/>
              </w:tcPr>
            </w:tcPrChange>
          </w:tcPr>
          <w:p w14:paraId="5FAC35D7" w14:textId="33F9B2A4"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Contains different styles available to use by feeding fewer arguments than by directly using the chart and table functions. The drawing styles are meant just as options in case the user does not want to create a style object.</w:t>
            </w:r>
          </w:p>
        </w:tc>
        <w:tc>
          <w:tcPr>
            <w:tcW w:w="0" w:type="auto"/>
            <w:tcPrChange w:id="3055" w:author="Carlos Erazo" w:date="2020-08-15T04:17:00Z">
              <w:tcPr>
                <w:tcW w:w="0" w:type="auto"/>
              </w:tcPr>
            </w:tcPrChange>
          </w:tcPr>
          <w:p w14:paraId="1E9D1617" w14:textId="40B2C5F7"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414D6A17" w14:textId="0B652DE0" w:rsidTr="00C3529F">
        <w:trPr>
          <w:trHeight w:val="285"/>
          <w:jc w:val="center"/>
          <w:trPrChange w:id="3056" w:author="Carlos Erazo" w:date="2020-08-15T04:17:00Z">
            <w:trPr>
              <w:trHeight w:val="230"/>
              <w:jc w:val="center"/>
            </w:trPr>
          </w:trPrChange>
        </w:trPr>
        <w:tc>
          <w:tcPr>
            <w:cnfStyle w:val="001000000000" w:firstRow="0" w:lastRow="0" w:firstColumn="1" w:lastColumn="0" w:oddVBand="0" w:evenVBand="0" w:oddHBand="0" w:evenHBand="0" w:firstRowFirstColumn="0" w:firstRowLastColumn="0" w:lastRowFirstColumn="0" w:lastRowLastColumn="0"/>
            <w:tcW w:w="1795" w:type="dxa"/>
            <w:noWrap/>
            <w:hideMark/>
            <w:tcPrChange w:id="3057" w:author="Carlos Erazo" w:date="2020-08-15T04:17:00Z">
              <w:tcPr>
                <w:tcW w:w="2172" w:type="dxa"/>
                <w:noWrap/>
                <w:hideMark/>
              </w:tcPr>
            </w:tcPrChange>
          </w:tcPr>
          <w:p w14:paraId="21172886" w14:textId="77777777" w:rsidR="00912F17" w:rsidRPr="00B90347" w:rsidRDefault="00912F17" w:rsidP="0073334B">
            <w:pPr>
              <w:pStyle w:val="tables1"/>
              <w:jc w:val="center"/>
              <w:rPr>
                <w:b w:val="0"/>
                <w:bCs w:val="0"/>
              </w:rPr>
            </w:pPr>
            <w:r w:rsidRPr="00B90347">
              <w:rPr>
                <w:b w:val="0"/>
                <w:bCs w:val="0"/>
              </w:rPr>
              <w:t>ensureGoogleChartIsSet</w:t>
            </w:r>
          </w:p>
        </w:tc>
        <w:tc>
          <w:tcPr>
            <w:tcW w:w="6087" w:type="dxa"/>
            <w:hideMark/>
            <w:tcPrChange w:id="3058" w:author="Carlos Erazo" w:date="2020-08-15T04:17:00Z">
              <w:tcPr>
                <w:tcW w:w="4183" w:type="dxa"/>
                <w:hideMark/>
              </w:tcPr>
            </w:tcPrChange>
          </w:tcPr>
          <w:p w14:paraId="107A5CF9" w14:textId="571539EF"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Promise for calling the google charts component. Calls in all the charts and tables that are rendered in the library.</w:t>
            </w:r>
          </w:p>
        </w:tc>
        <w:tc>
          <w:tcPr>
            <w:tcW w:w="0" w:type="auto"/>
            <w:tcPrChange w:id="3059" w:author="Carlos Erazo" w:date="2020-08-15T04:17:00Z">
              <w:tcPr>
                <w:tcW w:w="0" w:type="auto"/>
              </w:tcPr>
            </w:tcPrChange>
          </w:tcPr>
          <w:p w14:paraId="439DA2B9" w14:textId="6A9D6DC0"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bl>
    <w:p w14:paraId="5C42CE8B" w14:textId="6C16BA2B" w:rsidR="00FD41C4" w:rsidRPr="00B90347" w:rsidRDefault="00FD41C4" w:rsidP="00866B46">
      <w:pPr>
        <w:pStyle w:val="Heading3"/>
      </w:pPr>
      <w:bookmarkStart w:id="3060" w:name="_Toc48337946"/>
      <w:bookmarkStart w:id="3061" w:name="_Toc48363172"/>
      <w:r w:rsidRPr="00B90347">
        <w:lastRenderedPageBreak/>
        <w:t>Functions</w:t>
      </w:r>
      <w:bookmarkEnd w:id="3060"/>
      <w:bookmarkEnd w:id="3061"/>
    </w:p>
    <w:p w14:paraId="27764B4F" w14:textId="7E32B404" w:rsidR="00CF2B91" w:rsidRPr="00B90347" w:rsidRDefault="00B46807" w:rsidP="00FD41C4">
      <w:r w:rsidRPr="00B90347">
        <w:t xml:space="preserve">The </w:t>
      </w:r>
      <w:r w:rsidRPr="00B90347">
        <w:rPr>
          <w:i/>
          <w:iCs/>
        </w:rPr>
        <w:t xml:space="preserve">chart </w:t>
      </w:r>
      <w:r w:rsidRPr="00B90347">
        <w:t>function builds up a</w:t>
      </w:r>
      <w:r w:rsidR="006570BE" w:rsidRPr="00B90347">
        <w:t>n</w:t>
      </w:r>
      <w:r w:rsidRPr="00B90347">
        <w:t xml:space="preserve"> n-dimensional chart.</w:t>
      </w:r>
      <w:r w:rsidR="00CD77D4" w:rsidRPr="00B90347">
        <w:t xml:space="preserve"> It accepts as arguments an object that specifies the data that is to be drawn, the chart type, the name of a new page division</w:t>
      </w:r>
      <w:r w:rsidR="006570BE" w:rsidRPr="00B90347">
        <w:t>,</w:t>
      </w:r>
      <w:r w:rsidR="00CD77D4" w:rsidRPr="00B90347">
        <w:t xml:space="preserve"> and the options which specify criteria dependent on the chart type. All the specifications of </w:t>
      </w:r>
      <w:r w:rsidR="006570BE" w:rsidRPr="00B90347">
        <w:t xml:space="preserve">the </w:t>
      </w:r>
      <w:r w:rsidR="00CD77D4" w:rsidRPr="00B90347">
        <w:t xml:space="preserve">charts can be found on the </w:t>
      </w:r>
      <w:r w:rsidR="006570BE" w:rsidRPr="00B90347">
        <w:t>G</w:t>
      </w:r>
      <w:r w:rsidR="00CF2B91" w:rsidRPr="00B90347">
        <w:t xml:space="preserve">oogle </w:t>
      </w:r>
      <w:r w:rsidR="006570BE" w:rsidRPr="00B90347">
        <w:t>C</w:t>
      </w:r>
      <w:r w:rsidR="00CF2B91" w:rsidRPr="00B90347">
        <w:t>harts API page. It creates a new division with the name of the graph title, the name of the page division with a fixed 1000px</w:t>
      </w:r>
      <w:r w:rsidR="006570BE" w:rsidRPr="00B90347">
        <w:t>,</w:t>
      </w:r>
      <w:r w:rsidR="00CF2B91" w:rsidRPr="00B90347">
        <w:t xml:space="preserve"> and 500px of width and height.</w:t>
      </w:r>
    </w:p>
    <w:p w14:paraId="38D068EE" w14:textId="77777777" w:rsidR="00B61FA9" w:rsidRPr="00B90347"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sidRPr="00B90347">
        <w:rPr>
          <w:color w:val="FFFFFF"/>
        </w:rPr>
        <w:t> </w:t>
      </w:r>
      <w:r w:rsidRPr="00B90347">
        <w:rPr>
          <w:color w:val="F0E68C"/>
        </w:rPr>
        <w:t>var</w:t>
      </w:r>
      <w:r w:rsidRPr="00B90347">
        <w:rPr>
          <w:color w:val="FFFFFF"/>
        </w:rPr>
        <w:t xml:space="preserve"> example = {</w:t>
      </w:r>
    </w:p>
    <w:p w14:paraId="2E5654D8" w14:textId="77777777" w:rsidR="00B61FA9" w:rsidRPr="00B90347"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sidRPr="00B90347">
        <w:rPr>
          <w:color w:val="FFFFFF"/>
        </w:rPr>
        <w:t xml:space="preserve">   chartType: </w:t>
      </w:r>
      <w:r w:rsidRPr="00B90347">
        <w:rPr>
          <w:color w:val="FFA0A0"/>
        </w:rPr>
        <w:t>"scatter, column, histogram, line or timeline"</w:t>
      </w:r>
      <w:r w:rsidRPr="00B90347">
        <w:rPr>
          <w:color w:val="FFFFFF"/>
        </w:rPr>
        <w:t>,</w:t>
      </w:r>
    </w:p>
    <w:p w14:paraId="4101A8E7" w14:textId="77777777" w:rsidR="00B61FA9" w:rsidRPr="00B90347"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sidRPr="00B90347">
        <w:rPr>
          <w:color w:val="FFFFFF"/>
        </w:rPr>
        <w:t xml:space="preserve">   data: (ndim data </w:t>
      </w:r>
      <w:r w:rsidRPr="00B90347">
        <w:rPr>
          <w:color w:val="F0E68C"/>
        </w:rPr>
        <w:t>as</w:t>
      </w:r>
      <w:r w:rsidRPr="00B90347">
        <w:rPr>
          <w:color w:val="FFFFFF"/>
        </w:rPr>
        <w:t xml:space="preserve"> array),</w:t>
      </w:r>
    </w:p>
    <w:p w14:paraId="77B975DD" w14:textId="77777777" w:rsidR="00B61FA9" w:rsidRPr="00B90347"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sidRPr="00B90347">
        <w:rPr>
          <w:color w:val="FFFFFF"/>
        </w:rPr>
        <w:t xml:space="preserve">   divID: </w:t>
      </w:r>
      <w:r w:rsidRPr="00B90347">
        <w:rPr>
          <w:color w:val="FFA0A0"/>
        </w:rPr>
        <w:t>"name of page division"</w:t>
      </w:r>
      <w:r w:rsidRPr="00B90347">
        <w:rPr>
          <w:color w:val="FFFFFF"/>
        </w:rPr>
        <w:t>,</w:t>
      </w:r>
    </w:p>
    <w:p w14:paraId="20EB9839" w14:textId="77777777" w:rsidR="00B61FA9" w:rsidRPr="00B90347"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sidRPr="00B90347">
        <w:rPr>
          <w:color w:val="FFFFFF"/>
        </w:rPr>
        <w:t xml:space="preserve">   </w:t>
      </w:r>
      <w:r w:rsidRPr="00B90347">
        <w:rPr>
          <w:color w:val="87CEEB"/>
        </w:rPr>
        <w:t>//the different options can be found on google charts doc.</w:t>
      </w:r>
    </w:p>
    <w:p w14:paraId="093B7CC8" w14:textId="77777777" w:rsidR="00B61FA9" w:rsidRPr="00B90347"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sidRPr="00B90347">
        <w:rPr>
          <w:color w:val="FFFFFF"/>
        </w:rPr>
        <w:t xml:space="preserve">   options: {</w:t>
      </w:r>
    </w:p>
    <w:p w14:paraId="4A2EAF5D" w14:textId="77777777" w:rsidR="00B61FA9" w:rsidRPr="00B90347"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sidRPr="00B90347">
        <w:rPr>
          <w:color w:val="FFFFFF"/>
        </w:rPr>
        <w:t xml:space="preserve">     option1: option1,</w:t>
      </w:r>
    </w:p>
    <w:p w14:paraId="7C0A7127" w14:textId="77777777" w:rsidR="00B61FA9" w:rsidRPr="00B90347"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sidRPr="00B90347">
        <w:rPr>
          <w:color w:val="FFFFFF"/>
        </w:rPr>
        <w:t xml:space="preserve">     option2: option2</w:t>
      </w:r>
    </w:p>
    <w:p w14:paraId="37A3D45D" w14:textId="77777777" w:rsidR="00B61FA9" w:rsidRPr="00B90347"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sidRPr="00B90347">
        <w:rPr>
          <w:color w:val="FFFFFF"/>
        </w:rPr>
        <w:t xml:space="preserve">   },</w:t>
      </w:r>
    </w:p>
    <w:p w14:paraId="2316BC8B" w14:textId="77777777" w:rsidR="00B61FA9" w:rsidRPr="00B90347" w:rsidRDefault="00B61FA9" w:rsidP="00D45572">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6717471"/>
        <w:rPr>
          <w:color w:val="FFFFFF"/>
        </w:rPr>
      </w:pPr>
      <w:r w:rsidRPr="00B90347">
        <w:rPr>
          <w:color w:val="FFFFFF"/>
        </w:rPr>
        <w:t xml:space="preserve"> }   </w:t>
      </w:r>
    </w:p>
    <w:p w14:paraId="4BC97CFC" w14:textId="537B194C" w:rsidR="00CF2B91" w:rsidRPr="00B90347" w:rsidRDefault="00B61FA9" w:rsidP="00CF2B91">
      <w:pPr>
        <w:pStyle w:val="Caption"/>
      </w:pPr>
      <w:r w:rsidRPr="00B90347">
        <w:rPr>
          <w:color w:val="FFFFFF"/>
        </w:rPr>
        <w:t> </w:t>
      </w:r>
      <w:r w:rsidR="0004737E" w:rsidRPr="00B90347">
        <w:rPr>
          <w:color w:val="auto"/>
        </w:rPr>
        <w:t> </w:t>
      </w:r>
      <w:bookmarkStart w:id="3062" w:name="_Toc48363352"/>
      <w:r w:rsidR="00CF2B91"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16</w:t>
      </w:r>
      <w:r w:rsidR="00245413" w:rsidRPr="00B90347">
        <w:rPr>
          <w:noProof/>
        </w:rPr>
        <w:fldChar w:fldCharType="end"/>
      </w:r>
      <w:r w:rsidR="00CF2B91" w:rsidRPr="00B90347">
        <w:t>. Example argument for chart function.</w:t>
      </w:r>
      <w:bookmarkEnd w:id="3062"/>
    </w:p>
    <w:p w14:paraId="71A53043" w14:textId="57E03FBD" w:rsidR="0005191E" w:rsidRPr="00B90347" w:rsidRDefault="0005191E" w:rsidP="0005191E">
      <w:r w:rsidRPr="00B90347">
        <w:t xml:space="preserve">The </w:t>
      </w:r>
      <w:r w:rsidRPr="00B90347">
        <w:rPr>
          <w:i/>
          <w:iCs/>
        </w:rPr>
        <w:t>table</w:t>
      </w:r>
      <w:r w:rsidRPr="00B90347">
        <w:t xml:space="preserve"> function creates a n*dimensional table with headers. </w:t>
      </w:r>
      <w:r w:rsidR="0007594E" w:rsidRPr="00B90347">
        <w:t xml:space="preserve">Accepts </w:t>
      </w:r>
      <w:r w:rsidRPr="00B90347">
        <w:t xml:space="preserve">an object </w:t>
      </w:r>
      <w:r w:rsidR="0007594E" w:rsidRPr="00B90347">
        <w:t>with the</w:t>
      </w:r>
      <w:r w:rsidRPr="00B90347">
        <w:t xml:space="preserve"> data, division name</w:t>
      </w:r>
      <w:r w:rsidR="006570BE" w:rsidRPr="00B90347">
        <w:t>,</w:t>
      </w:r>
      <w:r w:rsidRPr="00B90347">
        <w:t xml:space="preserve"> and an array specifying the data types of each column. It creates a new divisor where the table is appended to. The colors of the table are fixed to blue on the header and white on the content. The data should be a</w:t>
      </w:r>
      <w:r w:rsidR="006570BE" w:rsidRPr="00B90347">
        <w:t>n</w:t>
      </w:r>
      <w:r w:rsidRPr="00B90347">
        <w:t xml:space="preserve"> n</w:t>
      </w:r>
      <w:r w:rsidR="006570BE" w:rsidRPr="00B90347">
        <w:t>-</w:t>
      </w:r>
      <w:r w:rsidRPr="00B90347">
        <w:t>dimensional array with the data.</w:t>
      </w:r>
    </w:p>
    <w:p w14:paraId="2840A712" w14:textId="77777777" w:rsidR="00B61FA9" w:rsidRPr="00B90347"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sidRPr="00B90347">
        <w:rPr>
          <w:color w:val="FFFFFF"/>
        </w:rPr>
        <w:t xml:space="preserve">  </w:t>
      </w:r>
      <w:r w:rsidRPr="00B90347">
        <w:rPr>
          <w:color w:val="F0E68C"/>
        </w:rPr>
        <w:t>var</w:t>
      </w:r>
      <w:r w:rsidRPr="00B90347">
        <w:rPr>
          <w:color w:val="FFFFFF"/>
        </w:rPr>
        <w:t xml:space="preserve"> example = {</w:t>
      </w:r>
    </w:p>
    <w:p w14:paraId="53562612" w14:textId="77777777" w:rsidR="00B61FA9" w:rsidRPr="00B90347"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sidRPr="00B90347">
        <w:rPr>
          <w:color w:val="FFFFFF"/>
        </w:rPr>
        <w:t xml:space="preserve">   data: (ndim data </w:t>
      </w:r>
      <w:r w:rsidRPr="00B90347">
        <w:rPr>
          <w:color w:val="F0E68C"/>
        </w:rPr>
        <w:t>as</w:t>
      </w:r>
      <w:r w:rsidRPr="00B90347">
        <w:rPr>
          <w:color w:val="FFFFFF"/>
        </w:rPr>
        <w:t xml:space="preserve"> array),</w:t>
      </w:r>
    </w:p>
    <w:p w14:paraId="2AFF53C9" w14:textId="77777777" w:rsidR="00B61FA9" w:rsidRPr="00B90347"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sidRPr="00B90347">
        <w:rPr>
          <w:color w:val="FFFFFF"/>
        </w:rPr>
        <w:t xml:space="preserve">   divID: </w:t>
      </w:r>
      <w:r w:rsidRPr="00B90347">
        <w:rPr>
          <w:color w:val="FFA0A0"/>
        </w:rPr>
        <w:t>"name of page division"</w:t>
      </w:r>
      <w:r w:rsidRPr="00B90347">
        <w:rPr>
          <w:color w:val="FFFFFF"/>
        </w:rPr>
        <w:t>,</w:t>
      </w:r>
    </w:p>
    <w:p w14:paraId="203E184B" w14:textId="77777777" w:rsidR="00B61FA9" w:rsidRPr="00B90347"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sidRPr="00B90347">
        <w:rPr>
          <w:color w:val="FFFFFF"/>
        </w:rPr>
        <w:t xml:space="preserve">   datatype: [</w:t>
      </w:r>
      <w:r w:rsidRPr="00B90347">
        <w:rPr>
          <w:color w:val="FFA0A0"/>
        </w:rPr>
        <w:t>"datatype1"</w:t>
      </w:r>
      <w:r w:rsidRPr="00B90347">
        <w:rPr>
          <w:color w:val="FFFFFF"/>
        </w:rPr>
        <w:t xml:space="preserve">, </w:t>
      </w:r>
      <w:r w:rsidRPr="00B90347">
        <w:rPr>
          <w:color w:val="FFA0A0"/>
        </w:rPr>
        <w:t>"datatype2"</w:t>
      </w:r>
      <w:r w:rsidRPr="00B90347">
        <w:rPr>
          <w:color w:val="FFFFFF"/>
        </w:rPr>
        <w:t>,...]</w:t>
      </w:r>
    </w:p>
    <w:p w14:paraId="0936B9A9" w14:textId="77777777" w:rsidR="00B61FA9" w:rsidRPr="00B90347" w:rsidRDefault="00B61FA9" w:rsidP="00D45572">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38865997"/>
        <w:rPr>
          <w:color w:val="FFFFFF"/>
        </w:rPr>
      </w:pPr>
      <w:r w:rsidRPr="00B90347">
        <w:rPr>
          <w:color w:val="FFFFFF"/>
        </w:rPr>
        <w:t>}   </w:t>
      </w:r>
    </w:p>
    <w:p w14:paraId="6164EC3D" w14:textId="64096BCA" w:rsidR="00937848" w:rsidRPr="00B90347" w:rsidRDefault="00B61FA9" w:rsidP="00937848">
      <w:pPr>
        <w:pStyle w:val="Caption"/>
      </w:pPr>
      <w:r w:rsidRPr="00B90347">
        <w:rPr>
          <w:color w:val="FFFFFF"/>
        </w:rPr>
        <w:t> </w:t>
      </w:r>
      <w:r w:rsidR="0004737E" w:rsidRPr="00B90347">
        <w:rPr>
          <w:color w:val="auto"/>
        </w:rPr>
        <w:t> </w:t>
      </w:r>
      <w:bookmarkStart w:id="3063" w:name="_Toc48363353"/>
      <w:r w:rsidR="00937848"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17</w:t>
      </w:r>
      <w:r w:rsidR="00245413" w:rsidRPr="00B90347">
        <w:rPr>
          <w:noProof/>
        </w:rPr>
        <w:fldChar w:fldCharType="end"/>
      </w:r>
      <w:r w:rsidR="00937848" w:rsidRPr="00B90347">
        <w:t>. Object example for table function.</w:t>
      </w:r>
      <w:bookmarkEnd w:id="3063"/>
    </w:p>
    <w:p w14:paraId="596700BB" w14:textId="65149452" w:rsidR="0015484F" w:rsidRPr="00B90347" w:rsidRDefault="0007594E" w:rsidP="00B61FA9">
      <w:r w:rsidRPr="00B90347">
        <w:rPr>
          <w:i/>
          <w:iCs/>
        </w:rPr>
        <w:t>styles</w:t>
      </w:r>
      <w:r w:rsidRPr="00B90347">
        <w:t xml:space="preserve"> function was created to create both graphs and tables that are considering certain options based on the documentation of the API. </w:t>
      </w:r>
      <w:r w:rsidR="00C07789" w:rsidRPr="00B90347">
        <w:t>The user can access the same types of charts and table</w:t>
      </w:r>
      <w:r w:rsidR="006570BE" w:rsidRPr="00B90347">
        <w:t>s</w:t>
      </w:r>
      <w:r w:rsidR="00C07789" w:rsidRPr="00B90347">
        <w:t xml:space="preserve"> available on the module by passing an object with fewer inputs. Afterward, the selected chart will be drawn using the latter functions.</w:t>
      </w:r>
    </w:p>
    <w:p w14:paraId="0E62AD1B"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t> </w:t>
      </w:r>
      <w:r w:rsidRPr="00B90347">
        <w:rPr>
          <w:color w:val="F0E68C"/>
        </w:rPr>
        <w:t>var</w:t>
      </w:r>
      <w:r w:rsidRPr="00B90347">
        <w:rPr>
          <w:color w:val="FFFFFF"/>
        </w:rPr>
        <w:t xml:space="preserve"> example1 = {</w:t>
      </w:r>
    </w:p>
    <w:p w14:paraId="7A97AACA"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t xml:space="preserve">   data: (ndim data </w:t>
      </w:r>
      <w:r w:rsidRPr="00B90347">
        <w:rPr>
          <w:color w:val="F0E68C"/>
        </w:rPr>
        <w:t>as</w:t>
      </w:r>
      <w:r w:rsidRPr="00B90347">
        <w:rPr>
          <w:color w:val="FFFFFF"/>
        </w:rPr>
        <w:t xml:space="preserve"> array),</w:t>
      </w:r>
    </w:p>
    <w:p w14:paraId="277FFA40"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t xml:space="preserve">   draw:: </w:t>
      </w:r>
      <w:r w:rsidRPr="00B90347">
        <w:rPr>
          <w:color w:val="FFA0A0"/>
        </w:rPr>
        <w:t>"chart"</w:t>
      </w:r>
      <w:r w:rsidRPr="00B90347">
        <w:rPr>
          <w:color w:val="FFFFFF"/>
        </w:rPr>
        <w:t>,</w:t>
      </w:r>
    </w:p>
    <w:p w14:paraId="73B02E42"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t xml:space="preserve">   config: {chart: </w:t>
      </w:r>
      <w:r w:rsidRPr="00B90347">
        <w:rPr>
          <w:color w:val="FFA0A0"/>
        </w:rPr>
        <w:t>"chartype"</w:t>
      </w:r>
      <w:r w:rsidRPr="00B90347">
        <w:rPr>
          <w:color w:val="FFFFFF"/>
        </w:rPr>
        <w:t xml:space="preserve">, div: </w:t>
      </w:r>
      <w:r w:rsidRPr="00B90347">
        <w:rPr>
          <w:color w:val="FFA0A0"/>
        </w:rPr>
        <w:t>"divname"</w:t>
      </w:r>
      <w:r w:rsidRPr="00B90347">
        <w:rPr>
          <w:color w:val="FFFFFF"/>
        </w:rPr>
        <w:t xml:space="preserve">, title: </w:t>
      </w:r>
      <w:r w:rsidRPr="00B90347">
        <w:rPr>
          <w:color w:val="FFA0A0"/>
        </w:rPr>
        <w:t>"titlename"</w:t>
      </w:r>
      <w:r w:rsidRPr="00B90347">
        <w:rPr>
          <w:color w:val="FFFFFF"/>
        </w:rPr>
        <w:t>}</w:t>
      </w:r>
    </w:p>
    <w:p w14:paraId="48EB7EFB"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t>}</w:t>
      </w:r>
    </w:p>
    <w:p w14:paraId="0D733755"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t> </w:t>
      </w:r>
    </w:p>
    <w:p w14:paraId="181E6AAF"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t> </w:t>
      </w:r>
      <w:r w:rsidRPr="00B90347">
        <w:rPr>
          <w:color w:val="F0E68C"/>
        </w:rPr>
        <w:t>var</w:t>
      </w:r>
      <w:r w:rsidRPr="00B90347">
        <w:rPr>
          <w:color w:val="FFFFFF"/>
        </w:rPr>
        <w:t xml:space="preserve"> example2 = {</w:t>
      </w:r>
    </w:p>
    <w:p w14:paraId="61EF74E5"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lastRenderedPageBreak/>
        <w:t xml:space="preserve">   data: (</w:t>
      </w:r>
      <w:r w:rsidRPr="00B90347">
        <w:rPr>
          <w:color w:val="CD5C5C"/>
        </w:rPr>
        <w:t>2d</w:t>
      </w:r>
      <w:r w:rsidRPr="00B90347">
        <w:rPr>
          <w:color w:val="FFFFFF"/>
        </w:rPr>
        <w:t xml:space="preserve"> array),</w:t>
      </w:r>
    </w:p>
    <w:p w14:paraId="3A644D4F"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t xml:space="preserve">   draw:: </w:t>
      </w:r>
      <w:r w:rsidRPr="00B90347">
        <w:rPr>
          <w:color w:val="FFA0A0"/>
        </w:rPr>
        <w:t>"table"</w:t>
      </w:r>
      <w:r w:rsidRPr="00B90347">
        <w:rPr>
          <w:color w:val="FFFFFF"/>
        </w:rPr>
        <w:t>,</w:t>
      </w:r>
    </w:p>
    <w:p w14:paraId="34F69A8E"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t xml:space="preserve">   config: {div: </w:t>
      </w:r>
      <w:r w:rsidRPr="00B90347">
        <w:rPr>
          <w:color w:val="FFA0A0"/>
        </w:rPr>
        <w:t>"divname"</w:t>
      </w:r>
      <w:r w:rsidRPr="00B90347">
        <w:rPr>
          <w:color w:val="FFFFFF"/>
        </w:rPr>
        <w:t>}</w:t>
      </w:r>
    </w:p>
    <w:p w14:paraId="7393FEAB" w14:textId="77777777" w:rsidR="00B61FA9" w:rsidRPr="00B90347" w:rsidRDefault="00B61FA9" w:rsidP="00D45572">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934165204"/>
        <w:rPr>
          <w:color w:val="FFFFFF"/>
        </w:rPr>
      </w:pPr>
      <w:r w:rsidRPr="00B90347">
        <w:rPr>
          <w:color w:val="FFFFFF"/>
        </w:rPr>
        <w:t>}</w:t>
      </w:r>
    </w:p>
    <w:p w14:paraId="488E8868" w14:textId="63ACEB60" w:rsidR="00937848" w:rsidRPr="00B90347" w:rsidRDefault="00B61FA9" w:rsidP="00937848">
      <w:pPr>
        <w:pStyle w:val="Caption"/>
      </w:pPr>
      <w:r w:rsidRPr="00B90347">
        <w:rPr>
          <w:color w:val="FFFFFF"/>
        </w:rPr>
        <w:t> </w:t>
      </w:r>
      <w:r w:rsidR="0004737E" w:rsidRPr="00B90347">
        <w:rPr>
          <w:color w:val="auto"/>
        </w:rPr>
        <w:t> </w:t>
      </w:r>
      <w:bookmarkStart w:id="3064" w:name="_Toc48363354"/>
      <w:r w:rsidR="00937848"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18</w:t>
      </w:r>
      <w:r w:rsidR="00245413" w:rsidRPr="00B90347">
        <w:rPr>
          <w:noProof/>
        </w:rPr>
        <w:fldChar w:fldCharType="end"/>
      </w:r>
      <w:r w:rsidR="00937848" w:rsidRPr="00B90347">
        <w:t>. Object examples for styles function.</w:t>
      </w:r>
      <w:bookmarkEnd w:id="3064"/>
    </w:p>
    <w:p w14:paraId="1AFC670F" w14:textId="4D3B092E" w:rsidR="008322CE" w:rsidRPr="00B90347" w:rsidRDefault="00937848" w:rsidP="00167D6D">
      <w:pPr>
        <w:pStyle w:val="Heading2"/>
      </w:pPr>
      <w:bookmarkStart w:id="3065" w:name="_Toc48337947"/>
      <w:bookmarkStart w:id="3066" w:name="_Toc48363173"/>
      <w:r w:rsidRPr="00B90347">
        <w:t>M</w:t>
      </w:r>
      <w:r w:rsidR="00435CD8" w:rsidRPr="00B90347">
        <w:t>aps</w:t>
      </w:r>
      <w:bookmarkEnd w:id="3065"/>
      <w:bookmarkEnd w:id="3066"/>
    </w:p>
    <w:p w14:paraId="34982C0D" w14:textId="3C1C0F6A" w:rsidR="00A92339" w:rsidRPr="00B90347" w:rsidRDefault="00A92339" w:rsidP="008322CE">
      <w:r w:rsidRPr="00B90347">
        <w:t xml:space="preserve">The map module </w:t>
      </w:r>
      <w:r w:rsidR="00167D6D" w:rsidRPr="00B90347">
        <w:t>enables the user to visualize a map</w:t>
      </w:r>
      <w:r w:rsidRPr="00B90347">
        <w:t xml:space="preserve"> for </w:t>
      </w:r>
      <w:r w:rsidR="006570BE" w:rsidRPr="00B90347">
        <w:t xml:space="preserve">the </w:t>
      </w:r>
      <w:r w:rsidRPr="00B90347">
        <w:t xml:space="preserve">selection of stations, </w:t>
      </w:r>
      <w:r w:rsidR="0090000E" w:rsidRPr="00B90347">
        <w:t xml:space="preserve">render </w:t>
      </w:r>
      <w:r w:rsidRPr="00B90347">
        <w:t>geodata files</w:t>
      </w:r>
      <w:r w:rsidR="006570BE" w:rsidRPr="00B90347">
        <w:t>,</w:t>
      </w:r>
      <w:r w:rsidRPr="00B90347">
        <w:t xml:space="preserve"> </w:t>
      </w:r>
      <w:r w:rsidR="0090000E" w:rsidRPr="00B90347">
        <w:t xml:space="preserve">and </w:t>
      </w:r>
      <w:r w:rsidR="00167D6D" w:rsidRPr="00B90347">
        <w:t xml:space="preserve">generate queries from referenced points. It </w:t>
      </w:r>
      <w:r w:rsidR="0090000E" w:rsidRPr="00B90347">
        <w:t xml:space="preserve">uses two different map </w:t>
      </w:r>
      <w:r w:rsidR="0007594E" w:rsidRPr="00B90347">
        <w:t>engines</w:t>
      </w:r>
      <w:r w:rsidR="0090000E" w:rsidRPr="00B90347">
        <w:t>:</w:t>
      </w:r>
      <w:r w:rsidRPr="00B90347">
        <w:t xml:space="preserve"> leaflet and google maps. </w:t>
      </w:r>
      <w:r w:rsidR="00B54E55" w:rsidRPr="00B90347">
        <w:t>The module provides a generalized single interface for all the map functionalities implemented, allowing the user for choosing the underlying map engine. As a demonstration of these feature</w:t>
      </w:r>
      <w:r w:rsidR="006570BE" w:rsidRPr="00B90347">
        <w:t>s</w:t>
      </w:r>
      <w:r w:rsidR="00B54E55" w:rsidRPr="00B90347">
        <w:t>, Hydro</w:t>
      </w:r>
      <w:r w:rsidR="006570BE" w:rsidRPr="00B90347">
        <w:t>La</w:t>
      </w:r>
      <w:r w:rsidR="00B54E55" w:rsidRPr="00B90347">
        <w:t>ng supports the previous engines (only leaflet fully implemented). This idea can be extendable to other engines in the future.</w:t>
      </w:r>
    </w:p>
    <w:p w14:paraId="04E3F1E7" w14:textId="77777777" w:rsidR="00167D6D" w:rsidRPr="00B90347" w:rsidRDefault="00167D6D" w:rsidP="00BE59F0">
      <w:pPr>
        <w:keepNext/>
        <w:ind w:firstLine="0"/>
        <w:jc w:val="center"/>
      </w:pPr>
      <w:r w:rsidRPr="00B90347">
        <w:rPr>
          <w:noProof/>
        </w:rPr>
        <w:drawing>
          <wp:inline distT="0" distB="0" distL="0" distR="0" wp14:anchorId="162736B2" wp14:editId="02B6CF2B">
            <wp:extent cx="5943600" cy="2099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099945"/>
                    </a:xfrm>
                    <a:prstGeom prst="rect">
                      <a:avLst/>
                    </a:prstGeom>
                  </pic:spPr>
                </pic:pic>
              </a:graphicData>
            </a:graphic>
          </wp:inline>
        </w:drawing>
      </w:r>
    </w:p>
    <w:p w14:paraId="61C94F3E" w14:textId="3DECFD00" w:rsidR="00167D6D" w:rsidRPr="00B90347" w:rsidRDefault="00167D6D" w:rsidP="00167D6D">
      <w:pPr>
        <w:pStyle w:val="Caption"/>
      </w:pPr>
      <w:bookmarkStart w:id="3067" w:name="_Toc48363244"/>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13</w:t>
      </w:r>
      <w:r w:rsidR="00245413" w:rsidRPr="00B90347">
        <w:rPr>
          <w:noProof/>
        </w:rPr>
        <w:fldChar w:fldCharType="end"/>
      </w:r>
      <w:r w:rsidRPr="00B90347">
        <w:t>. Dependency diagram of map module.</w:t>
      </w:r>
      <w:bookmarkEnd w:id="3067"/>
    </w:p>
    <w:p w14:paraId="04331365" w14:textId="52F1D67A" w:rsidR="0015484F" w:rsidRPr="00B90347" w:rsidRDefault="00A92339" w:rsidP="008322CE">
      <w:r w:rsidRPr="00B90347">
        <w:t xml:space="preserve">The map module </w:t>
      </w:r>
      <w:r w:rsidR="00167D6D" w:rsidRPr="00B90347">
        <w:t>has 7 function</w:t>
      </w:r>
      <w:r w:rsidR="006570BE" w:rsidRPr="00B90347">
        <w:t>s</w:t>
      </w:r>
      <w:r w:rsidR="00167D6D" w:rsidRPr="00B90347">
        <w:t xml:space="preserve">, </w:t>
      </w:r>
      <w:r w:rsidR="00B54E55" w:rsidRPr="00B90347">
        <w:t>in</w:t>
      </w:r>
      <w:r w:rsidR="00167D6D" w:rsidRPr="00B90347">
        <w:t xml:space="preserve"> which 3 can be used from the map instance. The arguments on each function is a configuration object that changes depending on the function.</w:t>
      </w:r>
    </w:p>
    <w:p w14:paraId="5D13959B" w14:textId="4D6A4F50" w:rsidR="00330CEC" w:rsidRPr="00B90347" w:rsidRDefault="00330CEC" w:rsidP="00330CEC">
      <w:pPr>
        <w:pStyle w:val="Caption"/>
        <w:keepNext/>
      </w:pPr>
      <w:bookmarkStart w:id="3068" w:name="_Toc48363272"/>
      <w:r w:rsidRPr="00B90347">
        <w:t xml:space="preserve">Table </w:t>
      </w:r>
      <w:r w:rsidR="00245413" w:rsidRPr="00B90347">
        <w:fldChar w:fldCharType="begin"/>
      </w:r>
      <w:r w:rsidR="00245413" w:rsidRPr="00B90347">
        <w:instrText xml:space="preserve"> SEQ Table \* ARABIC </w:instrText>
      </w:r>
      <w:r w:rsidR="00245413" w:rsidRPr="00B90347">
        <w:fldChar w:fldCharType="separate"/>
      </w:r>
      <w:r w:rsidR="00393AA3" w:rsidRPr="00B90347">
        <w:rPr>
          <w:noProof/>
        </w:rPr>
        <w:t>11</w:t>
      </w:r>
      <w:r w:rsidR="00245413" w:rsidRPr="00B90347">
        <w:rPr>
          <w:noProof/>
        </w:rPr>
        <w:fldChar w:fldCharType="end"/>
      </w:r>
      <w:r w:rsidRPr="00B90347">
        <w:t>. Functions of map module.</w:t>
      </w:r>
      <w:bookmarkEnd w:id="3068"/>
    </w:p>
    <w:tbl>
      <w:tblPr>
        <w:tblStyle w:val="GridTable1Light"/>
        <w:tblW w:w="9598" w:type="dxa"/>
        <w:jc w:val="center"/>
        <w:tblLook w:val="04A0" w:firstRow="1" w:lastRow="0" w:firstColumn="1" w:lastColumn="0" w:noHBand="0" w:noVBand="1"/>
        <w:tblPrChange w:id="3069" w:author="Carlos Erazo" w:date="2020-08-15T04:17:00Z">
          <w:tblPr>
            <w:tblStyle w:val="GridTable1Light"/>
            <w:tblW w:w="7271" w:type="dxa"/>
            <w:jc w:val="center"/>
            <w:tblLook w:val="04A0" w:firstRow="1" w:lastRow="0" w:firstColumn="1" w:lastColumn="0" w:noHBand="0" w:noVBand="1"/>
          </w:tblPr>
        </w:tblPrChange>
      </w:tblPr>
      <w:tblGrid>
        <w:gridCol w:w="1238"/>
        <w:gridCol w:w="7196"/>
        <w:gridCol w:w="1164"/>
        <w:tblGridChange w:id="3070">
          <w:tblGrid>
            <w:gridCol w:w="1238"/>
            <w:gridCol w:w="4976"/>
            <w:gridCol w:w="1057"/>
          </w:tblGrid>
        </w:tblGridChange>
      </w:tblGrid>
      <w:tr w:rsidR="00912F17" w:rsidRPr="00B90347" w14:paraId="1BC7A386" w14:textId="552997C6" w:rsidTr="00C3529F">
        <w:trPr>
          <w:cnfStyle w:val="100000000000" w:firstRow="1" w:lastRow="0" w:firstColumn="0" w:lastColumn="0" w:oddVBand="0" w:evenVBand="0" w:oddHBand="0" w:evenHBand="0" w:firstRowFirstColumn="0" w:firstRowLastColumn="0" w:lastRowFirstColumn="0" w:lastRowLastColumn="0"/>
          <w:trHeight w:val="446"/>
          <w:jc w:val="center"/>
          <w:trPrChange w:id="3071" w:author="Carlos Erazo" w:date="2020-08-15T04:17:00Z">
            <w:trPr>
              <w:trHeight w:val="503"/>
              <w:jc w:val="center"/>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72" w:author="Carlos Erazo" w:date="2020-08-15T04:17:00Z">
              <w:tcPr>
                <w:tcW w:w="0" w:type="auto"/>
                <w:noWrap/>
                <w:hideMark/>
              </w:tcPr>
            </w:tcPrChange>
          </w:tcPr>
          <w:p w14:paraId="16DC0F08" w14:textId="5A611049" w:rsidR="00912F17" w:rsidRPr="00B90347" w:rsidRDefault="00912F17" w:rsidP="009169CB">
            <w:pPr>
              <w:pStyle w:val="tables1"/>
              <w:jc w:val="center"/>
              <w:cnfStyle w:val="101000000000" w:firstRow="1" w:lastRow="0" w:firstColumn="1" w:lastColumn="0" w:oddVBand="0" w:evenVBand="0" w:oddHBand="0" w:evenHBand="0" w:firstRowFirstColumn="0" w:firstRowLastColumn="0" w:lastRowFirstColumn="0" w:lastRowLastColumn="0"/>
            </w:pPr>
            <w:r w:rsidRPr="00B90347">
              <w:t>Function</w:t>
            </w:r>
          </w:p>
        </w:tc>
        <w:tc>
          <w:tcPr>
            <w:tcW w:w="0" w:type="auto"/>
            <w:hideMark/>
            <w:tcPrChange w:id="3073" w:author="Carlos Erazo" w:date="2020-08-15T04:17:00Z">
              <w:tcPr>
                <w:tcW w:w="0" w:type="auto"/>
                <w:hideMark/>
              </w:tcPr>
            </w:tcPrChange>
          </w:tcPr>
          <w:p w14:paraId="13396440" w14:textId="2ED1BEDE" w:rsidR="00912F17" w:rsidRPr="00B90347" w:rsidRDefault="00912F17" w:rsidP="009169CB">
            <w:pPr>
              <w:pStyle w:val="tables1"/>
              <w:jc w:val="center"/>
              <w:cnfStyle w:val="100000000000" w:firstRow="1" w:lastRow="0" w:firstColumn="0" w:lastColumn="0" w:oddVBand="0" w:evenVBand="0" w:oddHBand="0" w:evenHBand="0" w:firstRowFirstColumn="0" w:firstRowLastColumn="0" w:lastRowFirstColumn="0" w:lastRowLastColumn="0"/>
            </w:pPr>
            <w:r w:rsidRPr="00B90347">
              <w:t>Overview</w:t>
            </w:r>
          </w:p>
        </w:tc>
        <w:tc>
          <w:tcPr>
            <w:tcW w:w="0" w:type="auto"/>
            <w:tcPrChange w:id="3074" w:author="Carlos Erazo" w:date="2020-08-15T04:17:00Z">
              <w:tcPr>
                <w:tcW w:w="0" w:type="auto"/>
              </w:tcPr>
            </w:tcPrChange>
          </w:tcPr>
          <w:p w14:paraId="37B06018" w14:textId="52A23E37" w:rsidR="00912F17" w:rsidRPr="00B90347" w:rsidRDefault="00912F17" w:rsidP="009169CB">
            <w:pPr>
              <w:pStyle w:val="tables1"/>
              <w:jc w:val="center"/>
              <w:cnfStyle w:val="100000000000" w:firstRow="1" w:lastRow="0" w:firstColumn="0" w:lastColumn="0" w:oddVBand="0" w:evenVBand="0" w:oddHBand="0" w:evenHBand="0" w:firstRowFirstColumn="0" w:firstRowLastColumn="0" w:lastRowFirstColumn="0" w:lastRowLastColumn="0"/>
            </w:pPr>
            <w:r w:rsidRPr="00B90347">
              <w:t>Type</w:t>
            </w:r>
          </w:p>
        </w:tc>
      </w:tr>
      <w:tr w:rsidR="00912F17" w:rsidRPr="00B90347" w14:paraId="63B73936" w14:textId="04635868" w:rsidTr="00C3529F">
        <w:trPr>
          <w:trHeight w:val="109"/>
          <w:jc w:val="center"/>
          <w:trPrChange w:id="3075" w:author="Carlos Erazo" w:date="2020-08-15T04:17:00Z">
            <w:trPr>
              <w:trHeight w:val="123"/>
              <w:jc w:val="center"/>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76" w:author="Carlos Erazo" w:date="2020-08-15T04:17:00Z">
              <w:tcPr>
                <w:tcW w:w="0" w:type="auto"/>
                <w:noWrap/>
                <w:hideMark/>
              </w:tcPr>
            </w:tcPrChange>
          </w:tcPr>
          <w:p w14:paraId="3376B236" w14:textId="77777777" w:rsidR="00912F17" w:rsidRPr="00B90347" w:rsidRDefault="00912F17" w:rsidP="0073334B">
            <w:pPr>
              <w:pStyle w:val="tables1"/>
              <w:jc w:val="center"/>
              <w:rPr>
                <w:b w:val="0"/>
                <w:bCs w:val="0"/>
              </w:rPr>
            </w:pPr>
            <w:r w:rsidRPr="00B90347">
              <w:rPr>
                <w:b w:val="0"/>
                <w:bCs w:val="0"/>
              </w:rPr>
              <w:t>loader</w:t>
            </w:r>
          </w:p>
        </w:tc>
        <w:tc>
          <w:tcPr>
            <w:tcW w:w="0" w:type="auto"/>
            <w:hideMark/>
            <w:tcPrChange w:id="3077" w:author="Carlos Erazo" w:date="2020-08-15T04:17:00Z">
              <w:tcPr>
                <w:tcW w:w="0" w:type="auto"/>
                <w:hideMark/>
              </w:tcPr>
            </w:tcPrChange>
          </w:tcPr>
          <w:p w14:paraId="6B9F922A"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Loads maps from leaflet or google.</w:t>
            </w:r>
          </w:p>
        </w:tc>
        <w:tc>
          <w:tcPr>
            <w:tcW w:w="0" w:type="auto"/>
            <w:tcPrChange w:id="3078" w:author="Carlos Erazo" w:date="2020-08-15T04:17:00Z">
              <w:tcPr>
                <w:tcW w:w="0" w:type="auto"/>
              </w:tcPr>
            </w:tcPrChange>
          </w:tcPr>
          <w:p w14:paraId="72433F88" w14:textId="173A566A"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4BB5E242" w14:textId="18E935A0" w:rsidTr="00C3529F">
        <w:trPr>
          <w:trHeight w:val="437"/>
          <w:jc w:val="center"/>
          <w:trPrChange w:id="3079" w:author="Carlos Erazo" w:date="2020-08-15T04:17:00Z">
            <w:trPr>
              <w:trHeight w:val="493"/>
              <w:jc w:val="center"/>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80" w:author="Carlos Erazo" w:date="2020-08-15T04:17:00Z">
              <w:tcPr>
                <w:tcW w:w="0" w:type="auto"/>
                <w:noWrap/>
                <w:hideMark/>
              </w:tcPr>
            </w:tcPrChange>
          </w:tcPr>
          <w:p w14:paraId="7CF2CE3D" w14:textId="77777777" w:rsidR="00912F17" w:rsidRPr="00B90347" w:rsidRDefault="00912F17" w:rsidP="0073334B">
            <w:pPr>
              <w:pStyle w:val="tables1"/>
              <w:jc w:val="center"/>
              <w:rPr>
                <w:b w:val="0"/>
                <w:bCs w:val="0"/>
              </w:rPr>
            </w:pPr>
            <w:r w:rsidRPr="00B90347">
              <w:rPr>
                <w:b w:val="0"/>
                <w:bCs w:val="0"/>
              </w:rPr>
              <w:t>Layers</w:t>
            </w:r>
          </w:p>
        </w:tc>
        <w:tc>
          <w:tcPr>
            <w:tcW w:w="0" w:type="auto"/>
            <w:hideMark/>
            <w:tcPrChange w:id="3081" w:author="Carlos Erazo" w:date="2020-08-15T04:17:00Z">
              <w:tcPr>
                <w:tcW w:w="0" w:type="auto"/>
                <w:hideMark/>
              </w:tcPr>
            </w:tcPrChange>
          </w:tcPr>
          <w:p w14:paraId="09DF0455"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Add layers of data for both google or leaflet or both geodata, kml, drawing tools, markers or remove layers. Main function used to draw new layers into an existing map.</w:t>
            </w:r>
          </w:p>
        </w:tc>
        <w:tc>
          <w:tcPr>
            <w:tcW w:w="0" w:type="auto"/>
            <w:tcPrChange w:id="3082" w:author="Carlos Erazo" w:date="2020-08-15T04:17:00Z">
              <w:tcPr>
                <w:tcW w:w="0" w:type="auto"/>
              </w:tcPr>
            </w:tcPrChange>
          </w:tcPr>
          <w:p w14:paraId="45BB0049" w14:textId="0E0407EC"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6E1DDFDE" w14:textId="3206BD19" w:rsidTr="00C3529F">
        <w:trPr>
          <w:trHeight w:val="328"/>
          <w:jc w:val="center"/>
          <w:trPrChange w:id="3083" w:author="Carlos Erazo" w:date="2020-08-15T04:17:00Z">
            <w:trPr>
              <w:trHeight w:val="370"/>
              <w:jc w:val="center"/>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84" w:author="Carlos Erazo" w:date="2020-08-15T04:17:00Z">
              <w:tcPr>
                <w:tcW w:w="0" w:type="auto"/>
                <w:noWrap/>
                <w:hideMark/>
              </w:tcPr>
            </w:tcPrChange>
          </w:tcPr>
          <w:p w14:paraId="09CA03B4" w14:textId="77777777" w:rsidR="00912F17" w:rsidRPr="00B90347" w:rsidRDefault="00912F17" w:rsidP="0073334B">
            <w:pPr>
              <w:pStyle w:val="tables1"/>
              <w:jc w:val="center"/>
              <w:rPr>
                <w:b w:val="0"/>
                <w:bCs w:val="0"/>
              </w:rPr>
            </w:pPr>
            <w:r w:rsidRPr="00B90347">
              <w:rPr>
                <w:b w:val="0"/>
                <w:bCs w:val="0"/>
              </w:rPr>
              <w:t>renderMap</w:t>
            </w:r>
          </w:p>
        </w:tc>
        <w:tc>
          <w:tcPr>
            <w:tcW w:w="0" w:type="auto"/>
            <w:hideMark/>
            <w:tcPrChange w:id="3085" w:author="Carlos Erazo" w:date="2020-08-15T04:17:00Z">
              <w:tcPr>
                <w:tcW w:w="0" w:type="auto"/>
                <w:hideMark/>
              </w:tcPr>
            </w:tcPrChange>
          </w:tcPr>
          <w:p w14:paraId="25FCCBA9"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Appends a map loaded into a div located on the header of an html page. The loader function must be defined first before to load the necessary libraries.</w:t>
            </w:r>
          </w:p>
        </w:tc>
        <w:tc>
          <w:tcPr>
            <w:tcW w:w="0" w:type="auto"/>
            <w:tcPrChange w:id="3086" w:author="Carlos Erazo" w:date="2020-08-15T04:17:00Z">
              <w:tcPr>
                <w:tcW w:w="0" w:type="auto"/>
              </w:tcPr>
            </w:tcPrChange>
          </w:tcPr>
          <w:p w14:paraId="479133FC" w14:textId="4CCDF1B9"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Main function</w:t>
            </w:r>
          </w:p>
        </w:tc>
      </w:tr>
      <w:tr w:rsidR="00912F17" w:rsidRPr="00B90347" w14:paraId="6EB6E930" w14:textId="28842476" w:rsidTr="00C3529F">
        <w:trPr>
          <w:trHeight w:val="218"/>
          <w:jc w:val="center"/>
          <w:trPrChange w:id="3087" w:author="Carlos Erazo" w:date="2020-08-15T04:17:00Z">
            <w:trPr>
              <w:trHeight w:val="246"/>
              <w:jc w:val="center"/>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88" w:author="Carlos Erazo" w:date="2020-08-15T04:17:00Z">
              <w:tcPr>
                <w:tcW w:w="0" w:type="auto"/>
                <w:noWrap/>
                <w:hideMark/>
              </w:tcPr>
            </w:tcPrChange>
          </w:tcPr>
          <w:p w14:paraId="4298E730" w14:textId="77777777" w:rsidR="00912F17" w:rsidRPr="00B90347" w:rsidRDefault="00912F17" w:rsidP="0073334B">
            <w:pPr>
              <w:pStyle w:val="tables1"/>
              <w:jc w:val="center"/>
              <w:rPr>
                <w:b w:val="0"/>
                <w:bCs w:val="0"/>
              </w:rPr>
            </w:pPr>
            <w:r w:rsidRPr="00B90347">
              <w:rPr>
                <w:b w:val="0"/>
                <w:bCs w:val="0"/>
              </w:rPr>
              <w:t>geoJSON</w:t>
            </w:r>
          </w:p>
        </w:tc>
        <w:tc>
          <w:tcPr>
            <w:tcW w:w="0" w:type="auto"/>
            <w:hideMark/>
            <w:tcPrChange w:id="3089" w:author="Carlos Erazo" w:date="2020-08-15T04:17:00Z">
              <w:tcPr>
                <w:tcW w:w="0" w:type="auto"/>
                <w:hideMark/>
              </w:tcPr>
            </w:tcPrChange>
          </w:tcPr>
          <w:p w14:paraId="7EE9E9AF"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geoJSON function for rendering georeferenced layers into screen. Used through Layers function.</w:t>
            </w:r>
          </w:p>
        </w:tc>
        <w:tc>
          <w:tcPr>
            <w:tcW w:w="0" w:type="auto"/>
            <w:tcPrChange w:id="3090" w:author="Carlos Erazo" w:date="2020-08-15T04:17:00Z">
              <w:tcPr>
                <w:tcW w:w="0" w:type="auto"/>
              </w:tcPr>
            </w:tcPrChange>
          </w:tcPr>
          <w:p w14:paraId="70779B81" w14:textId="2E140F62"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68DF1436" w14:textId="37959F7F" w:rsidTr="00C3529F">
        <w:trPr>
          <w:trHeight w:val="218"/>
          <w:jc w:val="center"/>
          <w:trPrChange w:id="3091" w:author="Carlos Erazo" w:date="2020-08-15T04:17:00Z">
            <w:trPr>
              <w:trHeight w:val="246"/>
              <w:jc w:val="center"/>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92" w:author="Carlos Erazo" w:date="2020-08-15T04:17:00Z">
              <w:tcPr>
                <w:tcW w:w="0" w:type="auto"/>
                <w:noWrap/>
                <w:hideMark/>
              </w:tcPr>
            </w:tcPrChange>
          </w:tcPr>
          <w:p w14:paraId="76CF4D65" w14:textId="77777777" w:rsidR="00912F17" w:rsidRPr="00B90347" w:rsidRDefault="00912F17" w:rsidP="0073334B">
            <w:pPr>
              <w:pStyle w:val="tables1"/>
              <w:jc w:val="center"/>
              <w:rPr>
                <w:b w:val="0"/>
                <w:bCs w:val="0"/>
              </w:rPr>
            </w:pPr>
            <w:r w:rsidRPr="00B90347">
              <w:rPr>
                <w:b w:val="0"/>
                <w:bCs w:val="0"/>
              </w:rPr>
              <w:t>kml</w:t>
            </w:r>
          </w:p>
        </w:tc>
        <w:tc>
          <w:tcPr>
            <w:tcW w:w="0" w:type="auto"/>
            <w:hideMark/>
            <w:tcPrChange w:id="3093" w:author="Carlos Erazo" w:date="2020-08-15T04:17:00Z">
              <w:tcPr>
                <w:tcW w:w="0" w:type="auto"/>
                <w:hideMark/>
              </w:tcPr>
            </w:tcPrChange>
          </w:tcPr>
          <w:p w14:paraId="09D91AA0"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Creates a layer of kml data passed through an object to an exisiting map. Used through Layers function.</w:t>
            </w:r>
          </w:p>
        </w:tc>
        <w:tc>
          <w:tcPr>
            <w:tcW w:w="0" w:type="auto"/>
            <w:tcPrChange w:id="3094" w:author="Carlos Erazo" w:date="2020-08-15T04:17:00Z">
              <w:tcPr>
                <w:tcW w:w="0" w:type="auto"/>
              </w:tcPr>
            </w:tcPrChange>
          </w:tcPr>
          <w:p w14:paraId="021499E4" w14:textId="10F9C419"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671594CC" w14:textId="6B606FA1" w:rsidTr="00C3529F">
        <w:trPr>
          <w:trHeight w:val="218"/>
          <w:jc w:val="center"/>
          <w:trPrChange w:id="3095" w:author="Carlos Erazo" w:date="2020-08-15T04:17:00Z">
            <w:trPr>
              <w:trHeight w:val="246"/>
              <w:jc w:val="center"/>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096" w:author="Carlos Erazo" w:date="2020-08-15T04:17:00Z">
              <w:tcPr>
                <w:tcW w:w="0" w:type="auto"/>
                <w:noWrap/>
                <w:hideMark/>
              </w:tcPr>
            </w:tcPrChange>
          </w:tcPr>
          <w:p w14:paraId="01D78ACB" w14:textId="77777777" w:rsidR="00912F17" w:rsidRPr="00B90347" w:rsidRDefault="00912F17" w:rsidP="0073334B">
            <w:pPr>
              <w:pStyle w:val="tables1"/>
              <w:jc w:val="center"/>
              <w:rPr>
                <w:b w:val="0"/>
                <w:bCs w:val="0"/>
              </w:rPr>
            </w:pPr>
            <w:r w:rsidRPr="00B90347">
              <w:rPr>
                <w:b w:val="0"/>
                <w:bCs w:val="0"/>
              </w:rPr>
              <w:lastRenderedPageBreak/>
              <w:t>Marker</w:t>
            </w:r>
          </w:p>
        </w:tc>
        <w:tc>
          <w:tcPr>
            <w:tcW w:w="0" w:type="auto"/>
            <w:hideMark/>
            <w:tcPrChange w:id="3097" w:author="Carlos Erazo" w:date="2020-08-15T04:17:00Z">
              <w:tcPr>
                <w:tcW w:w="0" w:type="auto"/>
                <w:hideMark/>
              </w:tcPr>
            </w:tcPrChange>
          </w:tcPr>
          <w:p w14:paraId="44F43156"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Creates a new maker into an existing map given the coordinates. Used through Layers function.</w:t>
            </w:r>
          </w:p>
        </w:tc>
        <w:tc>
          <w:tcPr>
            <w:tcW w:w="0" w:type="auto"/>
            <w:tcPrChange w:id="3098" w:author="Carlos Erazo" w:date="2020-08-15T04:17:00Z">
              <w:tcPr>
                <w:tcW w:w="0" w:type="auto"/>
              </w:tcPr>
            </w:tcPrChange>
          </w:tcPr>
          <w:p w14:paraId="6DA76F58" w14:textId="0B782D20"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30FBDC5A" w14:textId="4B677D7A" w:rsidTr="00C3529F">
        <w:trPr>
          <w:trHeight w:val="218"/>
          <w:jc w:val="center"/>
          <w:trPrChange w:id="3099" w:author="Carlos Erazo" w:date="2020-08-15T04:17:00Z">
            <w:trPr>
              <w:trHeight w:val="246"/>
              <w:jc w:val="center"/>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100" w:author="Carlos Erazo" w:date="2020-08-15T04:17:00Z">
              <w:tcPr>
                <w:tcW w:w="0" w:type="auto"/>
                <w:noWrap/>
                <w:hideMark/>
              </w:tcPr>
            </w:tcPrChange>
          </w:tcPr>
          <w:p w14:paraId="0EDA1F71" w14:textId="77777777" w:rsidR="00912F17" w:rsidRPr="00B90347" w:rsidRDefault="00912F17" w:rsidP="0073334B">
            <w:pPr>
              <w:pStyle w:val="tables1"/>
              <w:jc w:val="center"/>
              <w:rPr>
                <w:b w:val="0"/>
                <w:bCs w:val="0"/>
              </w:rPr>
            </w:pPr>
            <w:r w:rsidRPr="00B90347">
              <w:rPr>
                <w:b w:val="0"/>
                <w:bCs w:val="0"/>
              </w:rPr>
              <w:t>markerstyles</w:t>
            </w:r>
          </w:p>
        </w:tc>
        <w:tc>
          <w:tcPr>
            <w:tcW w:w="0" w:type="auto"/>
            <w:hideMark/>
            <w:tcPrChange w:id="3101" w:author="Carlos Erazo" w:date="2020-08-15T04:17:00Z">
              <w:tcPr>
                <w:tcW w:w="0" w:type="auto"/>
                <w:hideMark/>
              </w:tcPr>
            </w:tcPrChange>
          </w:tcPr>
          <w:p w14:paraId="60F4F8DB"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Changes the style of a marker depending on the marker shape itself. Used through Marker function.</w:t>
            </w:r>
          </w:p>
        </w:tc>
        <w:tc>
          <w:tcPr>
            <w:tcW w:w="0" w:type="auto"/>
            <w:tcPrChange w:id="3102" w:author="Carlos Erazo" w:date="2020-08-15T04:17:00Z">
              <w:tcPr>
                <w:tcW w:w="0" w:type="auto"/>
              </w:tcPr>
            </w:tcPrChange>
          </w:tcPr>
          <w:p w14:paraId="5C458A8F" w14:textId="716410D9"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r w:rsidR="00912F17" w:rsidRPr="00B90347" w14:paraId="7C47CA47" w14:textId="72E17699" w:rsidTr="00C3529F">
        <w:trPr>
          <w:trHeight w:val="328"/>
          <w:jc w:val="center"/>
          <w:trPrChange w:id="3103" w:author="Carlos Erazo" w:date="2020-08-15T04:17:00Z">
            <w:trPr>
              <w:trHeight w:val="370"/>
              <w:jc w:val="center"/>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104" w:author="Carlos Erazo" w:date="2020-08-15T04:17:00Z">
              <w:tcPr>
                <w:tcW w:w="0" w:type="auto"/>
                <w:noWrap/>
                <w:hideMark/>
              </w:tcPr>
            </w:tcPrChange>
          </w:tcPr>
          <w:p w14:paraId="1B16101E" w14:textId="77777777" w:rsidR="00912F17" w:rsidRPr="00B90347" w:rsidRDefault="00912F17" w:rsidP="0073334B">
            <w:pPr>
              <w:pStyle w:val="tables1"/>
              <w:jc w:val="center"/>
              <w:rPr>
                <w:b w:val="0"/>
                <w:bCs w:val="0"/>
              </w:rPr>
            </w:pPr>
            <w:r w:rsidRPr="00B90347">
              <w:rPr>
                <w:b w:val="0"/>
                <w:bCs w:val="0"/>
              </w:rPr>
              <w:t>draw</w:t>
            </w:r>
          </w:p>
        </w:tc>
        <w:tc>
          <w:tcPr>
            <w:tcW w:w="0" w:type="auto"/>
            <w:hideMark/>
            <w:tcPrChange w:id="3105" w:author="Carlos Erazo" w:date="2020-08-15T04:17:00Z">
              <w:tcPr>
                <w:tcW w:w="0" w:type="auto"/>
                <w:hideMark/>
              </w:tcPr>
            </w:tcPrChange>
          </w:tcPr>
          <w:p w14:paraId="387504D9" w14:textId="77777777" w:rsidR="00912F17" w:rsidRPr="00B90347" w:rsidRDefault="00912F17" w:rsidP="0073334B">
            <w:pPr>
              <w:pStyle w:val="tables1"/>
              <w:jc w:val="left"/>
              <w:cnfStyle w:val="000000000000" w:firstRow="0" w:lastRow="0" w:firstColumn="0" w:lastColumn="0" w:oddVBand="0" w:evenVBand="0" w:oddHBand="0" w:evenHBand="0" w:firstRowFirstColumn="0" w:firstRowLastColumn="0" w:lastRowFirstColumn="0" w:lastRowLastColumn="0"/>
            </w:pPr>
            <w:r w:rsidRPr="00B90347">
              <w:t>Appends a drawing tool on a map. Can create similar shapes as in markers and layers can be saved. Used through Layers function.</w:t>
            </w:r>
          </w:p>
        </w:tc>
        <w:tc>
          <w:tcPr>
            <w:tcW w:w="0" w:type="auto"/>
            <w:tcPrChange w:id="3106" w:author="Carlos Erazo" w:date="2020-08-15T04:17:00Z">
              <w:tcPr>
                <w:tcW w:w="0" w:type="auto"/>
              </w:tcPr>
            </w:tcPrChange>
          </w:tcPr>
          <w:p w14:paraId="4E8FC5F0" w14:textId="4E973A16" w:rsidR="00912F17" w:rsidRPr="00B90347" w:rsidRDefault="00912F17" w:rsidP="0073334B">
            <w:pPr>
              <w:pStyle w:val="tables1"/>
              <w:jc w:val="center"/>
              <w:cnfStyle w:val="000000000000" w:firstRow="0" w:lastRow="0" w:firstColumn="0" w:lastColumn="0" w:oddVBand="0" w:evenVBand="0" w:oddHBand="0" w:evenHBand="0" w:firstRowFirstColumn="0" w:firstRowLastColumn="0" w:lastRowFirstColumn="0" w:lastRowLastColumn="0"/>
            </w:pPr>
            <w:r w:rsidRPr="00B90347">
              <w:t>Helper function</w:t>
            </w:r>
          </w:p>
        </w:tc>
      </w:tr>
    </w:tbl>
    <w:p w14:paraId="6D12FDF9" w14:textId="77777777" w:rsidR="00B54E55" w:rsidRPr="00B90347" w:rsidRDefault="00B54E55">
      <w:pPr>
        <w:jc w:val="left"/>
      </w:pPr>
    </w:p>
    <w:p w14:paraId="1528BD1F" w14:textId="1E6862DE" w:rsidR="00DC1EE3" w:rsidRPr="00B90347" w:rsidRDefault="00DC1EE3">
      <w:pPr>
        <w:jc w:val="left"/>
      </w:pPr>
      <w:r w:rsidRPr="00B90347">
        <w:t xml:space="preserve">The </w:t>
      </w:r>
      <w:r w:rsidRPr="00B90347">
        <w:rPr>
          <w:i/>
          <w:iCs/>
        </w:rPr>
        <w:t>loader</w:t>
      </w:r>
      <w:r w:rsidRPr="00B90347">
        <w:t xml:space="preserve"> function is in charge of calling the necessary libraries for either provider and append them to the HTML file in use. It has </w:t>
      </w:r>
      <w:r w:rsidR="00FA703B" w:rsidRPr="00B90347">
        <w:t>an easy</w:t>
      </w:r>
      <w:r w:rsidRPr="00B90347">
        <w:t xml:space="preserve"> call but has to be used previous</w:t>
      </w:r>
      <w:r w:rsidR="006570BE" w:rsidRPr="00B90347">
        <w:t>ly</w:t>
      </w:r>
      <w:r w:rsidRPr="00B90347">
        <w:t xml:space="preserve"> to other functions in the module. It accepts an object as</w:t>
      </w:r>
      <w:r w:rsidR="006570BE" w:rsidRPr="00B90347">
        <w:t xml:space="preserve"> an</w:t>
      </w:r>
      <w:r w:rsidRPr="00B90347">
        <w:t xml:space="preserve"> argument which specifies the map type to be used: google or osm (reference for leaflet).</w:t>
      </w:r>
    </w:p>
    <w:p w14:paraId="3AAAF5C6" w14:textId="77777777" w:rsidR="00B61FA9" w:rsidRPr="00B90347" w:rsidRDefault="00B61FA9" w:rsidP="00D45572">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866022485"/>
        <w:rPr>
          <w:color w:val="FFFFFF"/>
        </w:rPr>
      </w:pPr>
      <w:r w:rsidRPr="00B90347">
        <w:rPr>
          <w:color w:val="F0E68C"/>
        </w:rPr>
        <w:t>var</w:t>
      </w:r>
      <w:r w:rsidRPr="00B90347">
        <w:rPr>
          <w:color w:val="FFFFFF"/>
        </w:rPr>
        <w:t> map = {maptype: config.mapType};</w:t>
      </w:r>
    </w:p>
    <w:p w14:paraId="13F91A44" w14:textId="0E887C5F" w:rsidR="00DC1EE3" w:rsidRPr="00B90347" w:rsidRDefault="00B61FA9" w:rsidP="00DC1EE3">
      <w:pPr>
        <w:pStyle w:val="Caption"/>
      </w:pPr>
      <w:r w:rsidRPr="00B90347">
        <w:rPr>
          <w:color w:val="FFFFFF"/>
        </w:rPr>
        <w:t> </w:t>
      </w:r>
      <w:r w:rsidR="0004737E" w:rsidRPr="00B90347">
        <w:rPr>
          <w:color w:val="auto"/>
        </w:rPr>
        <w:t> </w:t>
      </w:r>
      <w:bookmarkStart w:id="3107" w:name="_Toc48363355"/>
      <w:r w:rsidR="00DC1EE3"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19</w:t>
      </w:r>
      <w:r w:rsidR="00245413" w:rsidRPr="00B90347">
        <w:rPr>
          <w:noProof/>
        </w:rPr>
        <w:fldChar w:fldCharType="end"/>
      </w:r>
      <w:r w:rsidR="00DC1EE3" w:rsidRPr="00B90347">
        <w:t>. Argument for loader function.</w:t>
      </w:r>
      <w:bookmarkEnd w:id="3107"/>
    </w:p>
    <w:p w14:paraId="028F438C" w14:textId="044D5C8F" w:rsidR="0004737E" w:rsidRPr="00B90347" w:rsidRDefault="00DC1EE3" w:rsidP="00B61FA9">
      <w:r w:rsidRPr="00B90347">
        <w:rPr>
          <w:i/>
          <w:iCs/>
        </w:rPr>
        <w:t xml:space="preserve">renderMap </w:t>
      </w:r>
      <w:r w:rsidRPr="00B90347">
        <w:t xml:space="preserve">is the function that renders the map </w:t>
      </w:r>
      <w:r w:rsidR="00972FB1" w:rsidRPr="00B90347">
        <w:t>to screen by appending a new div</w:t>
      </w:r>
      <w:r w:rsidR="00B64A29" w:rsidRPr="00B90347">
        <w:t>ision</w:t>
      </w:r>
      <w:r w:rsidR="00972FB1" w:rsidRPr="00B90347">
        <w:t xml:space="preserve"> into the HTML file</w:t>
      </w:r>
      <w:r w:rsidRPr="00B90347">
        <w:t xml:space="preserve">. </w:t>
      </w:r>
      <w:r w:rsidR="00972FB1" w:rsidRPr="00B90347">
        <w:t>T</w:t>
      </w:r>
      <w:r w:rsidRPr="00B90347">
        <w:t xml:space="preserve">he loader </w:t>
      </w:r>
      <w:r w:rsidR="00B64A29" w:rsidRPr="00B90347">
        <w:t>function should</w:t>
      </w:r>
      <w:r w:rsidR="00972FB1" w:rsidRPr="00B90347">
        <w:t xml:space="preserve"> have been already called;</w:t>
      </w:r>
      <w:r w:rsidRPr="00B90347">
        <w:t xml:space="preserve"> requires as arguments an object that specifies the map type, the </w:t>
      </w:r>
      <w:r w:rsidR="00972FB1" w:rsidRPr="00B90347">
        <w:t>coordinates</w:t>
      </w:r>
      <w:r w:rsidR="006570BE" w:rsidRPr="00B90347">
        <w:t>,</w:t>
      </w:r>
      <w:r w:rsidR="00972FB1" w:rsidRPr="00B90347">
        <w:t xml:space="preserve"> and zoom of the map</w:t>
      </w:r>
      <w:r w:rsidR="006570BE" w:rsidRPr="00B90347">
        <w:t>,</w:t>
      </w:r>
      <w:r w:rsidR="00972FB1" w:rsidRPr="00B90347">
        <w:t xml:space="preserve"> and another object that specifies the type of tile to be used. The tiles can be found on the tileprov library; the user is able to use any of the tile types specified on the latter by passing the name of the provider to the configuration object.</w:t>
      </w:r>
      <w:r w:rsidR="00B64A29" w:rsidRPr="00B90347">
        <w:t xml:space="preserve"> The function then calls the Layers function to render a tile from the provided sources.</w:t>
      </w:r>
    </w:p>
    <w:p w14:paraId="18CA7F93" w14:textId="77777777" w:rsidR="00B61FA9" w:rsidRPr="00B90347"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sidRPr="00B90347">
        <w:rPr>
          <w:color w:val="F0E68C"/>
        </w:rPr>
        <w:t>var</w:t>
      </w:r>
      <w:r w:rsidRPr="00B90347">
        <w:rPr>
          <w:color w:val="FFFFFF"/>
        </w:rPr>
        <w:t> mapconfig = {</w:t>
      </w:r>
    </w:p>
    <w:p w14:paraId="2B8CF8A1" w14:textId="77777777" w:rsidR="00B61FA9" w:rsidRPr="00B90347"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sidRPr="00B90347">
        <w:rPr>
          <w:color w:val="FFFFFF"/>
        </w:rPr>
        <w:t>  maptype: </w:t>
      </w:r>
      <w:r w:rsidRPr="00B90347">
        <w:rPr>
          <w:color w:val="FFA0A0"/>
        </w:rPr>
        <w:t>"osm"</w:t>
      </w:r>
      <w:r w:rsidRPr="00B90347">
        <w:rPr>
          <w:color w:val="FFFFFF"/>
        </w:rPr>
        <w:t>,</w:t>
      </w:r>
    </w:p>
    <w:p w14:paraId="5A2B043D" w14:textId="77777777" w:rsidR="00B61FA9" w:rsidRPr="00B90347"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sidRPr="00B90347">
        <w:rPr>
          <w:color w:val="FFFFFF"/>
        </w:rPr>
        <w:t>  lat: </w:t>
      </w:r>
      <w:r w:rsidRPr="00B90347">
        <w:rPr>
          <w:color w:val="FFA0A0"/>
        </w:rPr>
        <w:t>"value"</w:t>
      </w:r>
      <w:r w:rsidRPr="00B90347">
        <w:rPr>
          <w:color w:val="FFFFFF"/>
        </w:rPr>
        <w:t>,</w:t>
      </w:r>
    </w:p>
    <w:p w14:paraId="3F4E8A80" w14:textId="77777777" w:rsidR="00B61FA9" w:rsidRPr="00B90347"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sidRPr="00B90347">
        <w:rPr>
          <w:color w:val="FFFFFF"/>
        </w:rPr>
        <w:t>  lon: </w:t>
      </w:r>
      <w:r w:rsidRPr="00B90347">
        <w:rPr>
          <w:color w:val="FFA0A0"/>
        </w:rPr>
        <w:t>"value"</w:t>
      </w:r>
      <w:r w:rsidRPr="00B90347">
        <w:rPr>
          <w:color w:val="FFFFFF"/>
        </w:rPr>
        <w:t>,</w:t>
      </w:r>
    </w:p>
    <w:p w14:paraId="43243162" w14:textId="77777777" w:rsidR="00B61FA9" w:rsidRPr="00B90347"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sidRPr="00B90347">
        <w:rPr>
          <w:color w:val="FFFFFF"/>
        </w:rPr>
        <w:t>  zoom: </w:t>
      </w:r>
      <w:r w:rsidRPr="00B90347">
        <w:rPr>
          <w:color w:val="FFA0A0"/>
        </w:rPr>
        <w:t>"value"</w:t>
      </w:r>
      <w:r w:rsidRPr="00B90347">
        <w:rPr>
          <w:color w:val="FFFFFF"/>
        </w:rPr>
        <w:t>,</w:t>
      </w:r>
    </w:p>
    <w:p w14:paraId="5E87511E" w14:textId="77777777" w:rsidR="00B61FA9" w:rsidRPr="00B90347"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sidRPr="00B90347">
        <w:rPr>
          <w:color w:val="FFFFFF"/>
        </w:rPr>
        <w:t>  layertype: {</w:t>
      </w:r>
    </w:p>
    <w:p w14:paraId="083FE7E9" w14:textId="77777777" w:rsidR="00B61FA9" w:rsidRPr="00B90347"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sidRPr="00B90347">
        <w:rPr>
          <w:color w:val="FFFFFF"/>
        </w:rPr>
        <w:t>    type: </w:t>
      </w:r>
      <w:r w:rsidRPr="00B90347">
        <w:rPr>
          <w:color w:val="FFA0A0"/>
        </w:rPr>
        <w:t>"tile"</w:t>
      </w:r>
      <w:r w:rsidRPr="00B90347">
        <w:rPr>
          <w:color w:val="FFFFFF"/>
        </w:rPr>
        <w:t>,</w:t>
      </w:r>
    </w:p>
    <w:p w14:paraId="16B07A5D" w14:textId="77777777" w:rsidR="00B61FA9" w:rsidRPr="00B90347"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sidRPr="00B90347">
        <w:rPr>
          <w:color w:val="FFFFFF"/>
        </w:rPr>
        <w:t>    name: </w:t>
      </w:r>
      <w:r w:rsidRPr="00B90347">
        <w:rPr>
          <w:color w:val="FFA0A0"/>
        </w:rPr>
        <w:t>"OpenStreetMap"</w:t>
      </w:r>
      <w:r w:rsidRPr="00B90347">
        <w:rPr>
          <w:color w:val="FFFFFF"/>
        </w:rPr>
        <w:t>,</w:t>
      </w:r>
    </w:p>
    <w:p w14:paraId="0B52F56A" w14:textId="77777777" w:rsidR="00B61FA9" w:rsidRPr="00B90347"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sidRPr="00B90347">
        <w:rPr>
          <w:color w:val="FFFFFF"/>
        </w:rPr>
        <w:t>  },</w:t>
      </w:r>
    </w:p>
    <w:p w14:paraId="089D9CC2" w14:textId="77777777" w:rsidR="00B61FA9" w:rsidRPr="00B90347" w:rsidRDefault="00B61FA9" w:rsidP="00D45572">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056927717"/>
        <w:rPr>
          <w:color w:val="FFFFFF"/>
        </w:rPr>
      </w:pPr>
      <w:r w:rsidRPr="00B90347">
        <w:rPr>
          <w:color w:val="FFFFFF"/>
        </w:rPr>
        <w:t>};</w:t>
      </w:r>
    </w:p>
    <w:p w14:paraId="2A1FFDC1" w14:textId="6D517CC3" w:rsidR="00DC1EE3" w:rsidRPr="00B90347" w:rsidRDefault="00B61FA9" w:rsidP="00AE4547">
      <w:pPr>
        <w:pStyle w:val="Caption"/>
      </w:pPr>
      <w:r w:rsidRPr="00B90347">
        <w:rPr>
          <w:color w:val="FFFFFF"/>
        </w:rPr>
        <w:t> </w:t>
      </w:r>
      <w:r w:rsidR="0004737E" w:rsidRPr="00B90347">
        <w:rPr>
          <w:color w:val="auto"/>
        </w:rPr>
        <w:t> </w:t>
      </w:r>
      <w:bookmarkStart w:id="3108" w:name="_Toc48363356"/>
      <w:r w:rsidR="00B64A29"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20</w:t>
      </w:r>
      <w:r w:rsidR="00245413" w:rsidRPr="00B90347">
        <w:rPr>
          <w:noProof/>
        </w:rPr>
        <w:fldChar w:fldCharType="end"/>
      </w:r>
      <w:r w:rsidR="00B64A29" w:rsidRPr="00B90347">
        <w:t>. Configuration object for renderMap function</w:t>
      </w:r>
      <w:r w:rsidR="00AE4547" w:rsidRPr="00B90347">
        <w:t>.</w:t>
      </w:r>
      <w:bookmarkEnd w:id="3108"/>
    </w:p>
    <w:p w14:paraId="4CE3C9DD" w14:textId="6F95C44A" w:rsidR="007A509E" w:rsidRPr="00B90347" w:rsidRDefault="00AE4547" w:rsidP="00AE4547">
      <w:r w:rsidRPr="00B90347">
        <w:rPr>
          <w:i/>
          <w:iCs/>
        </w:rPr>
        <w:t>Layers</w:t>
      </w:r>
      <w:r w:rsidRPr="00B90347">
        <w:t xml:space="preserve"> is the main function of the module. It has been tailored </w:t>
      </w:r>
      <w:r w:rsidR="006570BE" w:rsidRPr="00B90347">
        <w:t xml:space="preserve">to </w:t>
      </w:r>
      <w:r w:rsidR="007A509E" w:rsidRPr="00B90347">
        <w:t>deal with all sorts of layer manipulation within an existing map</w:t>
      </w:r>
      <w:r w:rsidRPr="00B90347">
        <w:t xml:space="preserve">. It requires a configuration object that changes depending on the type of action the function should do. </w:t>
      </w:r>
      <w:r w:rsidR="007A509E" w:rsidRPr="00B90347">
        <w:t>The data should be on the specified format for each call and can be from either external sources—like the sources included on the framework—or data from the user</w:t>
      </w:r>
      <w:r w:rsidR="006570BE" w:rsidRPr="00B90347">
        <w:t>’</w:t>
      </w:r>
      <w:r w:rsidR="007A509E" w:rsidRPr="00B90347">
        <w:t xml:space="preserve">s local storage. </w:t>
      </w:r>
    </w:p>
    <w:p w14:paraId="1AA0F2C1" w14:textId="56D14351" w:rsidR="00AE4547" w:rsidRPr="00B90347" w:rsidRDefault="00575C34" w:rsidP="00AE4547">
      <w:r w:rsidRPr="00B90347">
        <w:lastRenderedPageBreak/>
        <w:t>Like the map, the layers as saved on the module.</w:t>
      </w:r>
      <w:r w:rsidR="007A509E" w:rsidRPr="00B90347">
        <w:t xml:space="preserve"> All the helper functions on the module are called by the Layers function to add new layers including geoJSON data, markers, </w:t>
      </w:r>
      <w:r w:rsidR="006570BE" w:rsidRPr="00B90347">
        <w:t>KML</w:t>
      </w:r>
      <w:r w:rsidR="007A509E" w:rsidRPr="00B90347">
        <w:t xml:space="preserve"> data, drawing tools</w:t>
      </w:r>
      <w:r w:rsidR="006570BE" w:rsidRPr="00B90347">
        <w:t>,</w:t>
      </w:r>
      <w:r w:rsidR="007A509E" w:rsidRPr="00B90347">
        <w:t xml:space="preserve"> or new tiles to an existing map.  If the user wants to remove a certain layer, that is also done through the function</w:t>
      </w:r>
      <w:r w:rsidRPr="00B90347">
        <w:t xml:space="preserve"> by specifying the layer name on the configuration object. To see the different types of layers that can be added to the map, please see the usage annex.</w:t>
      </w:r>
    </w:p>
    <w:p w14:paraId="1641D214"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0E68C"/>
        </w:rPr>
        <w:t>var</w:t>
      </w:r>
      <w:r w:rsidRPr="00B90347">
        <w:rPr>
          <w:color w:val="FFFFFF"/>
        </w:rPr>
        <w:t> marker = {</w:t>
      </w:r>
    </w:p>
    <w:p w14:paraId="7624FDF0"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maptype: </w:t>
      </w:r>
      <w:r w:rsidRPr="00B90347">
        <w:rPr>
          <w:color w:val="FFA0A0"/>
        </w:rPr>
        <w:t>"osm"</w:t>
      </w:r>
      <w:r w:rsidRPr="00B90347">
        <w:rPr>
          <w:color w:val="FFFFFF"/>
        </w:rPr>
        <w:t>,</w:t>
      </w:r>
    </w:p>
    <w:p w14:paraId="042ED4A1"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layertype: {</w:t>
      </w:r>
    </w:p>
    <w:p w14:paraId="139FE275"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type: </w:t>
      </w:r>
      <w:r w:rsidRPr="00B90347">
        <w:rPr>
          <w:color w:val="FFA0A0"/>
        </w:rPr>
        <w:t>"marker"</w:t>
      </w:r>
      <w:r w:rsidRPr="00B90347">
        <w:rPr>
          <w:color w:val="FFFFFF"/>
        </w:rPr>
        <w:t>,</w:t>
      </w:r>
    </w:p>
    <w:p w14:paraId="77BF5E4B"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markertype: </w:t>
      </w:r>
      <w:r w:rsidRPr="00B90347">
        <w:rPr>
          <w:color w:val="FFA0A0"/>
        </w:rPr>
        <w:t>"rectangle, circle, circlemarker, polyline, etc…"</w:t>
      </w:r>
      <w:r w:rsidRPr="00B90347">
        <w:rPr>
          <w:color w:val="FFFFFF"/>
        </w:rPr>
        <w:t>,</w:t>
      </w:r>
    </w:p>
    <w:p w14:paraId="03916181"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name: </w:t>
      </w:r>
      <w:r w:rsidRPr="00B90347">
        <w:rPr>
          <w:color w:val="FFA0A0"/>
        </w:rPr>
        <w:t>"1st marker"</w:t>
      </w:r>
    </w:p>
    <w:p w14:paraId="7B5647E2"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w:t>
      </w:r>
    </w:p>
    <w:p w14:paraId="3810A7E2"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w:t>
      </w:r>
    </w:p>
    <w:p w14:paraId="72054976"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w:t>
      </w:r>
    </w:p>
    <w:p w14:paraId="4FE03531"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0E68C"/>
        </w:rPr>
        <w:t>var</w:t>
      </w:r>
      <w:r w:rsidRPr="00B90347">
        <w:rPr>
          <w:color w:val="FFFFFF"/>
        </w:rPr>
        <w:t> </w:t>
      </w:r>
      <w:r w:rsidRPr="00B90347">
        <w:rPr>
          <w:color w:val="F0E68C"/>
        </w:rPr>
        <w:t>remove</w:t>
      </w:r>
      <w:r w:rsidRPr="00B90347">
        <w:rPr>
          <w:color w:val="FFFFFF"/>
        </w:rPr>
        <w:t> = {</w:t>
      </w:r>
    </w:p>
    <w:p w14:paraId="6765866B"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maptype: </w:t>
      </w:r>
      <w:r w:rsidRPr="00B90347">
        <w:rPr>
          <w:color w:val="FFA0A0"/>
        </w:rPr>
        <w:t>"osm"</w:t>
      </w:r>
      <w:r w:rsidRPr="00B90347">
        <w:rPr>
          <w:color w:val="FFFFFF"/>
        </w:rPr>
        <w:t>,</w:t>
      </w:r>
    </w:p>
    <w:p w14:paraId="3CE2AD1C"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layertype: { </w:t>
      </w:r>
    </w:p>
    <w:p w14:paraId="5F17D6C6"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type: </w:t>
      </w:r>
      <w:r w:rsidRPr="00B90347">
        <w:rPr>
          <w:color w:val="FFA0A0"/>
        </w:rPr>
        <w:t>"removelayers"</w:t>
      </w:r>
      <w:r w:rsidRPr="00B90347">
        <w:rPr>
          <w:color w:val="FFFFFF"/>
        </w:rPr>
        <w:t>,</w:t>
      </w:r>
    </w:p>
    <w:p w14:paraId="30974E56"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name: </w:t>
      </w:r>
      <w:r w:rsidRPr="00B90347">
        <w:rPr>
          <w:color w:val="FFA0A0"/>
        </w:rPr>
        <w:t>"layername"</w:t>
      </w:r>
    </w:p>
    <w:p w14:paraId="37A4FC01"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w:t>
      </w:r>
    </w:p>
    <w:p w14:paraId="4F648622" w14:textId="77777777" w:rsidR="00B61FA9" w:rsidRPr="00B90347" w:rsidRDefault="00B61FA9" w:rsidP="00D45572">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10080301"/>
        <w:rPr>
          <w:color w:val="FFFFFF"/>
        </w:rPr>
      </w:pPr>
      <w:r w:rsidRPr="00B90347">
        <w:rPr>
          <w:color w:val="FFFFFF"/>
        </w:rPr>
        <w:t>};  </w:t>
      </w:r>
    </w:p>
    <w:p w14:paraId="38BFFDD7" w14:textId="12203F37" w:rsidR="006B0FE5" w:rsidRDefault="00B61FA9" w:rsidP="006B0FE5">
      <w:pPr>
        <w:pStyle w:val="Caption"/>
        <w:rPr>
          <w:ins w:id="3109" w:author="Carlos Erazo" w:date="2020-08-15T05:20:00Z"/>
        </w:rPr>
      </w:pPr>
      <w:r w:rsidRPr="00B90347">
        <w:rPr>
          <w:color w:val="FFFFFF"/>
        </w:rPr>
        <w:t> </w:t>
      </w:r>
      <w:r w:rsidR="0004737E" w:rsidRPr="00B90347">
        <w:rPr>
          <w:color w:val="auto"/>
        </w:rPr>
        <w:t> </w:t>
      </w:r>
      <w:r w:rsidR="00783ECF" w:rsidRPr="00B90347">
        <w:rPr>
          <w:color w:val="FFFFFF"/>
        </w:rPr>
        <w:t> </w:t>
      </w:r>
      <w:bookmarkStart w:id="3110" w:name="_Toc48363357"/>
      <w:r w:rsidR="00783ECF"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21</w:t>
      </w:r>
      <w:r w:rsidR="00245413" w:rsidRPr="00B90347">
        <w:rPr>
          <w:noProof/>
        </w:rPr>
        <w:fldChar w:fldCharType="end"/>
      </w:r>
      <w:r w:rsidR="00783ECF" w:rsidRPr="00B90347">
        <w:t>. Example objects for Layers function.</w:t>
      </w:r>
      <w:bookmarkEnd w:id="3110"/>
    </w:p>
    <w:p w14:paraId="55DA8BE4" w14:textId="77777777" w:rsidR="008809B3" w:rsidRDefault="008809B3" w:rsidP="008809B3">
      <w:pPr>
        <w:ind w:firstLine="0"/>
        <w:rPr>
          <w:ins w:id="3111" w:author="Carlos Erazo" w:date="2020-08-15T05:20:00Z"/>
        </w:rPr>
        <w:sectPr w:rsidR="008809B3" w:rsidSect="00AC32FC">
          <w:headerReference w:type="even" r:id="rId63"/>
          <w:headerReference w:type="default" r:id="rId64"/>
          <w:footerReference w:type="even" r:id="rId65"/>
          <w:pgSz w:w="11906" w:h="16838" w:code="9"/>
          <w:pgMar w:top="1440" w:right="1440" w:bottom="1440" w:left="1440" w:header="720" w:footer="720" w:gutter="0"/>
          <w:cols w:space="720"/>
          <w:docGrid w:linePitch="360"/>
        </w:sectPr>
      </w:pPr>
    </w:p>
    <w:p w14:paraId="3FCE875F" w14:textId="77777777" w:rsidR="008809B3" w:rsidRDefault="008809B3" w:rsidP="008809B3">
      <w:pPr>
        <w:ind w:firstLine="0"/>
        <w:rPr>
          <w:ins w:id="3130" w:author="Carlos Erazo" w:date="2020-08-15T05:20:00Z"/>
        </w:rPr>
        <w:sectPr w:rsidR="008809B3" w:rsidSect="00AC32FC">
          <w:headerReference w:type="default" r:id="rId66"/>
          <w:footerReference w:type="default" r:id="rId67"/>
          <w:pgSz w:w="11906" w:h="16838" w:code="9"/>
          <w:pgMar w:top="1440" w:right="1440" w:bottom="1440" w:left="1440" w:header="720" w:footer="720" w:gutter="0"/>
          <w:cols w:space="720"/>
          <w:docGrid w:linePitch="360"/>
        </w:sectPr>
      </w:pPr>
    </w:p>
    <w:p w14:paraId="7A25E11E" w14:textId="65860D61" w:rsidR="008809B3" w:rsidRPr="008809B3" w:rsidDel="008809B3" w:rsidRDefault="008809B3" w:rsidP="008809B3">
      <w:pPr>
        <w:ind w:firstLine="0"/>
        <w:rPr>
          <w:del w:id="3135" w:author="Carlos Erazo" w:date="2020-08-15T05:20:00Z"/>
        </w:rPr>
        <w:pPrChange w:id="3136" w:author="Carlos Erazo" w:date="2020-08-15T05:20:00Z">
          <w:pPr>
            <w:pStyle w:val="Caption"/>
          </w:pPr>
        </w:pPrChange>
      </w:pPr>
      <w:bookmarkStart w:id="3137" w:name="_Toc48363174"/>
      <w:bookmarkEnd w:id="3137"/>
    </w:p>
    <w:p w14:paraId="09678175" w14:textId="77777777" w:rsidR="008D59DA" w:rsidRPr="00B90347" w:rsidRDefault="00B00331" w:rsidP="008D59DA">
      <w:pPr>
        <w:pStyle w:val="Heading1"/>
      </w:pPr>
      <w:bookmarkStart w:id="3138" w:name="_Toc48337948"/>
      <w:bookmarkStart w:id="3139" w:name="_Toc48363175"/>
      <w:r w:rsidRPr="00B90347">
        <w:t>Case stud</w:t>
      </w:r>
      <w:r w:rsidR="008D59DA" w:rsidRPr="00B90347">
        <w:t>ies</w:t>
      </w:r>
      <w:bookmarkEnd w:id="3138"/>
      <w:bookmarkEnd w:id="3139"/>
      <w:r w:rsidR="00A845E7" w:rsidRPr="00B90347">
        <w:t xml:space="preserve"> </w:t>
      </w:r>
    </w:p>
    <w:p w14:paraId="11A38CCE" w14:textId="77777777" w:rsidR="001474F5" w:rsidRPr="00B90347" w:rsidRDefault="001474F5" w:rsidP="006F5FBF">
      <w:r w:rsidRPr="00B90347">
        <w:t xml:space="preserve">As part of a feature within the library, a neural network model has been developed for analyzing rainfall disaggregation patterns from 1 hour to 15 min data. The data requirements are both 15 min and 1-hour interval data with identified 1 hour, 2 hours, and 4 hours storm events. Case study 1 is the development of the latter by using the functionalities that HydroLang offer for data retrieval, cleaning, and sorting. </w:t>
      </w:r>
    </w:p>
    <w:p w14:paraId="4A5D641F" w14:textId="77777777" w:rsidR="001474F5" w:rsidRPr="00B90347" w:rsidRDefault="001474F5" w:rsidP="001474F5">
      <w:pPr>
        <w:ind w:firstLine="0"/>
      </w:pPr>
      <w:r w:rsidRPr="00B90347">
        <w:t>The specifications of the environment used the case study are the following:</w:t>
      </w:r>
    </w:p>
    <w:p w14:paraId="7BD6D652" w14:textId="77777777" w:rsidR="001474F5" w:rsidRPr="00B90347" w:rsidRDefault="001474F5" w:rsidP="001474F5">
      <w:pPr>
        <w:ind w:firstLine="0"/>
      </w:pPr>
      <w:r w:rsidRPr="00B90347">
        <w:t>•</w:t>
      </w:r>
      <w:r w:rsidRPr="00B90347">
        <w:tab/>
        <w:t>Model: ASUS GL702VSK.</w:t>
      </w:r>
    </w:p>
    <w:p w14:paraId="7BE8F88E" w14:textId="77777777" w:rsidR="001474F5" w:rsidRPr="00B90347" w:rsidRDefault="001474F5" w:rsidP="001474F5">
      <w:pPr>
        <w:ind w:firstLine="0"/>
      </w:pPr>
      <w:r w:rsidRPr="00B90347">
        <w:t>•</w:t>
      </w:r>
      <w:r w:rsidRPr="00B90347">
        <w:tab/>
        <w:t>Processor: Inter Core i7-7700 HQ CPU @ 2.80 GHz.</w:t>
      </w:r>
    </w:p>
    <w:p w14:paraId="339447AA" w14:textId="77777777" w:rsidR="001474F5" w:rsidRPr="00B90347" w:rsidRDefault="001474F5" w:rsidP="001474F5">
      <w:pPr>
        <w:ind w:firstLine="0"/>
      </w:pPr>
      <w:r w:rsidRPr="00B90347">
        <w:t>•</w:t>
      </w:r>
      <w:r w:rsidRPr="00B90347">
        <w:tab/>
        <w:t>RAM: 12 GB, 2400 MHz.</w:t>
      </w:r>
    </w:p>
    <w:p w14:paraId="5A8E03C5" w14:textId="77777777" w:rsidR="001474F5" w:rsidRPr="00B90347" w:rsidRDefault="001474F5" w:rsidP="001474F5">
      <w:pPr>
        <w:ind w:firstLine="0"/>
      </w:pPr>
      <w:r w:rsidRPr="00B90347">
        <w:t>•</w:t>
      </w:r>
      <w:r w:rsidRPr="00B90347">
        <w:tab/>
        <w:t>GPU: NVIDIA GeForce GTX 1070 GDDR5 @8 GB.</w:t>
      </w:r>
    </w:p>
    <w:p w14:paraId="1533938E" w14:textId="77777777" w:rsidR="001474F5" w:rsidRPr="00B90347" w:rsidRDefault="001474F5" w:rsidP="001474F5">
      <w:pPr>
        <w:ind w:firstLine="0"/>
      </w:pPr>
      <w:r w:rsidRPr="00B90347">
        <w:t>•</w:t>
      </w:r>
      <w:r w:rsidRPr="00B90347">
        <w:tab/>
        <w:t>Hard drive: 1049GB.</w:t>
      </w:r>
    </w:p>
    <w:p w14:paraId="76B07324" w14:textId="77777777" w:rsidR="001474F5" w:rsidRPr="00B90347" w:rsidRDefault="001474F5" w:rsidP="001474F5">
      <w:pPr>
        <w:ind w:firstLine="0"/>
      </w:pPr>
      <w:r w:rsidRPr="00B90347">
        <w:t>•</w:t>
      </w:r>
      <w:r w:rsidRPr="00B90347">
        <w:tab/>
        <w:t>Code editor: Visual Studio Code version 1.47.3.</w:t>
      </w:r>
    </w:p>
    <w:p w14:paraId="5F98FE33" w14:textId="6A3E33FF" w:rsidR="001474F5" w:rsidRPr="00B90347" w:rsidRDefault="001474F5" w:rsidP="006F5FBF">
      <w:pPr>
        <w:ind w:firstLine="0"/>
      </w:pPr>
      <w:r w:rsidRPr="00B90347">
        <w:t>•</w:t>
      </w:r>
      <w:r w:rsidRPr="00B90347">
        <w:tab/>
        <w:t>Web browser: Google Chrome version 84.0.4147.105.</w:t>
      </w:r>
    </w:p>
    <w:p w14:paraId="2F6C4FE0" w14:textId="55E6E79A" w:rsidR="00ED1FFE" w:rsidRPr="00B90347" w:rsidRDefault="0005407E" w:rsidP="008D59DA">
      <w:pPr>
        <w:pStyle w:val="Heading2"/>
      </w:pPr>
      <w:bookmarkStart w:id="3140" w:name="_Toc48337949"/>
      <w:bookmarkStart w:id="3141" w:name="_Toc48363176"/>
      <w:r w:rsidRPr="00B90347">
        <w:t>R</w:t>
      </w:r>
      <w:r w:rsidR="00B00331" w:rsidRPr="00B90347">
        <w:t xml:space="preserve">ainfall </w:t>
      </w:r>
      <w:commentRangeStart w:id="3142"/>
      <w:r w:rsidR="00B61FA9" w:rsidRPr="00B90347">
        <w:t>analysis</w:t>
      </w:r>
      <w:commentRangeEnd w:id="3142"/>
      <w:r w:rsidRPr="00B90347">
        <w:rPr>
          <w:rStyle w:val="CommentReference"/>
          <w:rFonts w:eastAsiaTheme="minorHAnsi" w:cstheme="minorBidi"/>
          <w:b w:val="0"/>
          <w:smallCaps w:val="0"/>
          <w:color w:val="000000" w:themeColor="text1"/>
        </w:rPr>
        <w:commentReference w:id="3142"/>
      </w:r>
      <w:bookmarkEnd w:id="3140"/>
      <w:bookmarkEnd w:id="3141"/>
    </w:p>
    <w:p w14:paraId="5CF6A670" w14:textId="04CC161A" w:rsidR="00243FA1" w:rsidRPr="00B90347" w:rsidRDefault="00243FA1" w:rsidP="008D59DA">
      <w:pPr>
        <w:pStyle w:val="Heading3"/>
      </w:pPr>
      <w:bookmarkStart w:id="3143" w:name="_Toc48337950"/>
      <w:bookmarkStart w:id="3144" w:name="_Toc48363177"/>
      <w:r w:rsidRPr="00B90347">
        <w:t>Description</w:t>
      </w:r>
      <w:bookmarkEnd w:id="3143"/>
      <w:bookmarkEnd w:id="3144"/>
    </w:p>
    <w:p w14:paraId="56D81EB7" w14:textId="209740EE" w:rsidR="004142EE" w:rsidRPr="00B90347" w:rsidRDefault="00A911CC" w:rsidP="00ED1FFE">
      <w:r w:rsidRPr="00B90347">
        <w:t xml:space="preserve">As part of a feature within the library, a neural network </w:t>
      </w:r>
      <w:r w:rsidR="00ED1FFE" w:rsidRPr="00B90347">
        <w:t>model has</w:t>
      </w:r>
      <w:r w:rsidRPr="00B90347">
        <w:t xml:space="preserve"> been developed for analyzing rainfall disaggregation patterns</w:t>
      </w:r>
      <w:r w:rsidR="007B036A" w:rsidRPr="00B90347">
        <w:t xml:space="preserve"> from 1 hour to 15 min data.</w:t>
      </w:r>
      <w:r w:rsidR="004142EE" w:rsidRPr="00B90347">
        <w:t xml:space="preserve"> The data requirements are</w:t>
      </w:r>
      <w:r w:rsidR="007B036A" w:rsidRPr="00B90347">
        <w:t xml:space="preserve"> both 15 min and </w:t>
      </w:r>
      <w:r w:rsidR="000F01DC" w:rsidRPr="00B90347">
        <w:t>1-hour</w:t>
      </w:r>
      <w:r w:rsidR="007B036A" w:rsidRPr="00B90347">
        <w:t xml:space="preserve"> </w:t>
      </w:r>
      <w:r w:rsidR="00243FA1" w:rsidRPr="00B90347">
        <w:t>interval</w:t>
      </w:r>
      <w:r w:rsidR="000F01DC" w:rsidRPr="00B90347">
        <w:t xml:space="preserve"> </w:t>
      </w:r>
      <w:r w:rsidR="00B87C92" w:rsidRPr="00B90347">
        <w:t>rainfall</w:t>
      </w:r>
      <w:r w:rsidR="004142EE" w:rsidRPr="00B90347">
        <w:t xml:space="preserve"> with identified </w:t>
      </w:r>
      <w:r w:rsidR="00D74959" w:rsidRPr="00B90347">
        <w:t xml:space="preserve">1 hour, </w:t>
      </w:r>
      <w:r w:rsidR="004142EE" w:rsidRPr="00B90347">
        <w:t>2 hours</w:t>
      </w:r>
      <w:r w:rsidR="006570BE" w:rsidRPr="00B90347">
        <w:t>,</w:t>
      </w:r>
      <w:r w:rsidR="004142EE" w:rsidRPr="00B90347">
        <w:t xml:space="preserve"> and 4 hour</w:t>
      </w:r>
      <w:r w:rsidR="00404952" w:rsidRPr="00B90347">
        <w:t>s</w:t>
      </w:r>
      <w:r w:rsidR="004142EE" w:rsidRPr="00B90347">
        <w:t xml:space="preserve"> storm events</w:t>
      </w:r>
      <w:r w:rsidR="00DF297F" w:rsidRPr="00B90347">
        <w:t xml:space="preserve">. </w:t>
      </w:r>
      <w:r w:rsidR="00B87C92" w:rsidRPr="00B90347">
        <w:t>The following are the logical steps taken for retrieving data for the model</w:t>
      </w:r>
      <w:r w:rsidR="00DF297F" w:rsidRPr="00B90347">
        <w:t xml:space="preserve"> development by u</w:t>
      </w:r>
      <w:r w:rsidR="00D74959" w:rsidRPr="00B90347">
        <w:t xml:space="preserve">sing the </w:t>
      </w:r>
      <w:r w:rsidR="00B54E55" w:rsidRPr="00B90347">
        <w:t>functionalities</w:t>
      </w:r>
      <w:r w:rsidR="00DF297F" w:rsidRPr="00B90347">
        <w:t xml:space="preserve"> </w:t>
      </w:r>
      <w:r w:rsidR="00D74959" w:rsidRPr="00B90347">
        <w:t>that</w:t>
      </w:r>
      <w:r w:rsidR="00DF297F" w:rsidRPr="00B90347">
        <w:t xml:space="preserve"> Hydro</w:t>
      </w:r>
      <w:r w:rsidR="00E778C4" w:rsidRPr="00B90347">
        <w:t>L</w:t>
      </w:r>
      <w:r w:rsidR="00DF297F" w:rsidRPr="00B90347">
        <w:t>ang</w:t>
      </w:r>
      <w:r w:rsidR="00D74959" w:rsidRPr="00B90347">
        <w:t xml:space="preserve"> </w:t>
      </w:r>
      <w:r w:rsidR="00B54E55" w:rsidRPr="00B90347">
        <w:t>offer</w:t>
      </w:r>
      <w:r w:rsidR="00DF297F" w:rsidRPr="00B90347">
        <w:t xml:space="preserve"> for data retrieval, cleaning</w:t>
      </w:r>
      <w:r w:rsidR="006570BE" w:rsidRPr="00B90347">
        <w:t>,</w:t>
      </w:r>
      <w:r w:rsidR="00DF297F" w:rsidRPr="00B90347">
        <w:t xml:space="preserve"> and sorting. </w:t>
      </w:r>
    </w:p>
    <w:p w14:paraId="57B525A6" w14:textId="543F7D36" w:rsidR="00E24BFD" w:rsidRPr="00B90347" w:rsidRDefault="00F412E2" w:rsidP="008D59DA">
      <w:pPr>
        <w:pStyle w:val="Heading3"/>
      </w:pPr>
      <w:bookmarkStart w:id="3145" w:name="_Toc48337951"/>
      <w:bookmarkStart w:id="3146" w:name="_Toc48363178"/>
      <w:r w:rsidRPr="00B90347">
        <w:t>Library usage</w:t>
      </w:r>
      <w:bookmarkEnd w:id="3145"/>
      <w:bookmarkEnd w:id="3146"/>
    </w:p>
    <w:p w14:paraId="79D828DB" w14:textId="77777777" w:rsidR="008809B3" w:rsidRDefault="006570BE" w:rsidP="00ED1FFE">
      <w:pPr>
        <w:rPr>
          <w:ins w:id="3147" w:author="Carlos Erazo" w:date="2020-08-15T05:21:00Z"/>
        </w:rPr>
        <w:sectPr w:rsidR="008809B3" w:rsidSect="00AC32FC">
          <w:headerReference w:type="even" r:id="rId68"/>
          <w:footerReference w:type="even" r:id="rId69"/>
          <w:pgSz w:w="11906" w:h="16838" w:code="9"/>
          <w:pgMar w:top="1440" w:right="1440" w:bottom="1440" w:left="1440" w:header="720" w:footer="720" w:gutter="0"/>
          <w:cols w:space="720"/>
          <w:docGrid w:linePitch="360"/>
        </w:sectPr>
      </w:pPr>
      <w:r w:rsidRPr="00B90347">
        <w:t xml:space="preserve">HydroLang is called using the onload feature </w:t>
      </w:r>
      <w:r w:rsidR="002A223D" w:rsidRPr="00B90347">
        <w:t>within</w:t>
      </w:r>
      <w:r w:rsidRPr="00B90347">
        <w:t xml:space="preserve"> </w:t>
      </w:r>
      <w:r w:rsidR="00822CB1" w:rsidRPr="00B90347">
        <w:t xml:space="preserve">a new </w:t>
      </w:r>
      <w:r w:rsidRPr="00B90347">
        <w:t xml:space="preserve">HTML. The source of the hydro.js file must be specified as well as any other external libraries for styling. Afterward, a new instance of HydroLang is created. Since a map layer will be loaded, the function caller for </w:t>
      </w:r>
    </w:p>
    <w:p w14:paraId="7C7DED5E" w14:textId="55535B08" w:rsidR="006570BE" w:rsidRPr="00B90347" w:rsidRDefault="006570BE" w:rsidP="00ED1FFE">
      <w:r w:rsidRPr="00B90347">
        <w:lastRenderedPageBreak/>
        <w:t xml:space="preserve">the framework is </w:t>
      </w:r>
      <w:r w:rsidR="00822CB1" w:rsidRPr="00B90347">
        <w:t xml:space="preserve">defined as </w:t>
      </w:r>
      <w:r w:rsidRPr="00B90347">
        <w:t>asynchronous</w:t>
      </w:r>
      <w:r w:rsidR="00822CB1" w:rsidRPr="00B90347">
        <w:t xml:space="preserve"> </w:t>
      </w:r>
      <w:del w:id="3155" w:author="Carlos Erazo" w:date="2020-08-15T01:29:00Z">
        <w:r w:rsidR="00822CB1" w:rsidRPr="00B90347" w:rsidDel="00A407BA">
          <w:delText>and assigned</w:delText>
        </w:r>
      </w:del>
      <w:ins w:id="3156" w:author="Carlos Erazo" w:date="2020-08-15T01:29:00Z">
        <w:r w:rsidR="00A407BA" w:rsidRPr="00B90347">
          <w:t>and assigned</w:t>
        </w:r>
      </w:ins>
      <w:r w:rsidR="00822CB1" w:rsidRPr="00B90347">
        <w:t xml:space="preserve"> to a</w:t>
      </w:r>
      <w:r w:rsidRPr="00B90347">
        <w:t xml:space="preserve"> new variable named hydro, </w:t>
      </w:r>
      <w:r w:rsidR="00822CB1" w:rsidRPr="00B90347">
        <w:t xml:space="preserve">which instantiate </w:t>
      </w:r>
      <w:r w:rsidRPr="00B90347">
        <w:t>the library.</w:t>
      </w:r>
    </w:p>
    <w:p w14:paraId="2F6904EA" w14:textId="77777777" w:rsidR="00B87C92" w:rsidRPr="00B90347" w:rsidRDefault="00B87C92" w:rsidP="00ED1FFE"/>
    <w:p w14:paraId="2FFF3CD5"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98FB98"/>
        </w:rPr>
        <w:t>&lt;!DOCTYPE html&gt;</w:t>
      </w:r>
    </w:p>
    <w:p w14:paraId="6DCD7B56"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0E68C"/>
        </w:rPr>
        <w:t>&lt;html&gt;</w:t>
      </w:r>
    </w:p>
    <w:p w14:paraId="7F0188C6"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color w:val="F0E68C"/>
        </w:rPr>
        <w:t>&lt;head&gt;</w:t>
      </w:r>
    </w:p>
    <w:p w14:paraId="78E921EA"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color w:val="F0E68C"/>
        </w:rPr>
        <w:t>&lt;link</w:t>
      </w:r>
    </w:p>
    <w:p w14:paraId="22C7164E"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b/>
          <w:bCs/>
          <w:color w:val="BDB76B"/>
        </w:rPr>
        <w:t>rel</w:t>
      </w:r>
      <w:r w:rsidRPr="00B90347">
        <w:rPr>
          <w:color w:val="FFFFFF"/>
        </w:rPr>
        <w:t>=</w:t>
      </w:r>
      <w:r w:rsidRPr="00B90347">
        <w:rPr>
          <w:color w:val="FFA0A0"/>
        </w:rPr>
        <w:t>"stylesheet"</w:t>
      </w:r>
    </w:p>
    <w:p w14:paraId="4AAF7165"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b/>
          <w:bCs/>
          <w:color w:val="BDB76B"/>
        </w:rPr>
        <w:t>href</w:t>
      </w:r>
      <w:r w:rsidRPr="00B90347">
        <w:rPr>
          <w:color w:val="FFFFFF"/>
        </w:rPr>
        <w:t>=</w:t>
      </w:r>
      <w:r w:rsidRPr="00B90347">
        <w:rPr>
          <w:color w:val="FFA0A0"/>
        </w:rPr>
        <w:t>"https://stackpath.bootstrapcdn.com/bootstrap/4.5.0/css/bootstrap.min.css"</w:t>
      </w:r>
    </w:p>
    <w:p w14:paraId="479E1F56"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color w:val="F0E68C"/>
        </w:rPr>
        <w:t>/&gt;</w:t>
      </w:r>
    </w:p>
    <w:p w14:paraId="1824F272"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color w:val="F0E68C"/>
        </w:rPr>
        <w:t>&lt;title&gt;</w:t>
      </w:r>
      <w:r w:rsidRPr="00B90347">
        <w:rPr>
          <w:color w:val="FFFFFF"/>
        </w:rPr>
        <w:t>Hydrolang Use Case</w:t>
      </w:r>
      <w:r w:rsidRPr="00B90347">
        <w:rPr>
          <w:color w:val="F0E68C"/>
        </w:rPr>
        <w:t>&lt;/title&gt;</w:t>
      </w:r>
    </w:p>
    <w:p w14:paraId="5C75CED6"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color w:val="F0E68C"/>
        </w:rPr>
        <w:t>&lt;script</w:t>
      </w:r>
    </w:p>
    <w:p w14:paraId="2E8CD643"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b/>
          <w:bCs/>
          <w:color w:val="BDB76B"/>
        </w:rPr>
        <w:t>type</w:t>
      </w:r>
      <w:r w:rsidRPr="00B90347">
        <w:rPr>
          <w:color w:val="FFFFFF"/>
        </w:rPr>
        <w:t>=</w:t>
      </w:r>
      <w:r w:rsidRPr="00B90347">
        <w:rPr>
          <w:color w:val="FFA0A0"/>
        </w:rPr>
        <w:t>"module"</w:t>
      </w:r>
    </w:p>
    <w:p w14:paraId="6C049F1B"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b/>
          <w:bCs/>
          <w:color w:val="BDB76B"/>
        </w:rPr>
        <w:t>onload</w:t>
      </w:r>
      <w:r w:rsidRPr="00B90347">
        <w:rPr>
          <w:color w:val="FFFFFF"/>
        </w:rPr>
        <w:t>=</w:t>
      </w:r>
      <w:r w:rsidRPr="00B90347">
        <w:rPr>
          <w:color w:val="FFA0A0"/>
        </w:rPr>
        <w:t>"</w:t>
      </w:r>
      <w:r w:rsidRPr="00B90347">
        <w:rPr>
          <w:color w:val="FFFFFF"/>
        </w:rPr>
        <w:t>initHydrolang()</w:t>
      </w:r>
      <w:r w:rsidRPr="00B90347">
        <w:rPr>
          <w:color w:val="FFA0A0"/>
        </w:rPr>
        <w:t>"</w:t>
      </w:r>
    </w:p>
    <w:p w14:paraId="0858B5B0"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b/>
          <w:bCs/>
          <w:color w:val="BDB76B"/>
        </w:rPr>
        <w:t>src</w:t>
      </w:r>
      <w:r w:rsidRPr="00B90347">
        <w:rPr>
          <w:color w:val="FFFFFF"/>
        </w:rPr>
        <w:t>=</w:t>
      </w:r>
      <w:r w:rsidRPr="00B90347">
        <w:rPr>
          <w:color w:val="FFA0A0"/>
        </w:rPr>
        <w:t>"./hydrolang/hydro.js"</w:t>
      </w:r>
    </w:p>
    <w:p w14:paraId="4E3EE38C"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color w:val="F0E68C"/>
        </w:rPr>
        <w:t>&gt;&lt;/script&gt;</w:t>
      </w:r>
    </w:p>
    <w:p w14:paraId="5DAC5E0E"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color w:val="F0E68C"/>
        </w:rPr>
        <w:t>&lt;/head&gt;</w:t>
      </w:r>
    </w:p>
    <w:p w14:paraId="38A12404"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color w:val="F0E68C"/>
        </w:rPr>
        <w:t>&lt;body&gt;</w:t>
      </w:r>
    </w:p>
    <w:p w14:paraId="18EF7AA2"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w:t>
      </w:r>
      <w:r w:rsidRPr="00B90347">
        <w:rPr>
          <w:color w:val="F0E68C"/>
        </w:rPr>
        <w:t>&lt;script&gt;</w:t>
      </w:r>
    </w:p>
    <w:p w14:paraId="36404FC6"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async function initHydrolang() {</w:t>
      </w:r>
    </w:p>
    <w:p w14:paraId="5C413E3D" w14:textId="77777777" w:rsidR="00B61FA9" w:rsidRPr="00B90347" w:rsidRDefault="00B61FA9" w:rsidP="00D45572">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15178799"/>
        <w:rPr>
          <w:color w:val="FFFFFF"/>
        </w:rPr>
      </w:pPr>
      <w:r w:rsidRPr="00B90347">
        <w:rPr>
          <w:color w:val="FFFFFF"/>
        </w:rPr>
        <w:t xml:space="preserve">      hydro1 = new Hydrolang();</w:t>
      </w:r>
    </w:p>
    <w:p w14:paraId="33B9D4B2" w14:textId="0E7A12C8" w:rsidR="00F412E2" w:rsidRPr="00B90347" w:rsidRDefault="00B61FA9" w:rsidP="00F412E2">
      <w:pPr>
        <w:pStyle w:val="Caption"/>
      </w:pPr>
      <w:r w:rsidRPr="00B90347">
        <w:rPr>
          <w:color w:val="FFFFFF"/>
        </w:rPr>
        <w:t> </w:t>
      </w:r>
      <w:r w:rsidR="0004737E" w:rsidRPr="00B90347">
        <w:rPr>
          <w:color w:val="auto"/>
        </w:rPr>
        <w:t> </w:t>
      </w:r>
      <w:r w:rsidR="000F01DC" w:rsidRPr="00B90347">
        <w:rPr>
          <w:color w:val="FFFFFF"/>
          <w:sz w:val="20"/>
          <w:szCs w:val="16"/>
        </w:rPr>
        <w:t> </w:t>
      </w:r>
      <w:r w:rsidR="00730098" w:rsidRPr="00B90347">
        <w:rPr>
          <w:color w:val="FFFFFF"/>
        </w:rPr>
        <w:t> </w:t>
      </w:r>
      <w:bookmarkStart w:id="3157" w:name="_Toc48363358"/>
      <w:r w:rsidR="00E24BFD"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22</w:t>
      </w:r>
      <w:r w:rsidR="00245413" w:rsidRPr="00B90347">
        <w:rPr>
          <w:noProof/>
        </w:rPr>
        <w:fldChar w:fldCharType="end"/>
      </w:r>
      <w:r w:rsidR="00E24BFD" w:rsidRPr="00B90347">
        <w:t xml:space="preserve">. </w:t>
      </w:r>
      <w:r w:rsidR="00A22943" w:rsidRPr="00B90347">
        <w:t xml:space="preserve">Example of </w:t>
      </w:r>
      <w:r w:rsidR="00D74959" w:rsidRPr="00B90347">
        <w:t>Hydro</w:t>
      </w:r>
      <w:r w:rsidR="00E778C4" w:rsidRPr="00B90347">
        <w:t>L</w:t>
      </w:r>
      <w:r w:rsidR="00D74959" w:rsidRPr="00B90347">
        <w:t>ang library on HTML file.</w:t>
      </w:r>
      <w:bookmarkEnd w:id="3157"/>
    </w:p>
    <w:p w14:paraId="7D0AE57C" w14:textId="715A649F" w:rsidR="00A22943" w:rsidRPr="00B90347" w:rsidRDefault="00A22943" w:rsidP="008D59DA">
      <w:pPr>
        <w:pStyle w:val="Heading3"/>
      </w:pPr>
      <w:bookmarkStart w:id="3158" w:name="_Toc48337952"/>
      <w:bookmarkStart w:id="3159" w:name="_Toc48363179"/>
      <w:r w:rsidRPr="00B90347">
        <w:t>Load</w:t>
      </w:r>
      <w:r w:rsidR="00D74959" w:rsidRPr="00B90347">
        <w:t xml:space="preserve">ing a </w:t>
      </w:r>
      <w:r w:rsidRPr="00B90347">
        <w:t>map for visualization</w:t>
      </w:r>
      <w:bookmarkEnd w:id="3158"/>
      <w:bookmarkEnd w:id="3159"/>
    </w:p>
    <w:p w14:paraId="0BFC45B6" w14:textId="49A7BEED" w:rsidR="00A22943" w:rsidRPr="00B90347" w:rsidRDefault="005879C3" w:rsidP="00E24BFD">
      <w:r w:rsidRPr="00B90347">
        <w:t>A</w:t>
      </w:r>
      <w:r w:rsidR="00A22943" w:rsidRPr="00B90347">
        <w:t xml:space="preserve"> new map </w:t>
      </w:r>
      <w:r w:rsidR="000F01DC" w:rsidRPr="00B90347">
        <w:t>was</w:t>
      </w:r>
      <w:r w:rsidR="00A22943" w:rsidRPr="00B90347">
        <w:t xml:space="preserve"> loade</w:t>
      </w:r>
      <w:r w:rsidR="000F01DC" w:rsidRPr="00B90347">
        <w:t xml:space="preserve">d to the </w:t>
      </w:r>
      <w:r w:rsidR="00A22943" w:rsidRPr="00B90347">
        <w:t>HTML webpage to visualize th</w:t>
      </w:r>
      <w:r w:rsidRPr="00B90347">
        <w:t xml:space="preserve">e </w:t>
      </w:r>
      <w:r w:rsidR="00A22943" w:rsidRPr="00B90347">
        <w:t>locatio</w:t>
      </w:r>
      <w:r w:rsidR="000F01DC" w:rsidRPr="00B90347">
        <w:t>ns prompted from each station</w:t>
      </w:r>
      <w:r w:rsidRPr="00B90347">
        <w:t>.</w:t>
      </w:r>
      <w:r w:rsidR="00A22943" w:rsidRPr="00B90347">
        <w:t xml:space="preserve"> To achieve this, the map module </w:t>
      </w:r>
      <w:r w:rsidR="000F01DC" w:rsidRPr="00B90347">
        <w:t>was</w:t>
      </w:r>
      <w:r w:rsidR="00A22943" w:rsidRPr="00B90347">
        <w:t xml:space="preserve"> used by calling the functions using </w:t>
      </w:r>
      <w:r w:rsidR="000F01DC" w:rsidRPr="00B90347">
        <w:t xml:space="preserve">the new framework instance. The map can also be drawn one the HTML goes live. </w:t>
      </w:r>
    </w:p>
    <w:p w14:paraId="587B947D"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w:t>
      </w:r>
      <w:r w:rsidRPr="00B90347">
        <w:rPr>
          <w:color w:val="F0E68C"/>
        </w:rPr>
        <w:t>var</w:t>
      </w:r>
      <w:r w:rsidRPr="00B90347">
        <w:rPr>
          <w:color w:val="FFFFFF"/>
        </w:rPr>
        <w:t> map = {</w:t>
      </w:r>
    </w:p>
    <w:p w14:paraId="17FC75BA"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maptype: </w:t>
      </w:r>
      <w:r w:rsidRPr="00B90347">
        <w:rPr>
          <w:color w:val="FFA0A0"/>
        </w:rPr>
        <w:t>"osm"</w:t>
      </w:r>
    </w:p>
    <w:p w14:paraId="4B3D0CC7"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w:t>
      </w:r>
    </w:p>
    <w:p w14:paraId="00200E94"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w:t>
      </w:r>
      <w:r w:rsidRPr="00B90347">
        <w:rPr>
          <w:color w:val="F0E68C"/>
        </w:rPr>
        <w:t>await</w:t>
      </w:r>
      <w:r w:rsidRPr="00B90347">
        <w:rPr>
          <w:color w:val="FFFFFF"/>
        </w:rPr>
        <w:t> hydro1.map.loader(map);</w:t>
      </w:r>
    </w:p>
    <w:p w14:paraId="68DC06E6"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w:t>
      </w:r>
    </w:p>
    <w:p w14:paraId="5C019C2B"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w:t>
      </w:r>
      <w:r w:rsidRPr="00B90347">
        <w:rPr>
          <w:color w:val="F0E68C"/>
        </w:rPr>
        <w:t>var</w:t>
      </w:r>
      <w:r w:rsidRPr="00B90347">
        <w:rPr>
          <w:color w:val="FFFFFF"/>
        </w:rPr>
        <w:t> mapconfig = {</w:t>
      </w:r>
    </w:p>
    <w:p w14:paraId="44D0F417"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maptype: </w:t>
      </w:r>
      <w:r w:rsidRPr="00B90347">
        <w:rPr>
          <w:color w:val="FFA0A0"/>
        </w:rPr>
        <w:t>"osm"</w:t>
      </w:r>
      <w:r w:rsidRPr="00B90347">
        <w:rPr>
          <w:color w:val="FFFFFF"/>
        </w:rPr>
        <w:t>,</w:t>
      </w:r>
    </w:p>
    <w:p w14:paraId="1F30E15C"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lat: </w:t>
      </w:r>
      <w:r w:rsidRPr="00B90347">
        <w:rPr>
          <w:color w:val="FFA0A0"/>
        </w:rPr>
        <w:t>"40"</w:t>
      </w:r>
      <w:r w:rsidRPr="00B90347">
        <w:rPr>
          <w:color w:val="FFFFFF"/>
        </w:rPr>
        <w:t>,</w:t>
      </w:r>
    </w:p>
    <w:p w14:paraId="31425972"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lon: </w:t>
      </w:r>
      <w:r w:rsidRPr="00B90347">
        <w:rPr>
          <w:color w:val="FFA0A0"/>
        </w:rPr>
        <w:t>"-100"</w:t>
      </w:r>
      <w:r w:rsidRPr="00B90347">
        <w:rPr>
          <w:color w:val="FFFFFF"/>
        </w:rPr>
        <w:t>,</w:t>
      </w:r>
    </w:p>
    <w:p w14:paraId="596E27C7"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zoom: </w:t>
      </w:r>
      <w:r w:rsidRPr="00B90347">
        <w:rPr>
          <w:color w:val="FFA0A0"/>
        </w:rPr>
        <w:t>"13"</w:t>
      </w:r>
      <w:r w:rsidRPr="00B90347">
        <w:rPr>
          <w:color w:val="FFFFFF"/>
        </w:rPr>
        <w:t>,</w:t>
      </w:r>
    </w:p>
    <w:p w14:paraId="71F8F46D"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layertype: {</w:t>
      </w:r>
    </w:p>
    <w:p w14:paraId="76C5F274"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type: </w:t>
      </w:r>
      <w:r w:rsidRPr="00B90347">
        <w:rPr>
          <w:color w:val="FFA0A0"/>
        </w:rPr>
        <w:t>"tile"</w:t>
      </w:r>
      <w:r w:rsidRPr="00B90347">
        <w:rPr>
          <w:color w:val="FFFFFF"/>
        </w:rPr>
        <w:t>,</w:t>
      </w:r>
    </w:p>
    <w:p w14:paraId="22F34BE5"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name: </w:t>
      </w:r>
      <w:r w:rsidRPr="00B90347">
        <w:rPr>
          <w:color w:val="FFA0A0"/>
        </w:rPr>
        <w:t>"OpenStreetMap"</w:t>
      </w:r>
      <w:r w:rsidRPr="00B90347">
        <w:rPr>
          <w:color w:val="FFFFFF"/>
        </w:rPr>
        <w:t>,</w:t>
      </w:r>
    </w:p>
    <w:p w14:paraId="6AB35E7D"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w:t>
      </w:r>
    </w:p>
    <w:p w14:paraId="7E3CDA7E"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w:t>
      </w:r>
    </w:p>
    <w:p w14:paraId="7F9701FD"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w:t>
      </w:r>
    </w:p>
    <w:p w14:paraId="5F344E9B"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w:t>
      </w:r>
      <w:r w:rsidRPr="00B90347">
        <w:rPr>
          <w:color w:val="87CEEB"/>
        </w:rPr>
        <w:t>//Map renderer.</w:t>
      </w:r>
    </w:p>
    <w:p w14:paraId="74B86859" w14:textId="77777777" w:rsidR="00B61FA9" w:rsidRPr="00B90347" w:rsidRDefault="00B61FA9" w:rsidP="00D45572">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066689223"/>
        <w:rPr>
          <w:color w:val="FFFFFF"/>
        </w:rPr>
      </w:pPr>
      <w:r w:rsidRPr="00B90347">
        <w:rPr>
          <w:color w:val="FFFFFF"/>
        </w:rPr>
        <w:t>      hydro1.map.renderMap(mapconfig);</w:t>
      </w:r>
    </w:p>
    <w:p w14:paraId="63087299" w14:textId="6348AA3A" w:rsidR="000F01DC" w:rsidRPr="00B90347" w:rsidRDefault="00B61FA9" w:rsidP="000F01DC">
      <w:pPr>
        <w:pStyle w:val="Caption"/>
      </w:pPr>
      <w:r w:rsidRPr="00B90347">
        <w:rPr>
          <w:color w:val="FFFFFF"/>
        </w:rPr>
        <w:t> </w:t>
      </w:r>
      <w:r w:rsidR="0004737E" w:rsidRPr="00B90347">
        <w:rPr>
          <w:color w:val="auto"/>
        </w:rPr>
        <w:t> </w:t>
      </w:r>
      <w:bookmarkStart w:id="3160" w:name="_Toc48363359"/>
      <w:r w:rsidR="000F01DC"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23</w:t>
      </w:r>
      <w:r w:rsidR="00245413" w:rsidRPr="00B90347">
        <w:rPr>
          <w:noProof/>
        </w:rPr>
        <w:fldChar w:fldCharType="end"/>
      </w:r>
      <w:r w:rsidR="000F01DC" w:rsidRPr="00B90347">
        <w:t>. Adding a map to screen.</w:t>
      </w:r>
      <w:bookmarkEnd w:id="3160"/>
    </w:p>
    <w:p w14:paraId="06994536" w14:textId="2F1C74B0" w:rsidR="00E24BFD" w:rsidRPr="00B90347" w:rsidRDefault="00E24BFD" w:rsidP="008D59DA">
      <w:pPr>
        <w:pStyle w:val="Heading3"/>
      </w:pPr>
      <w:bookmarkStart w:id="3161" w:name="_Toc48337953"/>
      <w:bookmarkStart w:id="3162" w:name="_Toc48363180"/>
      <w:r w:rsidRPr="00B90347">
        <w:lastRenderedPageBreak/>
        <w:t>Data</w:t>
      </w:r>
      <w:bookmarkEnd w:id="3161"/>
      <w:bookmarkEnd w:id="3162"/>
    </w:p>
    <w:p w14:paraId="76DADF5F" w14:textId="6D911781" w:rsidR="00771027" w:rsidRPr="00B90347" w:rsidRDefault="00DF297F" w:rsidP="00ED1FFE">
      <w:r w:rsidRPr="00B90347">
        <w:t xml:space="preserve">NOAA has been selected </w:t>
      </w:r>
      <w:r w:rsidR="00841D42" w:rsidRPr="00B90347">
        <w:t>as data</w:t>
      </w:r>
      <w:r w:rsidR="00A64C94" w:rsidRPr="00B90347">
        <w:t xml:space="preserve"> </w:t>
      </w:r>
      <w:r w:rsidRPr="00B90347">
        <w:t>source</w:t>
      </w:r>
      <w:r w:rsidR="001852C9" w:rsidRPr="00B90347">
        <w:t xml:space="preserve"> because the source can provide</w:t>
      </w:r>
      <w:r w:rsidRPr="00B90347">
        <w:t xml:space="preserve"> finer resolution precipitation </w:t>
      </w:r>
      <w:r w:rsidR="00A64C94" w:rsidRPr="00B90347">
        <w:t>of</w:t>
      </w:r>
      <w:r w:rsidRPr="00B90347">
        <w:t xml:space="preserve"> up to 15 minutes from several stations across the</w:t>
      </w:r>
      <w:r w:rsidR="002A223D" w:rsidRPr="00B90347">
        <w:t xml:space="preserve"> </w:t>
      </w:r>
      <w:r w:rsidR="001852C9" w:rsidRPr="00B90347">
        <w:t>US</w:t>
      </w:r>
      <w:r w:rsidRPr="00B90347">
        <w:t xml:space="preserve">. </w:t>
      </w:r>
      <w:r w:rsidR="00F412E2" w:rsidRPr="00B90347">
        <w:t xml:space="preserve">It is important to mention that the data source requires a token to the header of the request, which can be obtained by requesting one at the API web page. </w:t>
      </w:r>
      <w:r w:rsidR="00CB14EE" w:rsidRPr="00B90347">
        <w:t xml:space="preserve">The request should include a limit for the </w:t>
      </w:r>
      <w:r w:rsidR="0004211E" w:rsidRPr="00B90347">
        <w:t>number</w:t>
      </w:r>
      <w:r w:rsidR="00CB14EE" w:rsidRPr="00B90347">
        <w:t xml:space="preserve"> of items that it should contain; if it is not given</w:t>
      </w:r>
      <w:r w:rsidR="001852C9" w:rsidRPr="00B90347">
        <w:t>,</w:t>
      </w:r>
      <w:r w:rsidR="00CB14EE" w:rsidRPr="00B90347">
        <w:t xml:space="preserve"> then the default number is 25. </w:t>
      </w:r>
      <w:r w:rsidR="00093D2B" w:rsidRPr="00B90347">
        <w:t>The quality of the data</w:t>
      </w:r>
      <w:r w:rsidR="004142EE" w:rsidRPr="00B90347">
        <w:t xml:space="preserve"> r</w:t>
      </w:r>
      <w:r w:rsidR="00093D2B" w:rsidRPr="00B90347">
        <w:t>elies on th</w:t>
      </w:r>
      <w:r w:rsidRPr="00B90347">
        <w:t>e total coverage</w:t>
      </w:r>
      <w:r w:rsidR="00093D2B" w:rsidRPr="00B90347">
        <w:t xml:space="preserve"> </w:t>
      </w:r>
      <w:r w:rsidR="00A64C94" w:rsidRPr="00B90347">
        <w:t>within a</w:t>
      </w:r>
      <w:r w:rsidR="004142EE" w:rsidRPr="00B90347">
        <w:t xml:space="preserve"> specific station</w:t>
      </w:r>
      <w:r w:rsidR="001852C9" w:rsidRPr="00B90347">
        <w:t xml:space="preserve">, </w:t>
      </w:r>
      <w:r w:rsidRPr="00B90347">
        <w:t xml:space="preserve">the </w:t>
      </w:r>
      <w:r w:rsidR="004142EE" w:rsidRPr="00B90347">
        <w:t>f</w:t>
      </w:r>
      <w:r w:rsidR="00093D2B" w:rsidRPr="00B90347">
        <w:t>requency of the readings</w:t>
      </w:r>
      <w:r w:rsidR="002A223D" w:rsidRPr="00B90347">
        <w:t>,</w:t>
      </w:r>
      <w:r w:rsidR="004142EE" w:rsidRPr="00B90347">
        <w:t xml:space="preserve"> and the </w:t>
      </w:r>
      <w:r w:rsidR="0004211E" w:rsidRPr="00B90347">
        <w:t>number</w:t>
      </w:r>
      <w:r w:rsidR="004142EE" w:rsidRPr="00B90347">
        <w:t xml:space="preserve"> of gaps</w:t>
      </w:r>
      <w:r w:rsidR="00093D2B" w:rsidRPr="00B90347">
        <w:t>.</w:t>
      </w:r>
      <w:r w:rsidR="004142EE" w:rsidRPr="00B90347">
        <w:t xml:space="preserve"> Three different endpoints were used to select </w:t>
      </w:r>
      <w:r w:rsidRPr="00B90347">
        <w:t>a</w:t>
      </w:r>
      <w:r w:rsidR="004142EE" w:rsidRPr="00B90347">
        <w:t xml:space="preserve"> station that fulfills the data quality requirement</w:t>
      </w:r>
      <w:r w:rsidR="00D01DA4" w:rsidRPr="00B90347">
        <w:t xml:space="preserve">s </w:t>
      </w:r>
      <w:sdt>
        <w:sdtPr>
          <w:id w:val="233908093"/>
          <w:citation/>
        </w:sdtPr>
        <w:sdtContent>
          <w:r w:rsidR="00D01DA4" w:rsidRPr="00B90347">
            <w:fldChar w:fldCharType="begin"/>
          </w:r>
          <w:r w:rsidR="00D01DA4" w:rsidRPr="00B90347">
            <w:instrText xml:space="preserve"> CITATION NOA20 \l 18442 </w:instrText>
          </w:r>
          <w:r w:rsidR="00D01DA4" w:rsidRPr="00B90347">
            <w:fldChar w:fldCharType="separate"/>
          </w:r>
          <w:r w:rsidR="002D1986" w:rsidRPr="00B90347">
            <w:rPr>
              <w:noProof/>
            </w:rPr>
            <w:t>(NOAA, 2020)</w:t>
          </w:r>
          <w:r w:rsidR="00D01DA4" w:rsidRPr="00B90347">
            <w:fldChar w:fldCharType="end"/>
          </w:r>
        </w:sdtContent>
      </w:sdt>
      <w:r w:rsidR="00D01DA4" w:rsidRPr="00B90347">
        <w:t>.</w:t>
      </w:r>
      <w:r w:rsidR="00771027" w:rsidRPr="00B90347">
        <w:t xml:space="preserve"> For rainfall information, two different values can be obtained </w:t>
      </w:r>
      <w:r w:rsidR="0004211E" w:rsidRPr="00B90347">
        <w:t>from a</w:t>
      </w:r>
      <w:r w:rsidR="00771027" w:rsidRPr="00B90347">
        <w:t xml:space="preserve"> query: </w:t>
      </w:r>
    </w:p>
    <w:p w14:paraId="71B7F662" w14:textId="2EFA2C9B" w:rsidR="007B6948" w:rsidRPr="00B90347" w:rsidRDefault="00771027" w:rsidP="00771027">
      <w:pPr>
        <w:pStyle w:val="ListParagraph"/>
        <w:numPr>
          <w:ilvl w:val="0"/>
          <w:numId w:val="1"/>
        </w:numPr>
      </w:pPr>
      <w:r w:rsidRPr="00B90347">
        <w:t>QPCP:</w:t>
      </w:r>
      <w:r w:rsidR="002A223D" w:rsidRPr="00B90347">
        <w:t xml:space="preserve"> the amount</w:t>
      </w:r>
      <w:r w:rsidRPr="00B90347">
        <w:t xml:space="preserve"> of precipitation recorded at a station in a given interval in hundreds of inches of tenths of millimeters, depending on the units selected by the user.</w:t>
      </w:r>
    </w:p>
    <w:p w14:paraId="4B2ED664" w14:textId="5A546B31" w:rsidR="003A5D57" w:rsidRPr="00B90347" w:rsidRDefault="00771027" w:rsidP="00AD69A6">
      <w:pPr>
        <w:pStyle w:val="ListParagraph"/>
        <w:numPr>
          <w:ilvl w:val="0"/>
          <w:numId w:val="1"/>
        </w:numPr>
      </w:pPr>
      <w:r w:rsidRPr="00B90347">
        <w:t>QGAG: volume of precipitation that is calculated by weight on a station in a given interval in hundreds of inches or tenths of millimeters, depending on the units selected by the user.</w:t>
      </w:r>
      <w:r w:rsidR="003A5D57" w:rsidRPr="00B90347">
        <w:t xml:space="preserve"> This value was added as metric until 1992. </w:t>
      </w:r>
    </w:p>
    <w:p w14:paraId="4A1A2B66" w14:textId="189DF685" w:rsidR="004142EE" w:rsidRPr="00B90347" w:rsidRDefault="00771027" w:rsidP="00ED1FFE">
      <w:r w:rsidRPr="00B90347">
        <w:t xml:space="preserve">For </w:t>
      </w:r>
      <w:r w:rsidR="002A223D" w:rsidRPr="00B90347">
        <w:t xml:space="preserve">the </w:t>
      </w:r>
      <w:r w:rsidRPr="00B90347">
        <w:t xml:space="preserve">purpose of the case study, </w:t>
      </w:r>
      <w:r w:rsidR="003A5D57" w:rsidRPr="00B90347">
        <w:t xml:space="preserve">the requests sent only acquired QPCP data in metric system, </w:t>
      </w:r>
      <w:r w:rsidR="00404952" w:rsidRPr="00B90347">
        <w:t>precipitation data of 15 min</w:t>
      </w:r>
      <w:r w:rsidR="008F398C" w:rsidRPr="00B90347">
        <w:t>. Data coverage—between 0 and 1, 1 being the best—is a variable included in the query</w:t>
      </w:r>
      <w:r w:rsidR="002A223D" w:rsidRPr="00B90347">
        <w:t xml:space="preserve"> that</w:t>
      </w:r>
      <w:r w:rsidR="00A60C8F" w:rsidRPr="00B90347">
        <w:t xml:space="preserve"> helps </w:t>
      </w:r>
      <w:r w:rsidR="002A223D" w:rsidRPr="00B90347">
        <w:t>to sort</w:t>
      </w:r>
      <w:r w:rsidR="008F398C" w:rsidRPr="00B90347">
        <w:t xml:space="preserve"> the stations</w:t>
      </w:r>
      <w:r w:rsidR="002A223D" w:rsidRPr="00B90347">
        <w:t xml:space="preserve"> with</w:t>
      </w:r>
      <w:r w:rsidR="008F398C" w:rsidRPr="00B90347">
        <w:t xml:space="preserve"> </w:t>
      </w:r>
      <w:r w:rsidR="00A60C8F" w:rsidRPr="00B90347">
        <w:t>b</w:t>
      </w:r>
      <w:r w:rsidR="008F398C" w:rsidRPr="00B90347">
        <w:t>est coverage</w:t>
      </w:r>
      <w:r w:rsidR="007B6948" w:rsidRPr="00B90347">
        <w:t>.</w:t>
      </w:r>
      <w:r w:rsidR="00A60C8F" w:rsidRPr="00B90347">
        <w:t xml:space="preserve"> For</w:t>
      </w:r>
      <w:r w:rsidR="0032636A" w:rsidRPr="00B90347">
        <w:t xml:space="preserve"> the</w:t>
      </w:r>
      <w:r w:rsidR="00A60C8F" w:rsidRPr="00B90347">
        <w:t xml:space="preserve"> data analysis</w:t>
      </w:r>
      <w:r w:rsidR="0032636A" w:rsidRPr="00B90347">
        <w:t xml:space="preserve"> module</w:t>
      </w:r>
      <w:r w:rsidR="00A60C8F" w:rsidRPr="00B90347">
        <w:t xml:space="preserve">, a function for handling </w:t>
      </w:r>
      <w:r w:rsidR="0032636A" w:rsidRPr="00B90347">
        <w:t>retrieved</w:t>
      </w:r>
      <w:r w:rsidR="00A60C8F" w:rsidRPr="00B90347">
        <w:t xml:space="preserve"> data is also passed to the body of the</w:t>
      </w:r>
      <w:r w:rsidR="0032636A" w:rsidRPr="00B90347">
        <w:t xml:space="preserve"> HTML</w:t>
      </w:r>
      <w:r w:rsidR="00A60C8F" w:rsidRPr="00B90347">
        <w:t xml:space="preserve">, used for showing the retrieved data to console. From here, </w:t>
      </w:r>
      <w:r w:rsidR="003A5D57" w:rsidRPr="00B90347">
        <w:t xml:space="preserve">the </w:t>
      </w:r>
      <w:r w:rsidR="00A60C8F" w:rsidRPr="00B90347">
        <w:t>retrieval function</w:t>
      </w:r>
      <w:r w:rsidR="003A5D57" w:rsidRPr="00B90347">
        <w:t xml:space="preserve"> was called,</w:t>
      </w:r>
      <w:r w:rsidR="00A60C8F" w:rsidRPr="00B90347">
        <w:t xml:space="preserve"> passing as arguments the created object and the handling data function.</w:t>
      </w:r>
    </w:p>
    <w:p w14:paraId="7D8259DE"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dataRetrievalParams1= {</w:t>
      </w:r>
    </w:p>
    <w:p w14:paraId="0CBE962F"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source: </w:t>
      </w:r>
      <w:r w:rsidRPr="00B90347">
        <w:rPr>
          <w:color w:val="FFA0A0"/>
        </w:rPr>
        <w:t>"noaa"</w:t>
      </w:r>
      <w:r w:rsidRPr="00B90347">
        <w:rPr>
          <w:color w:val="FFFFFF"/>
        </w:rPr>
        <w:t>,</w:t>
      </w:r>
    </w:p>
    <w:p w14:paraId="0694385C"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dataType: </w:t>
      </w:r>
      <w:r w:rsidRPr="00B90347">
        <w:rPr>
          <w:color w:val="FFA0A0"/>
        </w:rPr>
        <w:t>"availablestations"</w:t>
      </w:r>
      <w:r w:rsidRPr="00B90347">
        <w:rPr>
          <w:color w:val="FFFFFF"/>
        </w:rPr>
        <w:t>,</w:t>
      </w:r>
    </w:p>
    <w:p w14:paraId="7F42C622"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type: </w:t>
      </w:r>
      <w:r w:rsidRPr="00B90347">
        <w:rPr>
          <w:color w:val="FFA0A0"/>
        </w:rPr>
        <w:t>"json"</w:t>
      </w:r>
      <w:r w:rsidRPr="00B90347">
        <w:rPr>
          <w:color w:val="FFFFFF"/>
        </w:rPr>
        <w:t>,</w:t>
      </w:r>
    </w:p>
    <w:p w14:paraId="3FB806B4"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arguments: {</w:t>
      </w:r>
    </w:p>
    <w:p w14:paraId="11E60714"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datasetid: </w:t>
      </w:r>
      <w:r w:rsidRPr="00B90347">
        <w:rPr>
          <w:color w:val="FFA0A0"/>
        </w:rPr>
        <w:t>"PRECIP_15"</w:t>
      </w:r>
      <w:r w:rsidRPr="00B90347">
        <w:rPr>
          <w:color w:val="FFFFFF"/>
        </w:rPr>
        <w:t>,</w:t>
      </w:r>
    </w:p>
    <w:p w14:paraId="40AA3C05"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xml:space="preserve">    locationid: </w:t>
      </w:r>
      <w:r w:rsidRPr="00B90347">
        <w:rPr>
          <w:color w:val="FFA0A0"/>
        </w:rPr>
        <w:t>"PRECIP_15"</w:t>
      </w:r>
      <w:r w:rsidRPr="00B90347">
        <w:rPr>
          <w:color w:val="FFFFFF"/>
        </w:rPr>
        <w:t>,</w:t>
      </w:r>
    </w:p>
    <w:p w14:paraId="5DCD56AB"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sortfield: </w:t>
      </w:r>
      <w:r w:rsidRPr="00B90347">
        <w:rPr>
          <w:color w:val="FFA0A0"/>
        </w:rPr>
        <w:t>"datacoverage"</w:t>
      </w:r>
      <w:r w:rsidRPr="00B90347">
        <w:rPr>
          <w:color w:val="FFFFFF"/>
        </w:rPr>
        <w:t>,</w:t>
      </w:r>
    </w:p>
    <w:p w14:paraId="2982C992"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sortorder: </w:t>
      </w:r>
      <w:r w:rsidRPr="00B90347">
        <w:rPr>
          <w:color w:val="FFA0A0"/>
        </w:rPr>
        <w:t>"desc"</w:t>
      </w:r>
      <w:r w:rsidRPr="00B90347">
        <w:rPr>
          <w:color w:val="FFFFFF"/>
        </w:rPr>
        <w:t>,</w:t>
      </w:r>
    </w:p>
    <w:p w14:paraId="197BABA6"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limit: </w:t>
      </w:r>
      <w:r w:rsidRPr="00B90347">
        <w:rPr>
          <w:color w:val="CD5C5C"/>
        </w:rPr>
        <w:t>1000</w:t>
      </w:r>
      <w:r w:rsidRPr="00B90347">
        <w:rPr>
          <w:color w:val="FFFFFF"/>
        </w:rPr>
        <w:t>,</w:t>
      </w:r>
    </w:p>
    <w:p w14:paraId="3874CF54"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w:t>
      </w:r>
    </w:p>
    <w:p w14:paraId="7442A30D"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token: tokennoa,</w:t>
      </w:r>
    </w:p>
    <w:p w14:paraId="3B762C40"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w:t>
      </w:r>
    </w:p>
    <w:p w14:paraId="3F8C56E9"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w:t>
      </w:r>
    </w:p>
    <w:p w14:paraId="05EF0350"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0E68C"/>
        </w:rPr>
        <w:t>function</w:t>
      </w:r>
      <w:r w:rsidRPr="00B90347">
        <w:rPr>
          <w:color w:val="FFFFFF"/>
        </w:rPr>
        <w:t> handleWaterData(data) {</w:t>
      </w:r>
    </w:p>
    <w:p w14:paraId="3D5EBF4C"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console.log(data);}</w:t>
      </w:r>
    </w:p>
    <w:p w14:paraId="76DD9907"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 </w:t>
      </w:r>
    </w:p>
    <w:p w14:paraId="2E449A41" w14:textId="77777777" w:rsidR="00B61FA9" w:rsidRPr="00B90347" w:rsidRDefault="00B61FA9" w:rsidP="00D4557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95336487"/>
        <w:rPr>
          <w:color w:val="FFFFFF"/>
        </w:rPr>
      </w:pPr>
      <w:r w:rsidRPr="00B90347">
        <w:rPr>
          <w:color w:val="FFFFFF"/>
        </w:rPr>
        <w:t>hydro1.data.retrieve(dataRetrievalParams1, handleWaterData);</w:t>
      </w:r>
    </w:p>
    <w:p w14:paraId="6DE3A538" w14:textId="2436ABDC" w:rsidR="00A60C8F" w:rsidRPr="00B90347" w:rsidRDefault="00B61FA9" w:rsidP="00A92779">
      <w:pPr>
        <w:pStyle w:val="Caption"/>
      </w:pPr>
      <w:r w:rsidRPr="00B90347">
        <w:rPr>
          <w:color w:val="FFFFFF"/>
        </w:rPr>
        <w:lastRenderedPageBreak/>
        <w:t> </w:t>
      </w:r>
      <w:r w:rsidR="0004737E" w:rsidRPr="00B90347">
        <w:rPr>
          <w:color w:val="auto"/>
        </w:rPr>
        <w:t> </w:t>
      </w:r>
      <w:bookmarkStart w:id="3163" w:name="_Toc48363360"/>
      <w:r w:rsidR="008F398C"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24</w:t>
      </w:r>
      <w:r w:rsidR="00245413" w:rsidRPr="00B90347">
        <w:rPr>
          <w:noProof/>
        </w:rPr>
        <w:fldChar w:fldCharType="end"/>
      </w:r>
      <w:r w:rsidR="008F398C" w:rsidRPr="00B90347">
        <w:t xml:space="preserve">. </w:t>
      </w:r>
      <w:r w:rsidR="00A60C8F" w:rsidRPr="00B90347">
        <w:t>Example commands for downloading data.</w:t>
      </w:r>
      <w:bookmarkEnd w:id="3163"/>
    </w:p>
    <w:p w14:paraId="30CFA2AE" w14:textId="5FDB3B35" w:rsidR="00771027" w:rsidRPr="00B90347" w:rsidRDefault="00A92779" w:rsidP="00A92779">
      <w:r w:rsidRPr="00B90347">
        <w:t xml:space="preserve">By saving the file and opening it in the browser, the downloaded data </w:t>
      </w:r>
      <w:r w:rsidR="0032636A" w:rsidRPr="00B90347">
        <w:t xml:space="preserve">was </w:t>
      </w:r>
      <w:r w:rsidRPr="00B90347">
        <w:t xml:space="preserve">prompted to console </w:t>
      </w:r>
      <w:r w:rsidR="000A4A42" w:rsidRPr="00B90347">
        <w:t>a soon as it is retrieved.</w:t>
      </w:r>
      <w:r w:rsidRPr="00B90347">
        <w:t xml:space="preserve"> There are more than 3000 stations that provide </w:t>
      </w:r>
      <w:r w:rsidR="0004211E" w:rsidRPr="00B90347">
        <w:t>15-minute</w:t>
      </w:r>
      <w:r w:rsidRPr="00B90347">
        <w:t xml:space="preserve"> data within the US</w:t>
      </w:r>
      <w:r w:rsidR="000A4A42" w:rsidRPr="00B90347">
        <w:t xml:space="preserve"> and most of t</w:t>
      </w:r>
      <w:r w:rsidR="00D64D63" w:rsidRPr="00B90347">
        <w:t>hem have coverage of around 25%.</w:t>
      </w:r>
    </w:p>
    <w:p w14:paraId="2ED31AB3" w14:textId="40C6E1A5" w:rsidR="00E67C6F" w:rsidRPr="00B90347" w:rsidRDefault="0032636A" w:rsidP="00A92779">
      <w:r w:rsidRPr="00B90347">
        <w:t xml:space="preserve">As part of the quality, </w:t>
      </w:r>
      <w:r w:rsidR="00E32643" w:rsidRPr="00B90347">
        <w:t>full years of data that have been recorded by a specific station</w:t>
      </w:r>
      <w:r w:rsidRPr="00B90347">
        <w:t xml:space="preserve"> are being considered</w:t>
      </w:r>
      <w:r w:rsidR="00E32643" w:rsidRPr="00B90347">
        <w:t xml:space="preserve">. The stations that have the best coverages </w:t>
      </w:r>
      <w:r w:rsidR="00771027" w:rsidRPr="00B90347">
        <w:t>have been</w:t>
      </w:r>
      <w:r w:rsidR="00E32643" w:rsidRPr="00B90347">
        <w:t xml:space="preserve"> queried yearly from the minimum </w:t>
      </w:r>
      <w:r w:rsidR="00771027" w:rsidRPr="00B90347">
        <w:t xml:space="preserve">available </w:t>
      </w:r>
      <w:r w:rsidR="00E32643" w:rsidRPr="00B90347">
        <w:t>date until the maximum date</w:t>
      </w:r>
      <w:r w:rsidR="00771027" w:rsidRPr="00B90347">
        <w:t xml:space="preserve"> (most stations have data until 2014)</w:t>
      </w:r>
      <w:r w:rsidR="00E32643" w:rsidRPr="00B90347">
        <w:t xml:space="preserve">. For example, if a station has data from 1974 through 2014, then the </w:t>
      </w:r>
      <w:r w:rsidRPr="00B90347">
        <w:t xml:space="preserve">query starts </w:t>
      </w:r>
      <w:r w:rsidR="00E32643" w:rsidRPr="00B90347">
        <w:t xml:space="preserve">from 01/1974 through 12/1974. The number of values from each query </w:t>
      </w:r>
      <w:r w:rsidR="00771027" w:rsidRPr="00B90347">
        <w:t>was</w:t>
      </w:r>
      <w:r w:rsidR="00E32643" w:rsidRPr="00B90347">
        <w:t xml:space="preserve"> quantified and classified based on the expected number of features (4-hourly data, 24 hours, 365 days = 35,040</w:t>
      </w:r>
      <w:r w:rsidRPr="00B90347">
        <w:t>)</w:t>
      </w:r>
      <w:r w:rsidR="00E32643" w:rsidRPr="00B90347">
        <w:t xml:space="preserve">. </w:t>
      </w:r>
      <w:r w:rsidRPr="00B90347">
        <w:t>The years with</w:t>
      </w:r>
      <w:r w:rsidR="002A223D" w:rsidRPr="00B90347">
        <w:t xml:space="preserve"> the</w:t>
      </w:r>
      <w:r w:rsidRPr="00B90347">
        <w:t xml:space="preserve"> highest percentages of data are then used for p</w:t>
      </w:r>
      <w:r w:rsidR="007B4841" w:rsidRPr="00B90347">
        <w:t xml:space="preserve">rocessing. </w:t>
      </w:r>
    </w:p>
    <w:p w14:paraId="07044F69" w14:textId="33FCDBAC" w:rsidR="00AD7A60" w:rsidRPr="00B90347" w:rsidRDefault="00771027" w:rsidP="00A92779">
      <w:r w:rsidRPr="00B90347">
        <w:t xml:space="preserve">For the case study, the station of Altavista, Virginia was selected because it can provide the most amount of data </w:t>
      </w:r>
      <w:r w:rsidR="002A223D" w:rsidRPr="00B90347">
        <w:t>o</w:t>
      </w:r>
      <w:r w:rsidRPr="00B90347">
        <w:t xml:space="preserve">n a yearly basis. </w:t>
      </w:r>
      <w:r w:rsidR="003E10BD" w:rsidRPr="00B90347">
        <w:t xml:space="preserve">The data was retrieved for years 1984 to 1987. The selection was based on the amount of data that was retrieved </w:t>
      </w:r>
      <w:r w:rsidR="002A223D" w:rsidRPr="00B90347">
        <w:t>i</w:t>
      </w:r>
      <w:r w:rsidR="003E10BD" w:rsidRPr="00B90347">
        <w:t xml:space="preserve">n those years. </w:t>
      </w:r>
      <w:r w:rsidR="00E34CB6" w:rsidRPr="00B90347">
        <w:t>The station was added to the existing map by adding it as a new layer using the Layers function on the map module.</w:t>
      </w:r>
    </w:p>
    <w:p w14:paraId="692AAE47"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w:t>
      </w:r>
      <w:r w:rsidRPr="00B90347">
        <w:rPr>
          <w:color w:val="F0E68C"/>
        </w:rPr>
        <w:t>var</w:t>
      </w:r>
      <w:r w:rsidRPr="00B90347">
        <w:rPr>
          <w:color w:val="FFFFFF"/>
        </w:rPr>
        <w:t> marker = {</w:t>
      </w:r>
    </w:p>
    <w:p w14:paraId="256CBE80"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maptype: </w:t>
      </w:r>
      <w:r w:rsidRPr="00B90347">
        <w:rPr>
          <w:color w:val="FFA0A0"/>
        </w:rPr>
        <w:t>"osm"</w:t>
      </w:r>
      <w:r w:rsidRPr="00B90347">
        <w:rPr>
          <w:color w:val="FFFFFF"/>
        </w:rPr>
        <w:t>,</w:t>
      </w:r>
    </w:p>
    <w:p w14:paraId="57D4ECC5"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layertype: {</w:t>
      </w:r>
    </w:p>
    <w:p w14:paraId="1E8C2B38"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type: </w:t>
      </w:r>
      <w:r w:rsidRPr="00B90347">
        <w:rPr>
          <w:color w:val="FFA0A0"/>
        </w:rPr>
        <w:t>"marker"</w:t>
      </w:r>
      <w:r w:rsidRPr="00B90347">
        <w:rPr>
          <w:color w:val="FFFFFF"/>
        </w:rPr>
        <w:t>,</w:t>
      </w:r>
    </w:p>
    <w:p w14:paraId="0262BB2B"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markertype: </w:t>
      </w:r>
      <w:r w:rsidRPr="00B90347">
        <w:rPr>
          <w:color w:val="FFA0A0"/>
        </w:rPr>
        <w:t>"marker"</w:t>
      </w:r>
      <w:r w:rsidRPr="00B90347">
        <w:rPr>
          <w:color w:val="FFFFFF"/>
        </w:rPr>
        <w:t>,</w:t>
      </w:r>
    </w:p>
    <w:p w14:paraId="20B32076"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coord: [</w:t>
      </w:r>
      <w:r w:rsidRPr="00B90347">
        <w:rPr>
          <w:color w:val="CD5C5C"/>
        </w:rPr>
        <w:t>37.116667</w:t>
      </w:r>
      <w:r w:rsidRPr="00B90347">
        <w:rPr>
          <w:color w:val="FFFFFF"/>
        </w:rPr>
        <w:t>, -</w:t>
      </w:r>
      <w:r w:rsidRPr="00B90347">
        <w:rPr>
          <w:color w:val="CD5C5C"/>
        </w:rPr>
        <w:t>79.283333</w:t>
      </w:r>
      <w:r w:rsidRPr="00B90347">
        <w:rPr>
          <w:color w:val="FFFFFF"/>
        </w:rPr>
        <w:t>],</w:t>
      </w:r>
    </w:p>
    <w:p w14:paraId="12F11F6C"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name: </w:t>
      </w:r>
      <w:r w:rsidRPr="00B90347">
        <w:rPr>
          <w:color w:val="FFA0A0"/>
        </w:rPr>
        <w:t>"Altavista, VA"</w:t>
      </w:r>
    </w:p>
    <w:p w14:paraId="474F2077"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w:t>
      </w:r>
    </w:p>
    <w:p w14:paraId="419D51D8"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w:t>
      </w:r>
    </w:p>
    <w:p w14:paraId="4B59926D"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w:t>
      </w:r>
    </w:p>
    <w:p w14:paraId="465339F6" w14:textId="77777777" w:rsidR="00B61FA9" w:rsidRPr="00B90347" w:rsidRDefault="00B61FA9" w:rsidP="00D45572">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685549811"/>
        <w:rPr>
          <w:color w:val="FFFFFF"/>
        </w:rPr>
      </w:pPr>
      <w:r w:rsidRPr="00B90347">
        <w:rPr>
          <w:color w:val="FFFFFF"/>
        </w:rPr>
        <w:t>      hydro1.map.</w:t>
      </w:r>
      <w:r w:rsidRPr="00B90347">
        <w:rPr>
          <w:color w:val="98FB98"/>
        </w:rPr>
        <w:t>Layers</w:t>
      </w:r>
      <w:r w:rsidRPr="00B90347">
        <w:rPr>
          <w:color w:val="FFFFFF"/>
        </w:rPr>
        <w:t>(marker)</w:t>
      </w:r>
    </w:p>
    <w:p w14:paraId="71087FAC" w14:textId="7C890E98" w:rsidR="0004737E" w:rsidRPr="00B90347" w:rsidRDefault="00B61FA9" w:rsidP="0004737E">
      <w:pPr>
        <w:pStyle w:val="Caption"/>
      </w:pPr>
      <w:r w:rsidRPr="00B90347">
        <w:rPr>
          <w:color w:val="FFFFFF"/>
        </w:rPr>
        <w:t> </w:t>
      </w:r>
      <w:bookmarkStart w:id="3164" w:name="_Toc48363361"/>
      <w:r w:rsidR="00E34CB6"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25</w:t>
      </w:r>
      <w:r w:rsidR="00245413" w:rsidRPr="00B90347">
        <w:rPr>
          <w:noProof/>
        </w:rPr>
        <w:fldChar w:fldCharType="end"/>
      </w:r>
      <w:r w:rsidR="00E34CB6" w:rsidRPr="00B90347">
        <w:t>. Adding the station into the map.</w:t>
      </w:r>
      <w:bookmarkEnd w:id="3164"/>
    </w:p>
    <w:p w14:paraId="02D89EF4" w14:textId="03C328FF" w:rsidR="00E67C6F" w:rsidRPr="00B90347" w:rsidRDefault="00E67C6F" w:rsidP="0004737E">
      <w:pPr>
        <w:ind w:firstLine="0"/>
        <w:jc w:val="center"/>
      </w:pPr>
      <w:r w:rsidRPr="00B90347">
        <w:rPr>
          <w:noProof/>
        </w:rPr>
        <w:lastRenderedPageBreak/>
        <w:drawing>
          <wp:inline distT="0" distB="0" distL="0" distR="0" wp14:anchorId="1DA41FE8" wp14:editId="3F6236D9">
            <wp:extent cx="5682637" cy="2834640"/>
            <wp:effectExtent l="38100" t="38100" r="32385" b="419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82637" cy="2834640"/>
                    </a:xfrm>
                    <a:prstGeom prst="rect">
                      <a:avLst/>
                    </a:prstGeom>
                    <a:ln w="28575">
                      <a:solidFill>
                        <a:schemeClr val="tx1"/>
                      </a:solidFill>
                    </a:ln>
                  </pic:spPr>
                </pic:pic>
              </a:graphicData>
            </a:graphic>
          </wp:inline>
        </w:drawing>
      </w:r>
    </w:p>
    <w:p w14:paraId="61228E02" w14:textId="6B786630" w:rsidR="00E67C6F" w:rsidRPr="00B90347" w:rsidRDefault="00E67C6F" w:rsidP="00E67C6F">
      <w:pPr>
        <w:pStyle w:val="Caption"/>
      </w:pPr>
      <w:bookmarkStart w:id="3165" w:name="_Toc48363245"/>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14</w:t>
      </w:r>
      <w:r w:rsidR="00245413" w:rsidRPr="00B90347">
        <w:rPr>
          <w:noProof/>
        </w:rPr>
        <w:fldChar w:fldCharType="end"/>
      </w:r>
      <w:r w:rsidRPr="00B90347">
        <w:t>. Station location.</w:t>
      </w:r>
      <w:bookmarkEnd w:id="3165"/>
    </w:p>
    <w:p w14:paraId="68ECFEF3" w14:textId="55EE160A" w:rsidR="000572AC" w:rsidRPr="00B90347" w:rsidRDefault="00E67C6F" w:rsidP="0004211E">
      <w:r w:rsidRPr="00B90347">
        <w:t>Data that is available per time request is given on the metadata object on screen; the results of the request were saved in a temporary object for further manipulation. Onwards, all the manipulations of the files or functions that are called from the library have been done in the console of the browser; the objects created in the HTML file are available on console.</w:t>
      </w:r>
    </w:p>
    <w:p w14:paraId="3559A2D6" w14:textId="5AD5F343" w:rsidR="00BC7BC1" w:rsidRPr="00B90347" w:rsidRDefault="00BC7BC1" w:rsidP="008D59DA">
      <w:pPr>
        <w:pStyle w:val="Heading4"/>
      </w:pPr>
      <w:r w:rsidRPr="00B90347">
        <w:t xml:space="preserve">Data </w:t>
      </w:r>
      <w:r w:rsidR="00AD7A60" w:rsidRPr="00B90347">
        <w:t>analysis</w:t>
      </w:r>
    </w:p>
    <w:p w14:paraId="70DE6085" w14:textId="3481011C" w:rsidR="0004211E" w:rsidRPr="00B90347" w:rsidRDefault="00AD7A60" w:rsidP="00A92779">
      <w:r w:rsidRPr="00B90347">
        <w:t xml:space="preserve">Each request was handled separately per year. </w:t>
      </w:r>
      <w:r w:rsidR="00BD5CD0" w:rsidRPr="00B90347">
        <w:t xml:space="preserve">The </w:t>
      </w:r>
      <w:r w:rsidR="0004211E" w:rsidRPr="00B90347">
        <w:t xml:space="preserve">max </w:t>
      </w:r>
      <w:r w:rsidR="00BD5CD0" w:rsidRPr="00B90347">
        <w:t xml:space="preserve">number of items that can be </w:t>
      </w:r>
      <w:r w:rsidR="0004211E" w:rsidRPr="00B90347">
        <w:t xml:space="preserve">retrieved per </w:t>
      </w:r>
      <w:r w:rsidR="00BD5CD0" w:rsidRPr="00B90347">
        <w:t xml:space="preserve">request </w:t>
      </w:r>
      <w:r w:rsidR="002A223D" w:rsidRPr="00B90347">
        <w:t>is</w:t>
      </w:r>
      <w:r w:rsidR="00BD5CD0" w:rsidRPr="00B90347">
        <w:t xml:space="preserve"> 1000 and the years for the analysis have more than 1000 items, thus </w:t>
      </w:r>
      <w:r w:rsidR="00E67C6F" w:rsidRPr="00B90347">
        <w:t>several</w:t>
      </w:r>
      <w:r w:rsidR="00BD5CD0" w:rsidRPr="00B90347">
        <w:t xml:space="preserve"> request</w:t>
      </w:r>
      <w:r w:rsidR="00E67C6F" w:rsidRPr="00B90347">
        <w:t>s</w:t>
      </w:r>
      <w:r w:rsidR="00BD5CD0" w:rsidRPr="00B90347">
        <w:t xml:space="preserve"> were </w:t>
      </w:r>
      <w:r w:rsidR="00E67C6F" w:rsidRPr="00B90347">
        <w:t>sent per year of study</w:t>
      </w:r>
      <w:r w:rsidR="00BD5CD0" w:rsidRPr="00B90347">
        <w:t>.</w:t>
      </w:r>
      <w:r w:rsidR="0004211E" w:rsidRPr="00B90347">
        <w:t xml:space="preserve"> Each yeah was dealt with separately; for retrieving data for a new year the </w:t>
      </w:r>
      <w:r w:rsidR="00AD69A6" w:rsidRPr="00B90347">
        <w:t>request object changed the dates and the page was reloaded.</w:t>
      </w:r>
    </w:p>
    <w:p w14:paraId="065A4052" w14:textId="77777777" w:rsidR="0004211E" w:rsidRPr="00B90347" w:rsidRDefault="0004211E" w:rsidP="0015484F">
      <w:pPr>
        <w:ind w:firstLine="0"/>
        <w:jc w:val="center"/>
      </w:pPr>
      <w:r w:rsidRPr="00B90347">
        <w:rPr>
          <w:noProof/>
        </w:rPr>
        <w:drawing>
          <wp:inline distT="0" distB="0" distL="0" distR="0" wp14:anchorId="07482635" wp14:editId="059BAC12">
            <wp:extent cx="5274733" cy="2286000"/>
            <wp:effectExtent l="38100" t="38100" r="40640"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60" t="6805" r="1" b="53250"/>
                    <a:stretch/>
                  </pic:blipFill>
                  <pic:spPr bwMode="auto">
                    <a:xfrm>
                      <a:off x="0" y="0"/>
                      <a:ext cx="5274733" cy="22860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603AEEA" w14:textId="7E6AB044" w:rsidR="0004211E" w:rsidRPr="00B90347" w:rsidRDefault="0004211E" w:rsidP="00AD69A6">
      <w:pPr>
        <w:pStyle w:val="Caption"/>
      </w:pPr>
      <w:bookmarkStart w:id="3166" w:name="_Toc48363246"/>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15</w:t>
      </w:r>
      <w:r w:rsidR="00245413" w:rsidRPr="00B90347">
        <w:rPr>
          <w:noProof/>
        </w:rPr>
        <w:fldChar w:fldCharType="end"/>
      </w:r>
      <w:r w:rsidRPr="00B90347">
        <w:t>. Response from console after first request.</w:t>
      </w:r>
      <w:bookmarkEnd w:id="3166"/>
    </w:p>
    <w:p w14:paraId="057E0556" w14:textId="054B002F" w:rsidR="00BD5CD0" w:rsidRPr="00B90347" w:rsidRDefault="00E67C6F" w:rsidP="00A92779">
      <w:r w:rsidRPr="00B90347">
        <w:lastRenderedPageBreak/>
        <w:t>After downloading all the data needed,</w:t>
      </w:r>
      <w:r w:rsidR="0004211E" w:rsidRPr="00B90347">
        <w:t xml:space="preserve"> it was cleaned up using the tools on the data module</w:t>
      </w:r>
      <w:r w:rsidRPr="00B90347">
        <w:t xml:space="preserve">. </w:t>
      </w:r>
      <w:r w:rsidR="00BD5CD0" w:rsidRPr="00B90347">
        <w:t xml:space="preserve">The only fields that are required </w:t>
      </w:r>
      <w:r w:rsidR="0004211E" w:rsidRPr="00B90347">
        <w:t>from the downloaded files are date and value</w:t>
      </w:r>
      <w:r w:rsidR="00BD5CD0" w:rsidRPr="00B90347">
        <w:t xml:space="preserve">. For this, a configuration object </w:t>
      </w:r>
      <w:r w:rsidRPr="00B90347">
        <w:t>was</w:t>
      </w:r>
      <w:r w:rsidR="00BD5CD0" w:rsidRPr="00B90347">
        <w:t xml:space="preserve"> created </w:t>
      </w:r>
      <w:r w:rsidRPr="00B90347">
        <w:t xml:space="preserve">to be given as </w:t>
      </w:r>
      <w:r w:rsidR="002A223D" w:rsidRPr="00B90347">
        <w:t xml:space="preserve">an </w:t>
      </w:r>
      <w:r w:rsidRPr="00B90347">
        <w:t>argument to the</w:t>
      </w:r>
      <w:r w:rsidR="00BD5CD0" w:rsidRPr="00B90347">
        <w:t xml:space="preserve"> transformation function. </w:t>
      </w:r>
      <w:r w:rsidR="000572AC" w:rsidRPr="00B90347">
        <w:t xml:space="preserve">The final object, named x, will have all the data from the year. </w:t>
      </w:r>
    </w:p>
    <w:p w14:paraId="408EF6FF" w14:textId="77777777" w:rsidR="00B61FA9" w:rsidRPr="00B90347"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sidRPr="00B90347">
        <w:rPr>
          <w:color w:val="F0E68C"/>
        </w:rPr>
        <w:t>var</w:t>
      </w:r>
      <w:r w:rsidRPr="00B90347">
        <w:rPr>
          <w:color w:val="FFFFFF"/>
        </w:rPr>
        <w:t xml:space="preserve"> configu = {</w:t>
      </w:r>
      <w:r w:rsidRPr="00B90347">
        <w:rPr>
          <w:color w:val="FFA0A0"/>
        </w:rPr>
        <w:t>"type"</w:t>
      </w:r>
      <w:r w:rsidRPr="00B90347">
        <w:rPr>
          <w:color w:val="FFFFFF"/>
        </w:rPr>
        <w:t xml:space="preserve">: </w:t>
      </w:r>
      <w:r w:rsidRPr="00B90347">
        <w:rPr>
          <w:color w:val="FFA0A0"/>
        </w:rPr>
        <w:t>"ARR"</w:t>
      </w:r>
      <w:r w:rsidRPr="00B90347">
        <w:rPr>
          <w:color w:val="FFFFFF"/>
        </w:rPr>
        <w:t>, keep:[</w:t>
      </w:r>
      <w:r w:rsidRPr="00B90347">
        <w:rPr>
          <w:color w:val="FFA0A0"/>
        </w:rPr>
        <w:t>"date"</w:t>
      </w:r>
      <w:r w:rsidRPr="00B90347">
        <w:rPr>
          <w:color w:val="FFFFFF"/>
        </w:rPr>
        <w:t xml:space="preserve">, </w:t>
      </w:r>
      <w:r w:rsidRPr="00B90347">
        <w:rPr>
          <w:color w:val="FFA0A0"/>
        </w:rPr>
        <w:t>"value"</w:t>
      </w:r>
      <w:r w:rsidRPr="00B90347">
        <w:rPr>
          <w:color w:val="FFFFFF"/>
        </w:rPr>
        <w:t>]}</w:t>
      </w:r>
    </w:p>
    <w:p w14:paraId="47A6755E" w14:textId="77777777" w:rsidR="00B61FA9" w:rsidRPr="00B90347"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sidRPr="00B90347">
        <w:rPr>
          <w:color w:val="FFFFFF"/>
        </w:rPr>
        <w:t> </w:t>
      </w:r>
    </w:p>
    <w:p w14:paraId="57F18418" w14:textId="77777777" w:rsidR="00B61FA9" w:rsidRPr="00B90347"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sidRPr="00B90347">
        <w:rPr>
          <w:color w:val="F0E68C"/>
        </w:rPr>
        <w:t>var</w:t>
      </w:r>
      <w:r w:rsidRPr="00B90347">
        <w:rPr>
          <w:color w:val="FFFFFF"/>
        </w:rPr>
        <w:t xml:space="preserve"> xa = hydro1.data.transform(temp1, configu)</w:t>
      </w:r>
    </w:p>
    <w:p w14:paraId="67656A9A" w14:textId="77777777" w:rsidR="00B61FA9" w:rsidRPr="00B90347"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sidRPr="00B90347">
        <w:rPr>
          <w:color w:val="FFFFFF"/>
        </w:rPr>
        <w:t> </w:t>
      </w:r>
    </w:p>
    <w:p w14:paraId="38B786A3" w14:textId="77777777" w:rsidR="00B61FA9" w:rsidRPr="00B90347" w:rsidRDefault="00B61FA9" w:rsidP="00D45572">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309048235"/>
        <w:rPr>
          <w:color w:val="FFFFFF"/>
        </w:rPr>
      </w:pPr>
      <w:r w:rsidRPr="00B90347">
        <w:rPr>
          <w:color w:val="F0E68C"/>
        </w:rPr>
        <w:t>var</w:t>
      </w:r>
      <w:r w:rsidRPr="00B90347">
        <w:rPr>
          <w:color w:val="FFFFFF"/>
        </w:rPr>
        <w:t xml:space="preserve"> xo = hydro1.data.transform(temp2, configu)</w:t>
      </w:r>
    </w:p>
    <w:p w14:paraId="1F240A9F" w14:textId="36A44861" w:rsidR="000572AC" w:rsidRPr="00B90347" w:rsidRDefault="00B61FA9" w:rsidP="000572AC">
      <w:pPr>
        <w:pStyle w:val="Caption"/>
      </w:pPr>
      <w:r w:rsidRPr="00B90347">
        <w:rPr>
          <w:color w:val="FFFFFF"/>
        </w:rPr>
        <w:t> </w:t>
      </w:r>
      <w:r w:rsidR="0004737E" w:rsidRPr="00B90347">
        <w:rPr>
          <w:color w:val="auto"/>
        </w:rPr>
        <w:t> </w:t>
      </w:r>
      <w:bookmarkStart w:id="3167" w:name="_Toc48363362"/>
      <w:r w:rsidR="00BD5CD0"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26</w:t>
      </w:r>
      <w:r w:rsidR="00245413" w:rsidRPr="00B90347">
        <w:rPr>
          <w:noProof/>
        </w:rPr>
        <w:fldChar w:fldCharType="end"/>
      </w:r>
      <w:r w:rsidR="00BD5CD0" w:rsidRPr="00B90347">
        <w:t>. Using the transformation function.</w:t>
      </w:r>
      <w:bookmarkEnd w:id="3167"/>
    </w:p>
    <w:p w14:paraId="67FC1597" w14:textId="65624488" w:rsidR="00FC7E6C" w:rsidRPr="00B90347" w:rsidRDefault="00AD69A6" w:rsidP="00FC7E6C">
      <w:r w:rsidRPr="00B90347">
        <w:t>For an overview</w:t>
      </w:r>
      <w:r w:rsidR="00FC7E6C" w:rsidRPr="00B90347">
        <w:t xml:space="preserve"> of the data, </w:t>
      </w:r>
      <w:r w:rsidRPr="00B90347">
        <w:t>the function of</w:t>
      </w:r>
      <w:r w:rsidR="00FC7E6C" w:rsidRPr="00B90347">
        <w:t xml:space="preserve"> basic statistics, frequency</w:t>
      </w:r>
      <w:r w:rsidR="002A223D" w:rsidRPr="00B90347">
        <w:t>,</w:t>
      </w:r>
      <w:r w:rsidR="00FC7E6C" w:rsidRPr="00B90347">
        <w:t xml:space="preserve"> and outliers have been used. </w:t>
      </w:r>
      <w:r w:rsidRPr="00B90347">
        <w:t>The results of the variables can be seen in console</w:t>
      </w:r>
      <w:r w:rsidR="00BE59F0" w:rsidRPr="00B90347">
        <w:t>. M</w:t>
      </w:r>
      <w:r w:rsidRPr="00B90347">
        <w:t>oreover, the basicstats array can be rendered to screen using the table function on the visualization module</w:t>
      </w:r>
      <w:r w:rsidR="00FC7E6C" w:rsidRPr="00B90347">
        <w:t xml:space="preserve"> </w:t>
      </w:r>
    </w:p>
    <w:p w14:paraId="5CBE50AE" w14:textId="77777777" w:rsidR="00B61FA9" w:rsidRPr="00D57E3F"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lang w:val="es-HN"/>
        </w:rPr>
      </w:pPr>
      <w:r w:rsidRPr="00D57E3F">
        <w:rPr>
          <w:color w:val="F0E68C"/>
          <w:lang w:val="es-HN"/>
        </w:rPr>
        <w:t>var</w:t>
      </w:r>
      <w:r w:rsidRPr="00D57E3F">
        <w:rPr>
          <w:color w:val="FFFFFF"/>
          <w:lang w:val="es-HN"/>
        </w:rPr>
        <w:t xml:space="preserve"> </w:t>
      </w:r>
      <w:r w:rsidRPr="00D57E3F">
        <w:rPr>
          <w:color w:val="F0E68C"/>
          <w:lang w:val="es-HN"/>
        </w:rPr>
        <w:t>final</w:t>
      </w:r>
      <w:r w:rsidRPr="00D57E3F">
        <w:rPr>
          <w:color w:val="FFFFFF"/>
          <w:lang w:val="es-HN"/>
        </w:rPr>
        <w:t xml:space="preserve"> = hydro1.analyze.stats.push(xa, xo)</w:t>
      </w:r>
    </w:p>
    <w:p w14:paraId="0C2A1B66" w14:textId="77777777" w:rsidR="00B61FA9" w:rsidRPr="00D57E3F"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lang w:val="es-HN"/>
        </w:rPr>
      </w:pPr>
      <w:r w:rsidRPr="00D57E3F">
        <w:rPr>
          <w:color w:val="FFFFFF"/>
          <w:lang w:val="es-HN"/>
        </w:rPr>
        <w:t> </w:t>
      </w:r>
    </w:p>
    <w:p w14:paraId="4669D904" w14:textId="77777777" w:rsidR="00B61FA9" w:rsidRPr="00B90347"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sidRPr="00B90347">
        <w:rPr>
          <w:color w:val="F0E68C"/>
        </w:rPr>
        <w:t>var</w:t>
      </w:r>
      <w:r w:rsidRPr="00B90347">
        <w:rPr>
          <w:color w:val="FFFFFF"/>
        </w:rPr>
        <w:t xml:space="preserve"> stats = hydro1.analyze.stats.basicstats(</w:t>
      </w:r>
      <w:r w:rsidRPr="00B90347">
        <w:rPr>
          <w:color w:val="F0E68C"/>
        </w:rPr>
        <w:t>final</w:t>
      </w:r>
      <w:r w:rsidRPr="00B90347">
        <w:rPr>
          <w:color w:val="FFFFFF"/>
        </w:rPr>
        <w:t>[</w:t>
      </w:r>
      <w:r w:rsidRPr="00B90347">
        <w:rPr>
          <w:color w:val="CD5C5C"/>
        </w:rPr>
        <w:t>1</w:t>
      </w:r>
      <w:r w:rsidRPr="00B90347">
        <w:rPr>
          <w:color w:val="FFFFFF"/>
        </w:rPr>
        <w:t>])</w:t>
      </w:r>
    </w:p>
    <w:p w14:paraId="65B75ACC" w14:textId="77777777" w:rsidR="00B61FA9" w:rsidRPr="00B90347"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sidRPr="00B90347">
        <w:rPr>
          <w:color w:val="FFFFFF"/>
        </w:rPr>
        <w:t> </w:t>
      </w:r>
    </w:p>
    <w:p w14:paraId="462336F9" w14:textId="77777777" w:rsidR="00B61FA9" w:rsidRPr="00B90347"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sidRPr="00B90347">
        <w:rPr>
          <w:color w:val="F0E68C"/>
        </w:rPr>
        <w:t>var</w:t>
      </w:r>
      <w:r w:rsidRPr="00B90347">
        <w:rPr>
          <w:color w:val="FFFFFF"/>
        </w:rPr>
        <w:t xml:space="preserve"> freq = hydro1.analyze.stats.frequency(</w:t>
      </w:r>
      <w:r w:rsidRPr="00B90347">
        <w:rPr>
          <w:color w:val="F0E68C"/>
        </w:rPr>
        <w:t>final</w:t>
      </w:r>
      <w:r w:rsidRPr="00B90347">
        <w:rPr>
          <w:color w:val="FFFFFF"/>
        </w:rPr>
        <w:t>[</w:t>
      </w:r>
      <w:r w:rsidRPr="00B90347">
        <w:rPr>
          <w:color w:val="CD5C5C"/>
        </w:rPr>
        <w:t>1</w:t>
      </w:r>
      <w:r w:rsidRPr="00B90347">
        <w:rPr>
          <w:color w:val="FFFFFF"/>
        </w:rPr>
        <w:t>])</w:t>
      </w:r>
    </w:p>
    <w:p w14:paraId="5000D9C1" w14:textId="77777777" w:rsidR="00B61FA9" w:rsidRPr="00B90347"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sidRPr="00B90347">
        <w:rPr>
          <w:color w:val="FFFFFF"/>
        </w:rPr>
        <w:t> </w:t>
      </w:r>
    </w:p>
    <w:p w14:paraId="4BAE9F26" w14:textId="77777777" w:rsidR="00B61FA9" w:rsidRPr="00B90347"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sidRPr="00B90347">
        <w:rPr>
          <w:color w:val="F0E68C"/>
        </w:rPr>
        <w:t>var</w:t>
      </w:r>
      <w:r w:rsidRPr="00B90347">
        <w:rPr>
          <w:color w:val="FFFFFF"/>
        </w:rPr>
        <w:t xml:space="preserve"> outliers = hydro1.analyze.stats.normoutliers(xo)</w:t>
      </w:r>
    </w:p>
    <w:p w14:paraId="051C4D13" w14:textId="77777777" w:rsidR="00B61FA9" w:rsidRPr="00B90347"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sidRPr="00B90347">
        <w:rPr>
          <w:color w:val="FFFFFF"/>
        </w:rPr>
        <w:t> </w:t>
      </w:r>
    </w:p>
    <w:p w14:paraId="29C58455" w14:textId="77777777" w:rsidR="00B61FA9" w:rsidRPr="00B90347"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sidRPr="00B90347">
        <w:rPr>
          <w:color w:val="FFFFFF"/>
        </w:rPr>
        <w:t xml:space="preserve">hydro1.visualize.styles({data: stats, draw: </w:t>
      </w:r>
      <w:r w:rsidRPr="00B90347">
        <w:rPr>
          <w:color w:val="FFA0A0"/>
        </w:rPr>
        <w:t>"table"</w:t>
      </w:r>
      <w:r w:rsidRPr="00B90347">
        <w:rPr>
          <w:color w:val="FFFFFF"/>
        </w:rPr>
        <w:t xml:space="preserve">, config: {div: </w:t>
      </w:r>
      <w:r w:rsidRPr="00B90347">
        <w:rPr>
          <w:color w:val="FFA0A0"/>
        </w:rPr>
        <w:t>"statstable"</w:t>
      </w:r>
      <w:r w:rsidRPr="00B90347">
        <w:rPr>
          <w:color w:val="FFFFFF"/>
        </w:rPr>
        <w:t>}})</w:t>
      </w:r>
    </w:p>
    <w:p w14:paraId="19726DB9" w14:textId="77777777" w:rsidR="00B61FA9" w:rsidRPr="00B90347"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sidRPr="00B90347">
        <w:rPr>
          <w:color w:val="FFFFFF"/>
        </w:rPr>
        <w:t> </w:t>
      </w:r>
    </w:p>
    <w:p w14:paraId="55E81890" w14:textId="77777777" w:rsidR="00B61FA9" w:rsidRPr="00B90347" w:rsidRDefault="00B61FA9" w:rsidP="00D45572">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738596096"/>
        <w:rPr>
          <w:color w:val="FFFFFF"/>
        </w:rPr>
      </w:pPr>
      <w:r w:rsidRPr="00B90347">
        <w:rPr>
          <w:color w:val="F0E68C"/>
        </w:rPr>
        <w:t>var</w:t>
      </w:r>
      <w:r w:rsidRPr="00B90347">
        <w:rPr>
          <w:color w:val="FFFFFF"/>
        </w:rPr>
        <w:t xml:space="preserve"> clean = hydro1.analyze.stats.outremove(</w:t>
      </w:r>
      <w:r w:rsidRPr="00B90347">
        <w:rPr>
          <w:color w:val="F0E68C"/>
        </w:rPr>
        <w:t>final</w:t>
      </w:r>
      <w:r w:rsidRPr="00B90347">
        <w:rPr>
          <w:color w:val="FFFFFF"/>
        </w:rPr>
        <w:t>)</w:t>
      </w:r>
    </w:p>
    <w:p w14:paraId="4D44F43D" w14:textId="7A9A61B8" w:rsidR="00074279" w:rsidRPr="00B90347" w:rsidRDefault="00B61FA9" w:rsidP="00BE385B">
      <w:pPr>
        <w:pStyle w:val="Caption"/>
      </w:pPr>
      <w:r w:rsidRPr="00B90347">
        <w:rPr>
          <w:color w:val="FFFFFF"/>
        </w:rPr>
        <w:t> </w:t>
      </w:r>
      <w:r w:rsidR="0004737E" w:rsidRPr="00B90347">
        <w:rPr>
          <w:color w:val="auto"/>
        </w:rPr>
        <w:t> </w:t>
      </w:r>
      <w:bookmarkStart w:id="3168" w:name="_Toc48363363"/>
      <w:r w:rsidR="00074279"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27</w:t>
      </w:r>
      <w:r w:rsidR="00245413" w:rsidRPr="00B90347">
        <w:rPr>
          <w:noProof/>
        </w:rPr>
        <w:fldChar w:fldCharType="end"/>
      </w:r>
      <w:r w:rsidR="00074279" w:rsidRPr="00B90347">
        <w:t>. Code for calling statistics for the data.</w:t>
      </w:r>
      <w:bookmarkEnd w:id="3168"/>
    </w:p>
    <w:p w14:paraId="549346E1" w14:textId="2320E39B" w:rsidR="00AD69A6" w:rsidRPr="00B90347" w:rsidRDefault="00AD69A6" w:rsidP="00006C4E">
      <w:r w:rsidRPr="00B90347">
        <w:t>By studying the latter variable, it is clear that the data contains outliers</w:t>
      </w:r>
      <w:r w:rsidR="00006C4E" w:rsidRPr="00B90347">
        <w:t xml:space="preserve">. </w:t>
      </w:r>
      <w:r w:rsidRPr="00B90347">
        <w:t>The result</w:t>
      </w:r>
      <w:r w:rsidR="00006C4E" w:rsidRPr="00B90347">
        <w:t>s of the variable outliers</w:t>
      </w:r>
      <w:r w:rsidRPr="00B90347">
        <w:t xml:space="preserve"> </w:t>
      </w:r>
      <w:r w:rsidR="00006C4E" w:rsidRPr="00B90347">
        <w:t xml:space="preserve">show that there are </w:t>
      </w:r>
      <w:r w:rsidR="00A530FF" w:rsidRPr="00B90347">
        <w:t>17</w:t>
      </w:r>
      <w:r w:rsidR="00006C4E" w:rsidRPr="00B90347">
        <w:t xml:space="preserve"> outliers that </w:t>
      </w:r>
      <w:r w:rsidRPr="00B90347">
        <w:t>are needed to be removed</w:t>
      </w:r>
      <w:r w:rsidR="00006C4E" w:rsidRPr="00B90347">
        <w:t>. For this, the</w:t>
      </w:r>
      <w:r w:rsidRPr="00B90347">
        <w:t xml:space="preserve"> outremove function was</w:t>
      </w:r>
      <w:r w:rsidR="00006C4E" w:rsidRPr="00B90347">
        <w:t xml:space="preserve"> u</w:t>
      </w:r>
      <w:r w:rsidRPr="00B90347">
        <w:t>sed, having as arguments the data and the name “normalized”</w:t>
      </w:r>
      <w:r w:rsidR="00006C4E" w:rsidRPr="00B90347">
        <w:t xml:space="preserve">. </w:t>
      </w:r>
      <w:r w:rsidRPr="00B90347">
        <w:t>The data without outliers was named cleaned and the functions were r</w:t>
      </w:r>
      <w:r w:rsidR="002A223D" w:rsidRPr="00B90347">
        <w:t>u</w:t>
      </w:r>
      <w:r w:rsidRPr="00B90347">
        <w:t>n once again on the cleaned data.</w:t>
      </w:r>
    </w:p>
    <w:p w14:paraId="75A8476B" w14:textId="448FB0E0" w:rsidR="00006C4E" w:rsidRPr="00B90347" w:rsidRDefault="00006C4E" w:rsidP="00C3529F">
      <w:pPr>
        <w:ind w:firstLine="0"/>
        <w:jc w:val="center"/>
        <w:pPrChange w:id="3169" w:author="Carlos Erazo" w:date="2020-08-15T04:18:00Z">
          <w:pPr/>
        </w:pPrChange>
      </w:pPr>
      <w:r w:rsidRPr="00B90347">
        <w:rPr>
          <w:noProof/>
        </w:rPr>
        <w:drawing>
          <wp:inline distT="0" distB="0" distL="0" distR="0" wp14:anchorId="31AB476E" wp14:editId="3AEB3137">
            <wp:extent cx="5486400" cy="473026"/>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473026"/>
                    </a:xfrm>
                    <a:prstGeom prst="rect">
                      <a:avLst/>
                    </a:prstGeom>
                    <a:ln w="19050">
                      <a:solidFill>
                        <a:schemeClr val="tx1"/>
                      </a:solidFill>
                    </a:ln>
                  </pic:spPr>
                </pic:pic>
              </a:graphicData>
            </a:graphic>
          </wp:inline>
        </w:drawing>
      </w:r>
    </w:p>
    <w:p w14:paraId="09AA8524" w14:textId="1F2BBD36" w:rsidR="00074279" w:rsidRPr="00B90347" w:rsidRDefault="00006C4E" w:rsidP="00C3529F">
      <w:pPr>
        <w:ind w:firstLine="0"/>
        <w:jc w:val="center"/>
        <w:pPrChange w:id="3170" w:author="Carlos Erazo" w:date="2020-08-15T04:18:00Z">
          <w:pPr/>
        </w:pPrChange>
      </w:pPr>
      <w:r w:rsidRPr="00B90347">
        <w:rPr>
          <w:noProof/>
        </w:rPr>
        <w:drawing>
          <wp:inline distT="0" distB="0" distL="0" distR="0" wp14:anchorId="0635BB13" wp14:editId="4B119979">
            <wp:extent cx="5486400" cy="450462"/>
            <wp:effectExtent l="19050" t="1905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13333"/>
                    <a:stretch/>
                  </pic:blipFill>
                  <pic:spPr bwMode="auto">
                    <a:xfrm>
                      <a:off x="0" y="0"/>
                      <a:ext cx="5486400" cy="45046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1207A4A" w14:textId="77777777" w:rsidR="00006C4E" w:rsidRPr="00B90347" w:rsidRDefault="00006C4E" w:rsidP="00A407BA">
      <w:pPr>
        <w:keepNext/>
        <w:ind w:firstLine="0"/>
        <w:jc w:val="center"/>
        <w:pPrChange w:id="3171" w:author="Carlos Erazo" w:date="2020-08-15T01:29:00Z">
          <w:pPr>
            <w:keepNext/>
            <w:jc w:val="center"/>
          </w:pPr>
        </w:pPrChange>
      </w:pPr>
      <w:r w:rsidRPr="00B90347">
        <w:rPr>
          <w:noProof/>
        </w:rPr>
        <w:lastRenderedPageBreak/>
        <w:drawing>
          <wp:inline distT="0" distB="0" distL="0" distR="0" wp14:anchorId="7F07732D" wp14:editId="31769A49">
            <wp:extent cx="2110811" cy="2377440"/>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10811" cy="2377440"/>
                    </a:xfrm>
                    <a:prstGeom prst="rect">
                      <a:avLst/>
                    </a:prstGeom>
                    <a:ln w="19050">
                      <a:solidFill>
                        <a:schemeClr val="tx1"/>
                      </a:solidFill>
                    </a:ln>
                  </pic:spPr>
                </pic:pic>
              </a:graphicData>
            </a:graphic>
          </wp:inline>
        </w:drawing>
      </w:r>
    </w:p>
    <w:p w14:paraId="760027E5" w14:textId="1A92884F" w:rsidR="00006C4E" w:rsidRPr="00B90347" w:rsidRDefault="00006C4E" w:rsidP="00006C4E">
      <w:pPr>
        <w:pStyle w:val="Caption"/>
      </w:pPr>
      <w:bookmarkStart w:id="3172" w:name="_Toc48363247"/>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16</w:t>
      </w:r>
      <w:r w:rsidR="00245413" w:rsidRPr="00B90347">
        <w:rPr>
          <w:noProof/>
        </w:rPr>
        <w:fldChar w:fldCharType="end"/>
      </w:r>
      <w:r w:rsidR="002C4924" w:rsidRPr="00B90347">
        <w:rPr>
          <w:noProof/>
        </w:rPr>
        <w:t>.</w:t>
      </w:r>
      <w:r w:rsidRPr="00B90347">
        <w:t xml:space="preserve"> Example of statistics of raw data vs cleaned data.</w:t>
      </w:r>
      <w:bookmarkEnd w:id="3172"/>
    </w:p>
    <w:p w14:paraId="69B102C8" w14:textId="7D37C94B" w:rsidR="00006C4E" w:rsidRPr="00B90347" w:rsidRDefault="00006C4E" w:rsidP="00006C4E">
      <w:r w:rsidRPr="00B90347">
        <w:t xml:space="preserve">Once the data has been cleaned from </w:t>
      </w:r>
      <w:r w:rsidR="00543F15" w:rsidRPr="00B90347">
        <w:t xml:space="preserve">outliers, </w:t>
      </w:r>
      <w:r w:rsidR="00AD69A6" w:rsidRPr="00B90347">
        <w:t>it</w:t>
      </w:r>
      <w:r w:rsidR="00543F15" w:rsidRPr="00B90347">
        <w:t xml:space="preserve"> was verified for gaps </w:t>
      </w:r>
      <w:r w:rsidR="00AD69A6" w:rsidRPr="00B90347">
        <w:t xml:space="preserve">pertaining </w:t>
      </w:r>
      <w:r w:rsidR="002A223D" w:rsidRPr="00B90347">
        <w:t xml:space="preserve">to </w:t>
      </w:r>
      <w:r w:rsidR="00AD69A6" w:rsidRPr="00B90347">
        <w:t xml:space="preserve">both </w:t>
      </w:r>
      <w:r w:rsidR="00543F15" w:rsidRPr="00B90347">
        <w:t xml:space="preserve">time </w:t>
      </w:r>
      <w:r w:rsidR="00AD69A6" w:rsidRPr="00B90347">
        <w:t>and/</w:t>
      </w:r>
      <w:r w:rsidR="00543F15" w:rsidRPr="00B90347">
        <w:t>or data.</w:t>
      </w:r>
    </w:p>
    <w:p w14:paraId="1E5CE505" w14:textId="77777777" w:rsidR="00BE59F0" w:rsidRPr="00B90347" w:rsidRDefault="00BE59F0" w:rsidP="00D45572">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sidRPr="00B90347">
        <w:rPr>
          <w:color w:val="F0E68C"/>
        </w:rPr>
        <w:t>var</w:t>
      </w:r>
      <w:r w:rsidRPr="00B90347">
        <w:rPr>
          <w:color w:val="FFFFFF"/>
        </w:rPr>
        <w:t xml:space="preserve"> timegaps = hydro1.analyze.stats.timegaps(clean, </w:t>
      </w:r>
      <w:r w:rsidRPr="00B90347">
        <w:rPr>
          <w:color w:val="CD5C5C"/>
        </w:rPr>
        <w:t>15</w:t>
      </w:r>
      <w:r w:rsidRPr="00B90347">
        <w:rPr>
          <w:color w:val="FFFFFF"/>
        </w:rPr>
        <w:t>)</w:t>
      </w:r>
    </w:p>
    <w:p w14:paraId="6CCABE84" w14:textId="77777777" w:rsidR="00BE59F0" w:rsidRPr="00B90347" w:rsidRDefault="00BE59F0" w:rsidP="00D45572">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sidRPr="00B90347">
        <w:rPr>
          <w:color w:val="FFFFFF"/>
        </w:rPr>
        <w:t> </w:t>
      </w:r>
    </w:p>
    <w:p w14:paraId="38FBB5A8" w14:textId="77777777" w:rsidR="00BE59F0" w:rsidRPr="00B90347" w:rsidRDefault="00BE59F0" w:rsidP="00D45572">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81631505"/>
        <w:rPr>
          <w:color w:val="FFFFFF"/>
        </w:rPr>
      </w:pPr>
      <w:r w:rsidRPr="00B90347">
        <w:rPr>
          <w:color w:val="F0E68C"/>
        </w:rPr>
        <w:t>var</w:t>
      </w:r>
      <w:r w:rsidRPr="00B90347">
        <w:rPr>
          <w:color w:val="FFFFFF"/>
        </w:rPr>
        <w:t xml:space="preserve"> datagap = hydro1.analyze.stats.datagaps(clean)</w:t>
      </w:r>
    </w:p>
    <w:p w14:paraId="40FE20E0" w14:textId="23348A1B" w:rsidR="00543F15" w:rsidRPr="00B90347" w:rsidDel="00C3529F" w:rsidRDefault="00BE59F0" w:rsidP="00543F15">
      <w:pPr>
        <w:pStyle w:val="Caption"/>
        <w:rPr>
          <w:del w:id="3173" w:author="Carlos Erazo" w:date="2020-08-15T04:19:00Z"/>
        </w:rPr>
      </w:pPr>
      <w:r w:rsidRPr="00B90347">
        <w:rPr>
          <w:color w:val="FFFFFF"/>
        </w:rPr>
        <w:t> </w:t>
      </w:r>
      <w:r w:rsidR="0004737E" w:rsidRPr="00B90347">
        <w:rPr>
          <w:color w:val="auto"/>
        </w:rPr>
        <w:t> </w:t>
      </w:r>
      <w:bookmarkStart w:id="3174" w:name="_Toc48363364"/>
      <w:r w:rsidR="00543F15"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28</w:t>
      </w:r>
      <w:r w:rsidR="00245413" w:rsidRPr="00B90347">
        <w:rPr>
          <w:noProof/>
        </w:rPr>
        <w:fldChar w:fldCharType="end"/>
      </w:r>
      <w:r w:rsidR="00543F15" w:rsidRPr="00B90347">
        <w:t xml:space="preserve">. Function calls for </w:t>
      </w:r>
      <w:r w:rsidR="00A530FF" w:rsidRPr="00B90347">
        <w:t xml:space="preserve">time and data </w:t>
      </w:r>
      <w:r w:rsidR="00543F15" w:rsidRPr="00B90347">
        <w:t>gaps identifiers.</w:t>
      </w:r>
      <w:bookmarkEnd w:id="3174"/>
    </w:p>
    <w:p w14:paraId="6182AB1A" w14:textId="77777777" w:rsidR="00543F15" w:rsidRPr="00B90347" w:rsidRDefault="00543F15" w:rsidP="00C3529F">
      <w:pPr>
        <w:pStyle w:val="Caption"/>
        <w:pPrChange w:id="3175" w:author="Carlos Erazo" w:date="2020-08-15T04:19:00Z">
          <w:pPr>
            <w:pStyle w:val="coding"/>
          </w:pPr>
        </w:pPrChange>
      </w:pPr>
    </w:p>
    <w:p w14:paraId="46E09D7B" w14:textId="77777777" w:rsidR="00543F15" w:rsidRPr="00B90347" w:rsidRDefault="00543F15" w:rsidP="006F5FBF">
      <w:pPr>
        <w:ind w:firstLine="0"/>
        <w:jc w:val="center"/>
      </w:pPr>
      <w:r w:rsidRPr="00B90347">
        <w:rPr>
          <w:noProof/>
        </w:rPr>
        <w:drawing>
          <wp:inline distT="0" distB="0" distL="0" distR="0" wp14:anchorId="6B1319CF" wp14:editId="27CB1332">
            <wp:extent cx="5486400" cy="746760"/>
            <wp:effectExtent l="19050" t="19050" r="1905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46760"/>
                    </a:xfrm>
                    <a:prstGeom prst="rect">
                      <a:avLst/>
                    </a:prstGeom>
                    <a:ln w="19050">
                      <a:solidFill>
                        <a:schemeClr val="tx1"/>
                      </a:solidFill>
                    </a:ln>
                  </pic:spPr>
                </pic:pic>
              </a:graphicData>
            </a:graphic>
          </wp:inline>
        </w:drawing>
      </w:r>
    </w:p>
    <w:p w14:paraId="6F5FDFD1" w14:textId="04F2DAE7" w:rsidR="00543F15" w:rsidRPr="00B90347" w:rsidRDefault="00543F15" w:rsidP="00C3529F">
      <w:pPr>
        <w:ind w:firstLine="0"/>
        <w:jc w:val="center"/>
        <w:pPrChange w:id="3176" w:author="Carlos Erazo" w:date="2020-08-15T04:20:00Z">
          <w:pPr/>
        </w:pPrChange>
      </w:pPr>
      <w:bookmarkStart w:id="3177" w:name="_Toc48363248"/>
      <w:r w:rsidRPr="00B90347">
        <w:t xml:space="preserve">Figure </w:t>
      </w:r>
      <w:r w:rsidR="00245413" w:rsidRPr="00B90347">
        <w:fldChar w:fldCharType="begin"/>
      </w:r>
      <w:r w:rsidR="00245413" w:rsidRPr="00B90347">
        <w:instrText xml:space="preserve"> SEQ Figure \* ARABIC </w:instrText>
      </w:r>
      <w:r w:rsidR="00245413" w:rsidRPr="00B90347">
        <w:fldChar w:fldCharType="separate"/>
      </w:r>
      <w:r w:rsidR="00D217F9" w:rsidRPr="00B90347">
        <w:rPr>
          <w:noProof/>
        </w:rPr>
        <w:t>17</w:t>
      </w:r>
      <w:r w:rsidR="00245413" w:rsidRPr="00B90347">
        <w:rPr>
          <w:noProof/>
        </w:rPr>
        <w:fldChar w:fldCharType="end"/>
      </w:r>
      <w:r w:rsidRPr="00B90347">
        <w:t>. Identification of time gaps and data gaps.</w:t>
      </w:r>
      <w:bookmarkEnd w:id="3177"/>
    </w:p>
    <w:p w14:paraId="5E8D34C4" w14:textId="328C9957" w:rsidR="00543F15" w:rsidRPr="00B90347" w:rsidRDefault="00543F15" w:rsidP="008D59DA">
      <w:r w:rsidRPr="00B90347">
        <w:t>After cleaning the data and identifying the gaps, the data was downloaded using the download function in the data module.</w:t>
      </w:r>
      <w:r w:rsidR="00AD69A6" w:rsidRPr="00B90347">
        <w:t xml:space="preserve"> CSV format was used so that further manipulation of it could be done using Excel.</w:t>
      </w:r>
      <w:r w:rsidR="00C169FD" w:rsidRPr="00B90347">
        <w:t xml:space="preserve"> To see the rest of the data manipulations, please refer to the case study 1 annex.</w:t>
      </w:r>
    </w:p>
    <w:p w14:paraId="0580761A" w14:textId="77777777" w:rsidR="008D59DA" w:rsidRPr="00B90347" w:rsidRDefault="008D59DA" w:rsidP="00D45572">
      <w:pPr>
        <w:pStyle w:val="HTMLPreformatted"/>
        <w:numPr>
          <w:ilvl w:val="0"/>
          <w:numId w:val="4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53417215"/>
        <w:rPr>
          <w:color w:val="FFFFFF"/>
        </w:rPr>
      </w:pPr>
      <w:r w:rsidRPr="00B90347">
        <w:rPr>
          <w:color w:val="FFFFFF"/>
        </w:rPr>
        <w:t>hydro1.data.download(clean,{</w:t>
      </w:r>
      <w:r w:rsidRPr="00B90347">
        <w:rPr>
          <w:color w:val="FFA0A0"/>
        </w:rPr>
        <w:t>"type"</w:t>
      </w:r>
      <w:r w:rsidRPr="00B90347">
        <w:rPr>
          <w:color w:val="FFFFFF"/>
        </w:rPr>
        <w:t xml:space="preserve">: </w:t>
      </w:r>
      <w:r w:rsidRPr="00B90347">
        <w:rPr>
          <w:color w:val="FFA0A0"/>
        </w:rPr>
        <w:t>"CSV"</w:t>
      </w:r>
      <w:r w:rsidRPr="00B90347">
        <w:rPr>
          <w:color w:val="FFFFFF"/>
        </w:rPr>
        <w:t>})</w:t>
      </w:r>
    </w:p>
    <w:p w14:paraId="4A41766E" w14:textId="71765C6E" w:rsidR="00AD69A6" w:rsidRPr="00B90347" w:rsidRDefault="00AD69A6" w:rsidP="00A407BA">
      <w:pPr>
        <w:jc w:val="center"/>
        <w:pPrChange w:id="3178" w:author="Carlos Erazo" w:date="2020-08-15T01:28:00Z">
          <w:pPr/>
        </w:pPrChange>
      </w:pPr>
      <w:bookmarkStart w:id="3179" w:name="_Toc48363365"/>
      <w:r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29</w:t>
      </w:r>
      <w:r w:rsidR="00245413" w:rsidRPr="00B90347">
        <w:rPr>
          <w:noProof/>
        </w:rPr>
        <w:fldChar w:fldCharType="end"/>
      </w:r>
      <w:r w:rsidRPr="00B90347">
        <w:t>. Downloading the data.</w:t>
      </w:r>
      <w:bookmarkEnd w:id="3179"/>
    </w:p>
    <w:p w14:paraId="752CFDEF" w14:textId="1E78F9E6" w:rsidR="004F4498" w:rsidRDefault="008D59DA" w:rsidP="008D59DA">
      <w:pPr>
        <w:pStyle w:val="Heading3"/>
        <w:rPr>
          <w:ins w:id="3180" w:author="Carlos Erazo" w:date="2020-08-15T05:24:00Z"/>
        </w:rPr>
      </w:pPr>
      <w:bookmarkStart w:id="3181" w:name="_Toc48337954"/>
      <w:bookmarkStart w:id="3182" w:name="_Toc48363181"/>
      <w:r w:rsidRPr="00B90347">
        <w:t>Results</w:t>
      </w:r>
      <w:bookmarkEnd w:id="3181"/>
      <w:bookmarkEnd w:id="3182"/>
    </w:p>
    <w:p w14:paraId="2217A9D9" w14:textId="1CC64C5E" w:rsidR="008809B3" w:rsidRPr="008809B3" w:rsidRDefault="008809B3" w:rsidP="008809B3">
      <w:pPr>
        <w:pPrChange w:id="3183" w:author="Carlos Erazo" w:date="2020-08-15T05:24:00Z">
          <w:pPr>
            <w:pStyle w:val="Heading3"/>
          </w:pPr>
        </w:pPrChange>
      </w:pPr>
      <w:ins w:id="3184" w:author="Carlos Erazo" w:date="2020-08-15T05:24:00Z">
        <w:r>
          <w:t>NEED TO FILL THIS UP</w:t>
        </w:r>
      </w:ins>
    </w:p>
    <w:p w14:paraId="70EBD2F2" w14:textId="40683581" w:rsidR="006A56A4" w:rsidRPr="00B90347" w:rsidRDefault="0095353E" w:rsidP="0004697E">
      <w:pPr>
        <w:pStyle w:val="Heading2"/>
      </w:pPr>
      <w:bookmarkStart w:id="3185" w:name="_Toc48337955"/>
      <w:bookmarkStart w:id="3186" w:name="_Toc48363182"/>
      <w:r w:rsidRPr="00B90347">
        <w:lastRenderedPageBreak/>
        <w:t xml:space="preserve">Derivation </w:t>
      </w:r>
      <w:r w:rsidR="00BE59F0" w:rsidRPr="00B90347">
        <w:t>of a flooding hydrograph</w:t>
      </w:r>
      <w:bookmarkEnd w:id="3185"/>
      <w:bookmarkEnd w:id="3186"/>
    </w:p>
    <w:p w14:paraId="301E03DF" w14:textId="7F26FEC9" w:rsidR="001474F5" w:rsidRPr="00B90347" w:rsidRDefault="001474F5" w:rsidP="006F5FBF">
      <w:pPr>
        <w:pStyle w:val="Heading3"/>
      </w:pPr>
      <w:bookmarkStart w:id="3187" w:name="_Toc48337956"/>
      <w:bookmarkStart w:id="3188" w:name="_Toc48363183"/>
      <w:r w:rsidRPr="00B90347">
        <w:t>Description</w:t>
      </w:r>
      <w:bookmarkEnd w:id="3187"/>
      <w:bookmarkEnd w:id="3188"/>
    </w:p>
    <w:p w14:paraId="6F42D137" w14:textId="346BFA59" w:rsidR="006807DF" w:rsidRPr="00B90347" w:rsidRDefault="00264B60" w:rsidP="00CE29A3">
      <w:pPr>
        <w:jc w:val="left"/>
      </w:pPr>
      <w:r w:rsidRPr="00B90347">
        <w:t>For the case study, the data from a rainfall-runoff model of the Vaar River catchment in the south of France was used.</w:t>
      </w:r>
      <w:r w:rsidR="004F4498" w:rsidRPr="00B90347">
        <w:t xml:space="preserve"> </w:t>
      </w:r>
      <w:r w:rsidRPr="00B90347">
        <w:t xml:space="preserve">The available data contains information about </w:t>
      </w:r>
      <w:r w:rsidR="00CF4F1F" w:rsidRPr="00B90347">
        <w:t>events</w:t>
      </w:r>
      <w:r w:rsidR="00BC52EC" w:rsidRPr="00B90347">
        <w:t xml:space="preserve"> of</w:t>
      </w:r>
      <w:r w:rsidRPr="00B90347">
        <w:t xml:space="preserve"> 1994</w:t>
      </w:r>
      <w:r w:rsidR="00CF4F1F" w:rsidRPr="00B90347">
        <w:t xml:space="preserve"> and 2019</w:t>
      </w:r>
      <w:r w:rsidRPr="00B90347">
        <w:t xml:space="preserve"> that caused severe damage to the city of Nice</w:t>
      </w:r>
      <w:r w:rsidR="00BC52EC" w:rsidRPr="00B90347">
        <w:t xml:space="preserve"> and surroundings</w:t>
      </w:r>
      <w:r w:rsidRPr="00B90347">
        <w:t xml:space="preserve">. The tools of HydroLang were </w:t>
      </w:r>
      <w:r w:rsidR="0063260A" w:rsidRPr="00B90347">
        <w:t>used</w:t>
      </w:r>
      <w:r w:rsidRPr="00B90347">
        <w:t xml:space="preserve"> to aggregate data, create a unit hydrograph</w:t>
      </w:r>
      <w:r w:rsidR="00CF4F1F" w:rsidRPr="00B90347">
        <w:t xml:space="preserve"> from the 1994 event and predict a flooding hydrograph for the 2019 event</w:t>
      </w:r>
      <w:r w:rsidRPr="00B90347">
        <w:t xml:space="preserve"> using the rainfall event </w:t>
      </w:r>
      <w:r w:rsidR="00CF4F1F" w:rsidRPr="00B90347">
        <w:t>hyetograph</w:t>
      </w:r>
      <w:r w:rsidR="00BC52EC" w:rsidRPr="00B90347">
        <w:t xml:space="preserve"> and the 1994 UH</w:t>
      </w:r>
      <w:r w:rsidR="00CF4F1F" w:rsidRPr="00B90347">
        <w:t xml:space="preserve">. </w:t>
      </w:r>
      <w:r w:rsidR="004F4498" w:rsidRPr="00B90347">
        <w:t xml:space="preserve">All the information </w:t>
      </w:r>
      <w:r w:rsidR="00CF4F1F" w:rsidRPr="00B90347">
        <w:t>was extracted from</w:t>
      </w:r>
      <w:r w:rsidR="004F4498" w:rsidRPr="00B90347">
        <w:t xml:space="preserve"> </w:t>
      </w:r>
      <w:sdt>
        <w:sdtPr>
          <w:id w:val="-1566642623"/>
          <w:citation/>
        </w:sdtPr>
        <w:sdtContent>
          <w:r w:rsidR="004F4498" w:rsidRPr="00B90347">
            <w:fldChar w:fldCharType="begin"/>
          </w:r>
          <w:r w:rsidR="004F4498" w:rsidRPr="00B90347">
            <w:instrText xml:space="preserve"> CITATION Eur20 \l 18442 </w:instrText>
          </w:r>
          <w:r w:rsidR="004F4498" w:rsidRPr="00B90347">
            <w:fldChar w:fldCharType="separate"/>
          </w:r>
          <w:r w:rsidR="002D1986" w:rsidRPr="00B90347">
            <w:rPr>
              <w:noProof/>
            </w:rPr>
            <w:t>(EuroAquae, 2020)</w:t>
          </w:r>
          <w:r w:rsidR="004F4498" w:rsidRPr="00B90347">
            <w:fldChar w:fldCharType="end"/>
          </w:r>
        </w:sdtContent>
      </w:sdt>
      <w:r w:rsidR="00CF4F1F" w:rsidRPr="00B90347">
        <w:t xml:space="preserve">. </w:t>
      </w:r>
      <w:r w:rsidR="00915533" w:rsidRPr="00B90347">
        <w:t xml:space="preserve">The characteristics of the system used for the </w:t>
      </w:r>
      <w:r w:rsidR="00ED7E94" w:rsidRPr="00B90347">
        <w:t>analysis were the same as for the first use case.</w:t>
      </w:r>
      <w:ins w:id="3189" w:author="Carlos Erazo" w:date="2020-08-15T04:20:00Z">
        <w:r w:rsidR="00D54964">
          <w:t xml:space="preserve"> </w:t>
        </w:r>
      </w:ins>
      <w:r w:rsidR="006807DF" w:rsidRPr="00B90347">
        <w:t xml:space="preserve">The catchment is subdivided in </w:t>
      </w:r>
      <w:r w:rsidR="0063260A" w:rsidRPr="00B90347">
        <w:t>7</w:t>
      </w:r>
      <w:r w:rsidR="006807DF" w:rsidRPr="00B90347">
        <w:t xml:space="preserve"> different sub</w:t>
      </w:r>
      <w:r w:rsidR="00ED7E94" w:rsidRPr="00B90347">
        <w:t>-</w:t>
      </w:r>
      <w:r w:rsidR="006807DF" w:rsidRPr="00B90347">
        <w:t>catchments</w:t>
      </w:r>
      <w:r w:rsidR="0063260A" w:rsidRPr="00B90347">
        <w:t xml:space="preserve"> that have been analyzed using GIS software to generate Voronoi diagrams based on </w:t>
      </w:r>
      <w:r w:rsidR="00CF4F1F" w:rsidRPr="00B90347">
        <w:t>each correspondent rainfall station</w:t>
      </w:r>
      <w:r w:rsidR="0063260A" w:rsidRPr="00B90347">
        <w:t>. The Voronoi (Thiessen) polygons result</w:t>
      </w:r>
      <w:r w:rsidR="00CF4F1F" w:rsidRPr="00B90347">
        <w:t>s for each station have the following areas:</w:t>
      </w:r>
    </w:p>
    <w:p w14:paraId="3F8B3F39" w14:textId="78D38C6B" w:rsidR="0063260A" w:rsidRPr="00B90347" w:rsidRDefault="0063260A" w:rsidP="0063260A">
      <w:pPr>
        <w:pStyle w:val="ListParagraph"/>
        <w:numPr>
          <w:ilvl w:val="0"/>
          <w:numId w:val="1"/>
        </w:numPr>
        <w:jc w:val="left"/>
      </w:pPr>
      <w:r w:rsidRPr="00B90347">
        <w:t>Levens: 33.23 km2</w:t>
      </w:r>
    </w:p>
    <w:p w14:paraId="555FBBAC" w14:textId="38318C60" w:rsidR="0063260A" w:rsidRPr="00B90347" w:rsidRDefault="0063260A" w:rsidP="0063260A">
      <w:pPr>
        <w:pStyle w:val="ListParagraph"/>
        <w:numPr>
          <w:ilvl w:val="0"/>
          <w:numId w:val="1"/>
        </w:numPr>
        <w:jc w:val="left"/>
      </w:pPr>
      <w:r w:rsidRPr="00B90347">
        <w:t>Roquesteron:75.32 km2</w:t>
      </w:r>
    </w:p>
    <w:p w14:paraId="3DE364B4" w14:textId="06484005" w:rsidR="0063260A" w:rsidRPr="00B90347" w:rsidRDefault="0063260A" w:rsidP="0063260A">
      <w:pPr>
        <w:pStyle w:val="ListParagraph"/>
        <w:numPr>
          <w:ilvl w:val="0"/>
          <w:numId w:val="1"/>
        </w:numPr>
        <w:jc w:val="left"/>
      </w:pPr>
      <w:r w:rsidRPr="00B90347">
        <w:t>Puget Théniers: 419.44 km2</w:t>
      </w:r>
    </w:p>
    <w:p w14:paraId="0A8564D3" w14:textId="2C1386F9" w:rsidR="0063260A" w:rsidRPr="00B90347" w:rsidRDefault="0063260A" w:rsidP="0063260A">
      <w:pPr>
        <w:pStyle w:val="ListParagraph"/>
        <w:numPr>
          <w:ilvl w:val="0"/>
          <w:numId w:val="1"/>
        </w:numPr>
        <w:jc w:val="left"/>
      </w:pPr>
      <w:r w:rsidRPr="00B90347">
        <w:t xml:space="preserve">Guillaumes: 963.85 km2 </w:t>
      </w:r>
    </w:p>
    <w:p w14:paraId="7D7ABE33" w14:textId="618A0CAD" w:rsidR="00CE29A3" w:rsidRPr="00B90347" w:rsidRDefault="0063260A" w:rsidP="00CE29A3">
      <w:pPr>
        <w:pStyle w:val="ListParagraph"/>
        <w:numPr>
          <w:ilvl w:val="0"/>
          <w:numId w:val="1"/>
        </w:numPr>
        <w:jc w:val="left"/>
      </w:pPr>
      <w:r w:rsidRPr="00B90347">
        <w:t>St Martin Vésubie: 346.43 km2</w:t>
      </w:r>
    </w:p>
    <w:p w14:paraId="73B6AF5B" w14:textId="584AF836" w:rsidR="00CF4F1F" w:rsidRPr="00B90347" w:rsidRDefault="00ED7E94" w:rsidP="00CE29A3">
      <w:pPr>
        <w:jc w:val="left"/>
      </w:pPr>
      <w:r w:rsidRPr="00B90347">
        <w:t>The total area of the catchment is 1</w:t>
      </w:r>
      <w:r w:rsidR="00CF4F1F" w:rsidRPr="00B90347">
        <w:t>,</w:t>
      </w:r>
      <w:r w:rsidRPr="00B90347">
        <w:t xml:space="preserve">838.27 km2. The results from </w:t>
      </w:r>
      <w:r w:rsidR="004F4498" w:rsidRPr="00B90347">
        <w:t xml:space="preserve">a direct runoff hydrograph are also available based on models ran with HEC-HMS; worth mentioning </w:t>
      </w:r>
      <w:r w:rsidR="00CF4F1F" w:rsidRPr="00B90347">
        <w:t xml:space="preserve">that </w:t>
      </w:r>
      <w:r w:rsidR="004F4498" w:rsidRPr="00B90347">
        <w:t>there are no runoff readings for the rainfall of 1994 because the infrastructure of the area was severely damaged</w:t>
      </w:r>
      <w:r w:rsidR="001F73FD" w:rsidRPr="00B90347">
        <w:t xml:space="preserve"> and the DRH used for the case study is derived from models ran with HEC-HMS using a 300 meter resolution DEM. </w:t>
      </w:r>
      <w:r w:rsidR="00BC52EC" w:rsidRPr="00B90347">
        <w:t>The</w:t>
      </w:r>
      <w:r w:rsidR="0095753E" w:rsidRPr="00B90347">
        <w:t xml:space="preserve"> observed flow</w:t>
      </w:r>
      <w:r w:rsidR="00BC52EC" w:rsidRPr="00B90347">
        <w:t xml:space="preserve"> </w:t>
      </w:r>
      <w:r w:rsidR="001F73FD" w:rsidRPr="00B90347">
        <w:t>is available since 03/11/1994 12:00 to 7/11/1994 00:00 every half an hour</w:t>
      </w:r>
      <w:r w:rsidR="0095753E" w:rsidRPr="00B90347">
        <w:t xml:space="preserve">, while the rainfall event for 2019 stats from 21/11 18:00 to 24/11 8:00 every hour. </w:t>
      </w:r>
    </w:p>
    <w:p w14:paraId="08153C2B" w14:textId="3D6CEBE9" w:rsidR="00CE29A3" w:rsidRPr="00B90347" w:rsidRDefault="00912F17" w:rsidP="008D59DA">
      <w:pPr>
        <w:pStyle w:val="Heading3"/>
      </w:pPr>
      <w:bookmarkStart w:id="3190" w:name="_Toc48337957"/>
      <w:bookmarkStart w:id="3191" w:name="_Toc48363184"/>
      <w:r w:rsidRPr="00B90347">
        <w:t>Unit H</w:t>
      </w:r>
      <w:r w:rsidR="007241E5" w:rsidRPr="00B90347">
        <w:t>ydrograph</w:t>
      </w:r>
      <w:bookmarkEnd w:id="3190"/>
      <w:bookmarkEnd w:id="3191"/>
      <w:r w:rsidR="007241E5" w:rsidRPr="00B90347">
        <w:t xml:space="preserve"> </w:t>
      </w:r>
    </w:p>
    <w:p w14:paraId="58D5F2A0" w14:textId="6F5591BF" w:rsidR="001F73FD" w:rsidRPr="00B90347" w:rsidRDefault="001F73FD" w:rsidP="008D59DA">
      <w:pPr>
        <w:pStyle w:val="Heading4"/>
      </w:pPr>
      <w:r w:rsidRPr="00B90347">
        <w:t>Data aggregation</w:t>
      </w:r>
    </w:p>
    <w:p w14:paraId="40C544F2" w14:textId="7F7D5D73" w:rsidR="001F73FD" w:rsidRPr="00B90347" w:rsidRDefault="00CF4F1F" w:rsidP="00B07DE7">
      <w:pPr>
        <w:jc w:val="left"/>
      </w:pPr>
      <w:r w:rsidRPr="00B90347">
        <w:t xml:space="preserve">Using the same HTML file for the </w:t>
      </w:r>
      <w:r w:rsidR="007241E5" w:rsidRPr="00B90347">
        <w:t>first</w:t>
      </w:r>
      <w:r w:rsidRPr="00B90347">
        <w:t xml:space="preserve"> case study, t</w:t>
      </w:r>
      <w:r w:rsidR="001F73FD" w:rsidRPr="00B90347">
        <w:t xml:space="preserve">he DRH was aggregated into hourly data using the </w:t>
      </w:r>
      <w:r w:rsidR="001F73FD" w:rsidRPr="00B90347">
        <w:rPr>
          <w:i/>
          <w:iCs/>
        </w:rPr>
        <w:t xml:space="preserve">rainaggr </w:t>
      </w:r>
      <w:r w:rsidR="001F73FD" w:rsidRPr="00B90347">
        <w:t xml:space="preserve">function. </w:t>
      </w:r>
      <w:r w:rsidR="00397F80" w:rsidRPr="00B90347">
        <w:t xml:space="preserve">A new CSV file was created with the data and uploaded to console. The </w:t>
      </w:r>
      <w:r w:rsidR="00397F80" w:rsidRPr="00B90347">
        <w:rPr>
          <w:i/>
          <w:iCs/>
        </w:rPr>
        <w:t xml:space="preserve">numerise </w:t>
      </w:r>
      <w:r w:rsidR="00397F80" w:rsidRPr="00B90347">
        <w:t xml:space="preserve">function had to be used because the first array with </w:t>
      </w:r>
      <w:r w:rsidRPr="00B90347">
        <w:t xml:space="preserve">corresponding to dates </w:t>
      </w:r>
      <w:r w:rsidR="00397F80" w:rsidRPr="00B90347">
        <w:t>had an additional “” when uploaded.</w:t>
      </w:r>
      <w:r w:rsidR="00B07DE7" w:rsidRPr="00B90347">
        <w:t xml:space="preserve"> A new variable “x” was called to save the data, composed of a 2D array with 169 values each. </w:t>
      </w:r>
    </w:p>
    <w:p w14:paraId="0DF1DD4B" w14:textId="77777777" w:rsidR="00397F80" w:rsidRPr="00B90347" w:rsidRDefault="00397F80" w:rsidP="00D45572">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2282839"/>
        <w:rPr>
          <w:color w:val="FFFFFF"/>
        </w:rPr>
      </w:pPr>
      <w:r w:rsidRPr="00B90347">
        <w:rPr>
          <w:color w:val="F0E68C"/>
        </w:rPr>
        <w:lastRenderedPageBreak/>
        <w:t>var</w:t>
      </w:r>
      <w:r w:rsidRPr="00B90347">
        <w:rPr>
          <w:color w:val="FFFFFF"/>
        </w:rPr>
        <w:t xml:space="preserve"> x = hydro1.data.upload(</w:t>
      </w:r>
      <w:r w:rsidRPr="00B90347">
        <w:rPr>
          <w:color w:val="FFA0A0"/>
        </w:rPr>
        <w:t>"CSV"</w:t>
      </w:r>
      <w:r w:rsidRPr="00B90347">
        <w:rPr>
          <w:color w:val="FFFFFF"/>
        </w:rPr>
        <w:t>)</w:t>
      </w:r>
    </w:p>
    <w:p w14:paraId="12C33741" w14:textId="77777777" w:rsidR="00397F80" w:rsidRPr="00D57E3F" w:rsidRDefault="00397F80" w:rsidP="00D45572">
      <w:pPr>
        <w:pStyle w:val="HTMLPreformatted"/>
        <w:keepNext/>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42282839"/>
        <w:rPr>
          <w:color w:val="FFFFFF"/>
          <w:lang w:val="de-DE"/>
        </w:rPr>
      </w:pPr>
      <w:r w:rsidRPr="00D57E3F">
        <w:rPr>
          <w:color w:val="FFFFFF"/>
          <w:lang w:val="de-DE"/>
        </w:rPr>
        <w:t>x[</w:t>
      </w:r>
      <w:r w:rsidRPr="00D57E3F">
        <w:rPr>
          <w:color w:val="CD5C5C"/>
          <w:lang w:val="de-DE"/>
        </w:rPr>
        <w:t>0</w:t>
      </w:r>
      <w:r w:rsidRPr="00D57E3F">
        <w:rPr>
          <w:color w:val="FFFFFF"/>
          <w:lang w:val="de-DE"/>
        </w:rPr>
        <w:t>] = hydro1.analyze.stats.numerise(x[</w:t>
      </w:r>
      <w:r w:rsidRPr="00D57E3F">
        <w:rPr>
          <w:color w:val="CD5C5C"/>
          <w:lang w:val="de-DE"/>
        </w:rPr>
        <w:t>0</w:t>
      </w:r>
      <w:r w:rsidRPr="00D57E3F">
        <w:rPr>
          <w:color w:val="FFFFFF"/>
          <w:lang w:val="de-DE"/>
        </w:rPr>
        <w:t>])</w:t>
      </w:r>
    </w:p>
    <w:p w14:paraId="45048FCF" w14:textId="5038B767" w:rsidR="00397F80" w:rsidRPr="00B90347" w:rsidRDefault="00397F80" w:rsidP="00397F80">
      <w:pPr>
        <w:pStyle w:val="Caption"/>
        <w:rPr>
          <w:noProof/>
        </w:rPr>
      </w:pPr>
      <w:bookmarkStart w:id="3192" w:name="_Toc48363366"/>
      <w:r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30</w:t>
      </w:r>
      <w:r w:rsidR="00245413" w:rsidRPr="00B90347">
        <w:rPr>
          <w:noProof/>
        </w:rPr>
        <w:fldChar w:fldCharType="end"/>
      </w:r>
      <w:r w:rsidRPr="00B90347">
        <w:rPr>
          <w:noProof/>
        </w:rPr>
        <w:t>. Upload file for library usage.</w:t>
      </w:r>
      <w:bookmarkEnd w:id="3192"/>
    </w:p>
    <w:p w14:paraId="214F288E" w14:textId="01951371" w:rsidR="00397F80" w:rsidRPr="00B90347" w:rsidRDefault="00397F80" w:rsidP="00B07DE7">
      <w:r w:rsidRPr="00B90347">
        <w:t>The data was aggregated from 30 minutes to 60 minutes. A new variable was defined for the aggregat</w:t>
      </w:r>
      <w:r w:rsidR="00CF4F1F" w:rsidRPr="00B90347">
        <w:t>ed</w:t>
      </w:r>
      <w:r w:rsidRPr="00B90347">
        <w:t xml:space="preserve"> data and passed as an argument to </w:t>
      </w:r>
      <w:r w:rsidRPr="00B90347">
        <w:rPr>
          <w:i/>
          <w:iCs/>
        </w:rPr>
        <w:t>rainaggr</w:t>
      </w:r>
      <w:r w:rsidRPr="00B90347">
        <w:t>.</w:t>
      </w:r>
      <w:r w:rsidR="00B07DE7" w:rsidRPr="00B90347">
        <w:t xml:space="preserve"> The results of the function were saved in a new variable named  “y”</w:t>
      </w:r>
      <w:r w:rsidR="00CF4F1F" w:rsidRPr="00B90347">
        <w:t xml:space="preserve">, </w:t>
      </w:r>
      <w:r w:rsidR="00B07DE7" w:rsidRPr="00B90347">
        <w:t xml:space="preserve"> containing a 2D array with 84 values. The new aggregated data was saved</w:t>
      </w:r>
      <w:r w:rsidR="00CF4F1F" w:rsidRPr="00B90347">
        <w:t xml:space="preserve"> to local storage</w:t>
      </w:r>
      <w:r w:rsidR="00B07DE7" w:rsidRPr="00B90347">
        <w:t xml:space="preserve"> using the download function, converting y into a new CSV file.</w:t>
      </w:r>
      <w:r w:rsidR="007B1DAE" w:rsidRPr="00B90347">
        <w:t xml:space="preserve"> Finally, using the</w:t>
      </w:r>
      <w:r w:rsidR="00CF4F1F" w:rsidRPr="00B90347">
        <w:t xml:space="preserve"> </w:t>
      </w:r>
      <w:r w:rsidR="00CF4F1F" w:rsidRPr="00B90347">
        <w:rPr>
          <w:i/>
          <w:iCs/>
        </w:rPr>
        <w:t>styles</w:t>
      </w:r>
      <w:r w:rsidR="00CF4F1F" w:rsidRPr="00B90347">
        <w:t xml:space="preserve"> function on the visualize </w:t>
      </w:r>
      <w:r w:rsidR="007B1DAE" w:rsidRPr="00B90347">
        <w:t>module, the hydrograph was plotted into screen.</w:t>
      </w:r>
    </w:p>
    <w:p w14:paraId="319AF113" w14:textId="77777777" w:rsidR="007B1DAE" w:rsidRPr="00B90347"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rPr>
      </w:pPr>
      <w:r w:rsidRPr="00B90347">
        <w:rPr>
          <w:color w:val="F0E68C"/>
        </w:rPr>
        <w:t>var</w:t>
      </w:r>
      <w:r w:rsidRPr="00B90347">
        <w:rPr>
          <w:color w:val="FFFFFF"/>
        </w:rPr>
        <w:t xml:space="preserve"> config = {</w:t>
      </w:r>
      <w:r w:rsidRPr="00B90347">
        <w:rPr>
          <w:color w:val="F0E68C"/>
        </w:rPr>
        <w:t>event</w:t>
      </w:r>
      <w:r w:rsidRPr="00B90347">
        <w:rPr>
          <w:color w:val="FFFFFF"/>
        </w:rPr>
        <w:t xml:space="preserve">: x, agg:{type: </w:t>
      </w:r>
      <w:r w:rsidRPr="00B90347">
        <w:rPr>
          <w:color w:val="FFA0A0"/>
        </w:rPr>
        <w:t>'aggr'</w:t>
      </w:r>
      <w:r w:rsidRPr="00B90347">
        <w:rPr>
          <w:color w:val="FFFFFF"/>
        </w:rPr>
        <w:t xml:space="preserve">, interval: </w:t>
      </w:r>
      <w:r w:rsidRPr="00B90347">
        <w:rPr>
          <w:color w:val="CD5C5C"/>
        </w:rPr>
        <w:t>60</w:t>
      </w:r>
      <w:r w:rsidRPr="00B90347">
        <w:rPr>
          <w:color w:val="FFFFFF"/>
        </w:rPr>
        <w:t>}};</w:t>
      </w:r>
    </w:p>
    <w:p w14:paraId="201F2C56" w14:textId="77777777" w:rsidR="007B1DAE" w:rsidRPr="00B90347"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rPr>
      </w:pPr>
      <w:r w:rsidRPr="00B90347">
        <w:rPr>
          <w:color w:val="FFFFFF"/>
        </w:rPr>
        <w:t> </w:t>
      </w:r>
    </w:p>
    <w:p w14:paraId="66F4AF30" w14:textId="77777777" w:rsidR="007B1DAE" w:rsidRPr="00D57E3F"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lang w:val="es-HN"/>
        </w:rPr>
      </w:pPr>
      <w:r w:rsidRPr="00D57E3F">
        <w:rPr>
          <w:color w:val="F0E68C"/>
          <w:lang w:val="es-HN"/>
        </w:rPr>
        <w:t>var</w:t>
      </w:r>
      <w:r w:rsidRPr="00D57E3F">
        <w:rPr>
          <w:color w:val="FFFFFF"/>
          <w:lang w:val="es-HN"/>
        </w:rPr>
        <w:t xml:space="preserve"> y = hydro1.analyze.hydro.rainaggr(config);</w:t>
      </w:r>
    </w:p>
    <w:p w14:paraId="53F1BD5F" w14:textId="5EC7CF22" w:rsidR="007B1DAE" w:rsidRPr="00D57E3F"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lang w:val="es-HN"/>
        </w:rPr>
      </w:pPr>
      <w:r w:rsidRPr="00D57E3F">
        <w:rPr>
          <w:color w:val="FFFFFF"/>
          <w:lang w:val="es-HN"/>
        </w:rPr>
        <w:t>hydro1.data.download(y, {type: (</w:t>
      </w:r>
      <w:r w:rsidRPr="00D57E3F">
        <w:rPr>
          <w:color w:val="FFA0A0"/>
          <w:lang w:val="es-HN"/>
        </w:rPr>
        <w:t>"CSV"</w:t>
      </w:r>
      <w:r w:rsidRPr="00D57E3F">
        <w:rPr>
          <w:color w:val="FFFFFF"/>
          <w:lang w:val="es-HN"/>
        </w:rPr>
        <w:t>)}</w:t>
      </w:r>
    </w:p>
    <w:p w14:paraId="326239CC" w14:textId="77777777" w:rsidR="007B1DAE" w:rsidRPr="00D57E3F"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lang w:val="es-HN"/>
        </w:rPr>
      </w:pPr>
    </w:p>
    <w:p w14:paraId="7BFAC5CB" w14:textId="77777777" w:rsidR="007B1DAE" w:rsidRPr="00B90347" w:rsidRDefault="007B1DAE" w:rsidP="00D45572">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857378425"/>
        <w:rPr>
          <w:color w:val="FFFFFF"/>
        </w:rPr>
      </w:pPr>
      <w:r w:rsidRPr="00B90347">
        <w:rPr>
          <w:color w:val="FFFFFF"/>
        </w:rPr>
        <w:t xml:space="preserve">hydro1.visualize.styles({data: y, draw: </w:t>
      </w:r>
      <w:r w:rsidRPr="00B90347">
        <w:rPr>
          <w:color w:val="FFA0A0"/>
        </w:rPr>
        <w:t>"chart"</w:t>
      </w:r>
      <w:r w:rsidRPr="00B90347">
        <w:rPr>
          <w:color w:val="FFFFFF"/>
        </w:rPr>
        <w:t xml:space="preserve">, config: {chart: </w:t>
      </w:r>
      <w:r w:rsidRPr="00B90347">
        <w:rPr>
          <w:color w:val="FFA0A0"/>
        </w:rPr>
        <w:t>"line"</w:t>
      </w:r>
      <w:r w:rsidRPr="00B90347">
        <w:rPr>
          <w:color w:val="FFFFFF"/>
        </w:rPr>
        <w:t xml:space="preserve">, div: </w:t>
      </w:r>
      <w:r w:rsidRPr="00B90347">
        <w:rPr>
          <w:color w:val="FFA0A0"/>
        </w:rPr>
        <w:t>"DRH1"</w:t>
      </w:r>
      <w:r w:rsidRPr="00B90347">
        <w:rPr>
          <w:color w:val="FFFFFF"/>
        </w:rPr>
        <w:t xml:space="preserve">, title: </w:t>
      </w:r>
      <w:r w:rsidRPr="00B90347">
        <w:rPr>
          <w:color w:val="FFA0A0"/>
        </w:rPr>
        <w:t>"Initial Hydrograph"</w:t>
      </w:r>
      <w:r w:rsidRPr="00B90347">
        <w:rPr>
          <w:color w:val="FFFFFF"/>
        </w:rPr>
        <w:t>}})</w:t>
      </w:r>
    </w:p>
    <w:p w14:paraId="59AFE2B8" w14:textId="2D50A90A" w:rsidR="00B07DE7" w:rsidRPr="00B90347" w:rsidRDefault="00B07DE7" w:rsidP="00B07DE7">
      <w:pPr>
        <w:pStyle w:val="Caption"/>
        <w:rPr>
          <w:noProof/>
        </w:rPr>
      </w:pPr>
      <w:bookmarkStart w:id="3193" w:name="_Toc48363367"/>
      <w:r w:rsidRPr="00B90347">
        <w:t xml:space="preserve">Snippet </w:t>
      </w:r>
      <w:r w:rsidRPr="00B90347">
        <w:fldChar w:fldCharType="begin"/>
      </w:r>
      <w:r w:rsidRPr="00B90347">
        <w:instrText xml:space="preserve"> SEQ Snippet \* ARABIC </w:instrText>
      </w:r>
      <w:r w:rsidRPr="00B90347">
        <w:fldChar w:fldCharType="separate"/>
      </w:r>
      <w:r w:rsidR="00B9191D" w:rsidRPr="00B90347">
        <w:rPr>
          <w:noProof/>
        </w:rPr>
        <w:t>31</w:t>
      </w:r>
      <w:r w:rsidRPr="00B90347">
        <w:fldChar w:fldCharType="end"/>
      </w:r>
      <w:r w:rsidRPr="00B90347">
        <w:rPr>
          <w:noProof/>
        </w:rPr>
        <w:t>. Aggregation of the hydrograph.</w:t>
      </w:r>
      <w:bookmarkEnd w:id="3193"/>
    </w:p>
    <w:p w14:paraId="7A06D070" w14:textId="1737DF24" w:rsidR="007241E5" w:rsidRPr="00B90347" w:rsidRDefault="007241E5" w:rsidP="008D59DA">
      <w:pPr>
        <w:pStyle w:val="Heading4"/>
      </w:pPr>
      <w:r w:rsidRPr="00B90347">
        <w:t>Unit hydrograph</w:t>
      </w:r>
    </w:p>
    <w:p w14:paraId="0AF23F58" w14:textId="34389708" w:rsidR="007B1DAE" w:rsidRPr="00B90347" w:rsidRDefault="007B1DAE" w:rsidP="00CF4F1F">
      <w:r w:rsidRPr="00B90347">
        <w:t xml:space="preserve">To create the unit hydrograph from the DRH, the </w:t>
      </w:r>
      <w:r w:rsidRPr="00B90347">
        <w:rPr>
          <w:i/>
          <w:iCs/>
        </w:rPr>
        <w:t>unithydrocons</w:t>
      </w:r>
      <w:r w:rsidRPr="00B90347">
        <w:t xml:space="preserve"> function was used, with arguments the drainag</w:t>
      </w:r>
      <w:r w:rsidR="00CF4F1F" w:rsidRPr="00B90347">
        <w:t xml:space="preserve">e </w:t>
      </w:r>
      <w:r w:rsidRPr="00B90347">
        <w:t>area and the hydrograph. The drainage area was converted to m2, using metric system and no baseflow.</w:t>
      </w:r>
      <w:r w:rsidR="002C4924" w:rsidRPr="00B90347">
        <w:t xml:space="preserve"> The result of the function is an object with keys of unit hydrograph as a 2D array and the tota</w:t>
      </w:r>
      <w:r w:rsidR="007B4F82" w:rsidRPr="00B90347">
        <w:t>l excess volume in cms. The unit hydrograph was saved from the object as a new variable named “temp1” and it was plotted to see visualize its behavior.</w:t>
      </w:r>
      <w:r w:rsidR="00CF4F1F" w:rsidRPr="00B90347">
        <w:t xml:space="preserve"> As expected, the behavior of the newly derived UH was similar to the DRH.</w:t>
      </w:r>
    </w:p>
    <w:p w14:paraId="5E12B655" w14:textId="28B69ED3" w:rsidR="007B4F82" w:rsidRPr="00B90347"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r w:rsidRPr="00B90347">
        <w:rPr>
          <w:color w:val="F0E68C"/>
        </w:rPr>
        <w:t>var</w:t>
      </w:r>
      <w:r w:rsidRPr="00B90347">
        <w:rPr>
          <w:color w:val="FFFFFF"/>
        </w:rPr>
        <w:t xml:space="preserve"> config = {drainagearea: </w:t>
      </w:r>
      <w:r w:rsidRPr="00B90347">
        <w:rPr>
          <w:color w:val="CD5C5C"/>
        </w:rPr>
        <w:t>1838270000</w:t>
      </w:r>
      <w:r w:rsidRPr="00B90347">
        <w:rPr>
          <w:color w:val="FFFFFF"/>
        </w:rPr>
        <w:t xml:space="preserve">, hydro: y, type: </w:t>
      </w:r>
      <w:r w:rsidRPr="00B90347">
        <w:rPr>
          <w:color w:val="FFA0A0"/>
        </w:rPr>
        <w:t>"obs"</w:t>
      </w:r>
      <w:r w:rsidRPr="00B90347">
        <w:rPr>
          <w:color w:val="FFFFFF"/>
        </w:rPr>
        <w:t xml:space="preserve">, units: </w:t>
      </w:r>
      <w:r w:rsidRPr="00B90347">
        <w:rPr>
          <w:color w:val="FFA0A0"/>
        </w:rPr>
        <w:t>"m"</w:t>
      </w:r>
      <w:r w:rsidRPr="00B90347">
        <w:rPr>
          <w:color w:val="FFFFFF"/>
        </w:rPr>
        <w:t xml:space="preserve">, config:{baseflow: </w:t>
      </w:r>
      <w:r w:rsidRPr="00B90347">
        <w:rPr>
          <w:color w:val="CD5C5C"/>
        </w:rPr>
        <w:t>0</w:t>
      </w:r>
      <w:r w:rsidRPr="00B90347">
        <w:rPr>
          <w:color w:val="FFFFFF"/>
        </w:rPr>
        <w:t>}};</w:t>
      </w:r>
    </w:p>
    <w:p w14:paraId="00F7D73A" w14:textId="77777777" w:rsidR="007B4F82" w:rsidRPr="00B90347"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p>
    <w:p w14:paraId="6F8E1725" w14:textId="1DFA5C60" w:rsidR="007B4F82" w:rsidRPr="00B90347"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r w:rsidRPr="00B90347">
        <w:rPr>
          <w:color w:val="FFFFFF"/>
        </w:rPr>
        <w:t>var unit = hydro1.analyze.hydro.unithydrocons(config)</w:t>
      </w:r>
    </w:p>
    <w:p w14:paraId="0EE9C894" w14:textId="77777777" w:rsidR="007B4F82" w:rsidRPr="00B90347" w:rsidRDefault="007B4F82" w:rsidP="00D45572">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r w:rsidRPr="00B90347">
        <w:rPr>
          <w:color w:val="FFFFFF"/>
        </w:rPr>
        <w:t> </w:t>
      </w:r>
    </w:p>
    <w:p w14:paraId="4B9A416D" w14:textId="23B807EE" w:rsidR="007B4F82" w:rsidRPr="00B90347" w:rsidRDefault="007B4F82" w:rsidP="00D45572">
      <w:pPr>
        <w:pStyle w:val="HTMLPreformatted"/>
        <w:keepNext/>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145073302"/>
        <w:rPr>
          <w:color w:val="FFFFFF"/>
        </w:rPr>
      </w:pPr>
      <w:r w:rsidRPr="00B90347">
        <w:rPr>
          <w:color w:val="FFFFFF"/>
        </w:rPr>
        <w:t xml:space="preserve">hydro1.visualize.styles({data: temp1, draw: </w:t>
      </w:r>
      <w:r w:rsidRPr="00B90347">
        <w:rPr>
          <w:color w:val="FFA0A0"/>
        </w:rPr>
        <w:t>"chart"</w:t>
      </w:r>
      <w:r w:rsidRPr="00B90347">
        <w:rPr>
          <w:color w:val="FFFFFF"/>
        </w:rPr>
        <w:t xml:space="preserve">, config: {chart: </w:t>
      </w:r>
      <w:r w:rsidRPr="00B90347">
        <w:rPr>
          <w:color w:val="FFA0A0"/>
        </w:rPr>
        <w:t>"line"</w:t>
      </w:r>
      <w:r w:rsidRPr="00B90347">
        <w:rPr>
          <w:color w:val="FFFFFF"/>
        </w:rPr>
        <w:t xml:space="preserve">, div: </w:t>
      </w:r>
      <w:r w:rsidRPr="00B90347">
        <w:rPr>
          <w:color w:val="FFA0A0"/>
        </w:rPr>
        <w:t>"UH"</w:t>
      </w:r>
      <w:r w:rsidRPr="00B90347">
        <w:rPr>
          <w:color w:val="FFFFFF"/>
        </w:rPr>
        <w:t xml:space="preserve">, title: </w:t>
      </w:r>
      <w:r w:rsidRPr="00B90347">
        <w:rPr>
          <w:color w:val="FFA0A0"/>
        </w:rPr>
        <w:t>"Empirical Unit Hydrograph"</w:t>
      </w:r>
      <w:r w:rsidRPr="00B90347">
        <w:rPr>
          <w:color w:val="FFFFFF"/>
        </w:rPr>
        <w:t>}});</w:t>
      </w:r>
    </w:p>
    <w:p w14:paraId="286F5563" w14:textId="02A90401" w:rsidR="00CF4F1F" w:rsidRPr="00B90347" w:rsidRDefault="00CF4F1F" w:rsidP="00CF4F1F">
      <w:pPr>
        <w:pStyle w:val="Caption"/>
        <w:rPr>
          <w:noProof/>
        </w:rPr>
      </w:pPr>
      <w:bookmarkStart w:id="3194" w:name="_Toc48363368"/>
      <w:r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32</w:t>
      </w:r>
      <w:r w:rsidR="00245413" w:rsidRPr="00B90347">
        <w:rPr>
          <w:noProof/>
        </w:rPr>
        <w:fldChar w:fldCharType="end"/>
      </w:r>
      <w:r w:rsidRPr="00B90347">
        <w:rPr>
          <w:noProof/>
        </w:rPr>
        <w:t>. Calculation of unit hydrograph.</w:t>
      </w:r>
      <w:bookmarkEnd w:id="3194"/>
    </w:p>
    <w:p w14:paraId="3399C452" w14:textId="16F4E84E" w:rsidR="00CF4F1F" w:rsidRPr="00B90347" w:rsidRDefault="00CF4F1F" w:rsidP="008D59DA">
      <w:pPr>
        <w:pStyle w:val="Heading3"/>
      </w:pPr>
      <w:bookmarkStart w:id="3195" w:name="_Toc48337958"/>
      <w:bookmarkStart w:id="3196" w:name="_Toc48363185"/>
      <w:r w:rsidRPr="00B90347">
        <w:t>Rainfall</w:t>
      </w:r>
      <w:bookmarkEnd w:id="3195"/>
      <w:bookmarkEnd w:id="3196"/>
    </w:p>
    <w:p w14:paraId="0B8E88D1" w14:textId="052ECC62" w:rsidR="005F1E30" w:rsidRPr="00B90347" w:rsidRDefault="00D217F9" w:rsidP="00D11BAF">
      <w:r w:rsidRPr="00B90347">
        <w:t xml:space="preserve">Considering that the information about the rainfall of 2019 and the areas per each sub catchment are </w:t>
      </w:r>
      <w:r w:rsidR="002708B9" w:rsidRPr="00B90347">
        <w:t>known</w:t>
      </w:r>
      <w:r w:rsidRPr="00B90347">
        <w:t xml:space="preserve">, the </w:t>
      </w:r>
      <w:r w:rsidRPr="00B90347">
        <w:rPr>
          <w:i/>
          <w:iCs/>
        </w:rPr>
        <w:t>thiessen</w:t>
      </w:r>
      <w:r w:rsidRPr="00B90347">
        <w:t xml:space="preserve"> function was used to calculate the pondered average of the event. Once again, the file was uploaded as CSV using the </w:t>
      </w:r>
      <w:r w:rsidRPr="00B90347">
        <w:rPr>
          <w:i/>
          <w:iCs/>
        </w:rPr>
        <w:t>upload</w:t>
      </w:r>
      <w:r w:rsidRPr="00B90347">
        <w:t xml:space="preserve"> function and any additional </w:t>
      </w:r>
      <w:r w:rsidRPr="00B90347">
        <w:lastRenderedPageBreak/>
        <w:t>“” were removed using the</w:t>
      </w:r>
      <w:r w:rsidRPr="00B90347">
        <w:rPr>
          <w:i/>
          <w:iCs/>
        </w:rPr>
        <w:t xml:space="preserve"> numerise</w:t>
      </w:r>
      <w:r w:rsidRPr="00B90347">
        <w:t xml:space="preserve"> function. </w:t>
      </w:r>
      <w:r w:rsidR="005F1E30" w:rsidRPr="00B90347">
        <w:t xml:space="preserve">Two array objects were created: one with the rainfall events and another with the correspondent areas for each rainfall. They were organized with the same structure as the area description on </w:t>
      </w:r>
      <w:r w:rsidR="00126CA5" w:rsidRPr="00B90347">
        <w:t>the background</w:t>
      </w:r>
      <w:r w:rsidR="005F1E30" w:rsidRPr="00B90347">
        <w:t>. Since the function calculated pondered areas, there was no need for unit conversion.</w:t>
      </w:r>
      <w:r w:rsidR="002708B9" w:rsidRPr="00B90347">
        <w:t xml:space="preserve"> A new 2d array was created called avs that holds time in </w:t>
      </w:r>
      <w:r w:rsidR="00716AE9" w:rsidRPr="00B90347">
        <w:t>minutes</w:t>
      </w:r>
      <w:r w:rsidR="002708B9" w:rsidRPr="00B90347">
        <w:t xml:space="preserve"> and the average rainfall in mm. Since the </w:t>
      </w:r>
      <w:r w:rsidR="00716AE9" w:rsidRPr="00B90347">
        <w:t>event is in mm, a simple function was written to divide every element in the data array by 10 to convert to cm before aggregation.</w:t>
      </w:r>
      <w:r w:rsidR="000B73B9" w:rsidRPr="00B90347">
        <w:t xml:space="preserve"> </w:t>
      </w:r>
      <w:r w:rsidR="00126CA5" w:rsidRPr="00B90347">
        <w:t>Once again t</w:t>
      </w:r>
      <w:r w:rsidR="000B73B9" w:rsidRPr="00B90347">
        <w:t xml:space="preserve">o visualize the event, the function </w:t>
      </w:r>
      <w:r w:rsidR="000B73B9" w:rsidRPr="00B90347">
        <w:rPr>
          <w:i/>
          <w:iCs/>
        </w:rPr>
        <w:t>styles</w:t>
      </w:r>
      <w:r w:rsidR="000B73B9" w:rsidRPr="00B90347">
        <w:t xml:space="preserve"> was called. </w:t>
      </w:r>
    </w:p>
    <w:p w14:paraId="1E750DD1"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0E68C"/>
        </w:rPr>
        <w:t>var</w:t>
      </w:r>
      <w:r w:rsidRPr="00B90347">
        <w:rPr>
          <w:color w:val="FFFFFF"/>
        </w:rPr>
        <w:t xml:space="preserve"> events = hydro1.data.upload(</w:t>
      </w:r>
      <w:r w:rsidRPr="00B90347">
        <w:rPr>
          <w:color w:val="FFA0A0"/>
        </w:rPr>
        <w:t>'CSV'</w:t>
      </w:r>
      <w:r w:rsidRPr="00B90347">
        <w:rPr>
          <w:color w:val="FFFFFF"/>
        </w:rPr>
        <w:t>);</w:t>
      </w:r>
    </w:p>
    <w:p w14:paraId="0B9FC141"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FFFFF"/>
        </w:rPr>
        <w:t> </w:t>
      </w:r>
    </w:p>
    <w:p w14:paraId="0AC5822E"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0E68C"/>
        </w:rPr>
        <w:t>for</w:t>
      </w:r>
      <w:r w:rsidRPr="00B90347">
        <w:rPr>
          <w:color w:val="FFFFFF"/>
        </w:rPr>
        <w:t xml:space="preserve"> (</w:t>
      </w:r>
      <w:r w:rsidRPr="00B90347">
        <w:rPr>
          <w:color w:val="F0E68C"/>
        </w:rPr>
        <w:t>var</w:t>
      </w:r>
      <w:r w:rsidRPr="00B90347">
        <w:rPr>
          <w:color w:val="FFFFFF"/>
        </w:rPr>
        <w:t xml:space="preserve"> j = </w:t>
      </w:r>
      <w:r w:rsidRPr="00B90347">
        <w:rPr>
          <w:color w:val="CD5C5C"/>
        </w:rPr>
        <w:t>0</w:t>
      </w:r>
      <w:r w:rsidRPr="00B90347">
        <w:rPr>
          <w:color w:val="FFFFFF"/>
        </w:rPr>
        <w:t>; j &lt; events.length; j++) {events[j] = hydro1.analyze.stats.numerise(events[j])}</w:t>
      </w:r>
    </w:p>
    <w:p w14:paraId="561FCE97"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FFFFF"/>
        </w:rPr>
        <w:t> </w:t>
      </w:r>
    </w:p>
    <w:p w14:paraId="1D455352"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0E68C"/>
        </w:rPr>
        <w:t>var</w:t>
      </w:r>
      <w:r w:rsidRPr="00B90347">
        <w:rPr>
          <w:color w:val="FFFFFF"/>
        </w:rPr>
        <w:t xml:space="preserve"> areas = [</w:t>
      </w:r>
      <w:r w:rsidRPr="00B90347">
        <w:rPr>
          <w:color w:val="CD5C5C"/>
        </w:rPr>
        <w:t>33.23</w:t>
      </w:r>
      <w:r w:rsidRPr="00B90347">
        <w:rPr>
          <w:color w:val="FFFFFF"/>
        </w:rPr>
        <w:t xml:space="preserve">, </w:t>
      </w:r>
      <w:r w:rsidRPr="00B90347">
        <w:rPr>
          <w:color w:val="CD5C5C"/>
        </w:rPr>
        <w:t>75.32</w:t>
      </w:r>
      <w:r w:rsidRPr="00B90347">
        <w:rPr>
          <w:color w:val="FFFFFF"/>
        </w:rPr>
        <w:t xml:space="preserve">, </w:t>
      </w:r>
      <w:r w:rsidRPr="00B90347">
        <w:rPr>
          <w:color w:val="CD5C5C"/>
        </w:rPr>
        <w:t>419.44</w:t>
      </w:r>
      <w:r w:rsidRPr="00B90347">
        <w:rPr>
          <w:color w:val="FFFFFF"/>
        </w:rPr>
        <w:t xml:space="preserve">, </w:t>
      </w:r>
      <w:r w:rsidRPr="00B90347">
        <w:rPr>
          <w:color w:val="CD5C5C"/>
        </w:rPr>
        <w:t>963.85</w:t>
      </w:r>
      <w:r w:rsidRPr="00B90347">
        <w:rPr>
          <w:color w:val="FFFFFF"/>
        </w:rPr>
        <w:t xml:space="preserve">, </w:t>
      </w:r>
      <w:r w:rsidRPr="00B90347">
        <w:rPr>
          <w:color w:val="CD5C5C"/>
        </w:rPr>
        <w:t>346.43</w:t>
      </w:r>
      <w:r w:rsidRPr="00B90347">
        <w:rPr>
          <w:color w:val="FFFFFF"/>
        </w:rPr>
        <w:t>];</w:t>
      </w:r>
    </w:p>
    <w:p w14:paraId="079A29D0"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FFFFF"/>
        </w:rPr>
        <w:t> </w:t>
      </w:r>
    </w:p>
    <w:p w14:paraId="4042CCCE"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0E68C"/>
        </w:rPr>
        <w:t>var</w:t>
      </w:r>
      <w:r w:rsidRPr="00B90347">
        <w:rPr>
          <w:color w:val="FFFFFF"/>
        </w:rPr>
        <w:t xml:space="preserve"> thies = {rainfall: events, areas: areas};</w:t>
      </w:r>
    </w:p>
    <w:p w14:paraId="5DB7D62C"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FFFFF"/>
        </w:rPr>
        <w:t> </w:t>
      </w:r>
    </w:p>
    <w:p w14:paraId="70A03FEE"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0E68C"/>
        </w:rPr>
        <w:t>var</w:t>
      </w:r>
      <w:r w:rsidRPr="00B90347">
        <w:rPr>
          <w:color w:val="FFFFFF"/>
        </w:rPr>
        <w:t xml:space="preserve"> averageprec = hydro1.analyze.hydro.thiessen(thies)</w:t>
      </w:r>
    </w:p>
    <w:p w14:paraId="4EC18785"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FFFFF"/>
        </w:rPr>
        <w:t> </w:t>
      </w:r>
    </w:p>
    <w:p w14:paraId="7178CF1B" w14:textId="2A5FB06F"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0E68C"/>
        </w:rPr>
        <w:t>for</w:t>
      </w:r>
      <w:r w:rsidRPr="00B90347">
        <w:rPr>
          <w:color w:val="FFFFFF"/>
        </w:rPr>
        <w:t xml:space="preserve"> (</w:t>
      </w:r>
      <w:r w:rsidRPr="00B90347">
        <w:rPr>
          <w:color w:val="F0E68C"/>
        </w:rPr>
        <w:t>var</w:t>
      </w:r>
      <w:r w:rsidRPr="00B90347">
        <w:rPr>
          <w:color w:val="FFFFFF"/>
        </w:rPr>
        <w:t xml:space="preserve"> i =</w:t>
      </w:r>
      <w:r w:rsidRPr="00B90347">
        <w:rPr>
          <w:color w:val="CD5C5C"/>
        </w:rPr>
        <w:t>0</w:t>
      </w:r>
      <w:r w:rsidRPr="00B90347">
        <w:rPr>
          <w:color w:val="FFFFFF"/>
        </w:rPr>
        <w:t>; i &lt; avs[</w:t>
      </w:r>
      <w:r w:rsidRPr="00B90347">
        <w:rPr>
          <w:color w:val="CD5C5C"/>
        </w:rPr>
        <w:t>1</w:t>
      </w:r>
      <w:r w:rsidRPr="00B90347">
        <w:rPr>
          <w:color w:val="FFFFFF"/>
        </w:rPr>
        <w:t>].length; i++) {avs[</w:t>
      </w:r>
      <w:r w:rsidRPr="00B90347">
        <w:rPr>
          <w:color w:val="CD5C5C"/>
        </w:rPr>
        <w:t>1</w:t>
      </w:r>
      <w:r w:rsidRPr="00B90347">
        <w:rPr>
          <w:color w:val="FFFFFF"/>
        </w:rPr>
        <w:t>][i] = avs[</w:t>
      </w:r>
      <w:r w:rsidRPr="00B90347">
        <w:rPr>
          <w:color w:val="CD5C5C"/>
        </w:rPr>
        <w:t>1</w:t>
      </w:r>
      <w:r w:rsidRPr="00B90347">
        <w:rPr>
          <w:color w:val="FFFFFF"/>
        </w:rPr>
        <w:t xml:space="preserve">][i] * </w:t>
      </w:r>
      <w:r w:rsidRPr="00B90347">
        <w:rPr>
          <w:color w:val="CD5C5C"/>
        </w:rPr>
        <w:t>1</w:t>
      </w:r>
      <w:r w:rsidRPr="00B90347">
        <w:rPr>
          <w:color w:val="FFFFFF"/>
        </w:rPr>
        <w:t xml:space="preserve"> / </w:t>
      </w:r>
      <w:r w:rsidRPr="00B90347">
        <w:rPr>
          <w:color w:val="CD5C5C"/>
        </w:rPr>
        <w:t>10</w:t>
      </w:r>
      <w:r w:rsidRPr="00B90347">
        <w:rPr>
          <w:color w:val="FFFFFF"/>
        </w:rPr>
        <w:t xml:space="preserve"> }</w:t>
      </w:r>
    </w:p>
    <w:p w14:paraId="34005C6E"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p>
    <w:p w14:paraId="42AE3E30" w14:textId="77777777" w:rsidR="000B73B9" w:rsidRPr="00B90347" w:rsidRDefault="000B73B9" w:rsidP="00D45572">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594053220"/>
        <w:rPr>
          <w:color w:val="FFFFFF"/>
        </w:rPr>
      </w:pPr>
      <w:r w:rsidRPr="00B90347">
        <w:rPr>
          <w:color w:val="FFFFFF"/>
        </w:rPr>
        <w:t xml:space="preserve">hydro1.visualize.styles({data: avs, draw: </w:t>
      </w:r>
      <w:r w:rsidRPr="00B90347">
        <w:rPr>
          <w:color w:val="FFA0A0"/>
        </w:rPr>
        <w:t>"chart"</w:t>
      </w:r>
      <w:r w:rsidRPr="00B90347">
        <w:rPr>
          <w:color w:val="FFFFFF"/>
        </w:rPr>
        <w:t xml:space="preserve">, config: {chart: </w:t>
      </w:r>
      <w:r w:rsidRPr="00B90347">
        <w:rPr>
          <w:color w:val="FFA0A0"/>
        </w:rPr>
        <w:t>"column"</w:t>
      </w:r>
      <w:r w:rsidRPr="00B90347">
        <w:rPr>
          <w:color w:val="FFFFFF"/>
        </w:rPr>
        <w:t xml:space="preserve">, div: </w:t>
      </w:r>
      <w:r w:rsidRPr="00B90347">
        <w:rPr>
          <w:color w:val="FFA0A0"/>
        </w:rPr>
        <w:t>"precs"</w:t>
      </w:r>
      <w:r w:rsidRPr="00B90347">
        <w:rPr>
          <w:color w:val="FFFFFF"/>
        </w:rPr>
        <w:t xml:space="preserve">, title: </w:t>
      </w:r>
      <w:r w:rsidRPr="00B90347">
        <w:rPr>
          <w:color w:val="FFA0A0"/>
        </w:rPr>
        <w:t>"Rainfall Hyetograph 2019 event"</w:t>
      </w:r>
      <w:r w:rsidRPr="00B90347">
        <w:rPr>
          <w:color w:val="FFFFFF"/>
        </w:rPr>
        <w:t>}})</w:t>
      </w:r>
    </w:p>
    <w:p w14:paraId="12B166CE" w14:textId="03182DDB" w:rsidR="00716AE9" w:rsidRPr="00B90347" w:rsidRDefault="000B73B9" w:rsidP="00716AE9">
      <w:pPr>
        <w:pStyle w:val="Caption"/>
        <w:rPr>
          <w:noProof/>
        </w:rPr>
      </w:pPr>
      <w:r w:rsidRPr="00B90347">
        <w:rPr>
          <w:color w:val="FFFFFF"/>
        </w:rPr>
        <w:t> </w:t>
      </w:r>
      <w:bookmarkStart w:id="3197" w:name="_Toc48363369"/>
      <w:r w:rsidR="00716AE9"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33</w:t>
      </w:r>
      <w:r w:rsidR="00245413" w:rsidRPr="00B90347">
        <w:rPr>
          <w:noProof/>
        </w:rPr>
        <w:fldChar w:fldCharType="end"/>
      </w:r>
      <w:r w:rsidR="00716AE9" w:rsidRPr="00B90347">
        <w:rPr>
          <w:noProof/>
        </w:rPr>
        <w:t xml:space="preserve">. Using </w:t>
      </w:r>
      <w:r w:rsidR="00716AE9" w:rsidRPr="00B90347">
        <w:rPr>
          <w:i/>
          <w:iCs w:val="0"/>
          <w:noProof/>
        </w:rPr>
        <w:t>thiessen</w:t>
      </w:r>
      <w:r w:rsidR="00716AE9" w:rsidRPr="00B90347">
        <w:rPr>
          <w:noProof/>
        </w:rPr>
        <w:t xml:space="preserve"> function for rainfall averages.</w:t>
      </w:r>
      <w:bookmarkEnd w:id="3197"/>
    </w:p>
    <w:p w14:paraId="68F75E86" w14:textId="7467526B" w:rsidR="00716AE9" w:rsidRPr="00B90347" w:rsidRDefault="00716AE9" w:rsidP="00D11BAF">
      <w:r w:rsidRPr="00B90347">
        <w:t>Once obtained, the averaged rainfall was aggregated in terms of pulses, each pulse every 4-hours</w:t>
      </w:r>
      <w:r w:rsidR="000B73B9" w:rsidRPr="00B90347">
        <w:t xml:space="preserve">; this was done to obtain </w:t>
      </w:r>
      <w:r w:rsidR="0026409B" w:rsidRPr="00B90347">
        <w:t>a smaller</w:t>
      </w:r>
      <w:r w:rsidR="000B73B9" w:rsidRPr="00B90347">
        <w:t xml:space="preserve"> number of pulses.</w:t>
      </w:r>
      <w:r w:rsidR="00126CA5" w:rsidRPr="00B90347">
        <w:t xml:space="preserve"> Using the </w:t>
      </w:r>
      <w:r w:rsidR="00126CA5" w:rsidRPr="00B90347">
        <w:rPr>
          <w:i/>
          <w:iCs/>
        </w:rPr>
        <w:t xml:space="preserve">rainaggr </w:t>
      </w:r>
      <w:r w:rsidR="00126CA5" w:rsidRPr="00B90347">
        <w:t>function, the rainfall event changed from 62 to 15 blocks ever</w:t>
      </w:r>
      <w:r w:rsidR="00427165" w:rsidRPr="00B90347">
        <w:t>y</w:t>
      </w:r>
      <w:r w:rsidR="00126CA5" w:rsidRPr="00B90347">
        <w:t xml:space="preserve"> 4 hours.</w:t>
      </w:r>
    </w:p>
    <w:p w14:paraId="7CB0C242" w14:textId="28E1FB55" w:rsidR="00113B12" w:rsidRPr="00B90347"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r w:rsidRPr="00B90347">
        <w:rPr>
          <w:color w:val="F0E68C"/>
        </w:rPr>
        <w:t>var</w:t>
      </w:r>
      <w:r w:rsidRPr="00B90347">
        <w:rPr>
          <w:color w:val="FFFFFF"/>
        </w:rPr>
        <w:t xml:space="preserve"> config = {</w:t>
      </w:r>
      <w:r w:rsidRPr="00B90347">
        <w:rPr>
          <w:color w:val="F0E68C"/>
        </w:rPr>
        <w:t>event</w:t>
      </w:r>
      <w:r w:rsidRPr="00B90347">
        <w:rPr>
          <w:color w:val="FFFFFF"/>
        </w:rPr>
        <w:t xml:space="preserve">: avs, agg:{type: </w:t>
      </w:r>
      <w:r w:rsidRPr="00B90347">
        <w:rPr>
          <w:color w:val="FFA0A0"/>
        </w:rPr>
        <w:t>'aggr'</w:t>
      </w:r>
      <w:r w:rsidRPr="00B90347">
        <w:rPr>
          <w:color w:val="FFFFFF"/>
        </w:rPr>
        <w:t xml:space="preserve">, interval: </w:t>
      </w:r>
      <w:r w:rsidRPr="00B90347">
        <w:rPr>
          <w:color w:val="CD5C5C"/>
        </w:rPr>
        <w:t>240</w:t>
      </w:r>
      <w:r w:rsidRPr="00B90347">
        <w:rPr>
          <w:color w:val="FFFFFF"/>
        </w:rPr>
        <w:t>}};</w:t>
      </w:r>
    </w:p>
    <w:p w14:paraId="0073B490" w14:textId="77777777" w:rsidR="00113B12" w:rsidRPr="00B90347"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p>
    <w:p w14:paraId="24195590" w14:textId="71E2B321" w:rsidR="00113B12" w:rsidRPr="00B90347"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r w:rsidRPr="00B90347">
        <w:rPr>
          <w:color w:val="F0E68C"/>
        </w:rPr>
        <w:t>var</w:t>
      </w:r>
      <w:r w:rsidRPr="00B90347">
        <w:rPr>
          <w:color w:val="FFFFFF"/>
        </w:rPr>
        <w:t xml:space="preserve"> aggs = hydro1.analyze.hydro.rainaggr(config);</w:t>
      </w:r>
    </w:p>
    <w:p w14:paraId="20FEE962" w14:textId="77777777" w:rsidR="00113B12" w:rsidRPr="00B90347" w:rsidRDefault="00113B12" w:rsidP="00D45572">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p>
    <w:p w14:paraId="7AF44B41" w14:textId="77777777" w:rsidR="00113B12" w:rsidRPr="00B90347" w:rsidRDefault="00113B12" w:rsidP="00D45572">
      <w:pPr>
        <w:pStyle w:val="HTMLPreformatted"/>
        <w:keepNext/>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267466645"/>
        <w:rPr>
          <w:color w:val="FFFFFF"/>
        </w:rPr>
      </w:pPr>
      <w:r w:rsidRPr="00B90347">
        <w:rPr>
          <w:color w:val="FFFFFF"/>
        </w:rPr>
        <w:t xml:space="preserve">hydro1.visualize.styles({data: aggs, draw: </w:t>
      </w:r>
      <w:r w:rsidRPr="00B90347">
        <w:rPr>
          <w:color w:val="FFA0A0"/>
        </w:rPr>
        <w:t>"chart"</w:t>
      </w:r>
      <w:r w:rsidRPr="00B90347">
        <w:rPr>
          <w:color w:val="FFFFFF"/>
        </w:rPr>
        <w:t xml:space="preserve">, config: {chart: </w:t>
      </w:r>
      <w:r w:rsidRPr="00B90347">
        <w:rPr>
          <w:color w:val="FFA0A0"/>
        </w:rPr>
        <w:t>"column"</w:t>
      </w:r>
      <w:r w:rsidRPr="00B90347">
        <w:rPr>
          <w:color w:val="FFFFFF"/>
        </w:rPr>
        <w:t xml:space="preserve">, div: </w:t>
      </w:r>
      <w:r w:rsidRPr="00B90347">
        <w:rPr>
          <w:color w:val="FFA0A0"/>
        </w:rPr>
        <w:t>"precs"</w:t>
      </w:r>
      <w:r w:rsidRPr="00B90347">
        <w:rPr>
          <w:color w:val="FFFFFF"/>
        </w:rPr>
        <w:t xml:space="preserve">, title: </w:t>
      </w:r>
      <w:r w:rsidRPr="00B90347">
        <w:rPr>
          <w:color w:val="FFA0A0"/>
        </w:rPr>
        <w:t>"Aggregated 4-hour Hyetograph 2019 event"</w:t>
      </w:r>
      <w:r w:rsidRPr="00B90347">
        <w:rPr>
          <w:color w:val="FFFFFF"/>
        </w:rPr>
        <w:t>}});</w:t>
      </w:r>
    </w:p>
    <w:p w14:paraId="7BAEF9EF" w14:textId="347CCED9" w:rsidR="00113B12" w:rsidRPr="00B90347" w:rsidRDefault="00113B12" w:rsidP="00113B12">
      <w:pPr>
        <w:pStyle w:val="Caption"/>
        <w:rPr>
          <w:noProof/>
        </w:rPr>
      </w:pPr>
      <w:bookmarkStart w:id="3198" w:name="_Toc48363370"/>
      <w:r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00B9191D" w:rsidRPr="00B90347">
        <w:rPr>
          <w:noProof/>
        </w:rPr>
        <w:t>34</w:t>
      </w:r>
      <w:r w:rsidR="00245413" w:rsidRPr="00B90347">
        <w:rPr>
          <w:noProof/>
        </w:rPr>
        <w:fldChar w:fldCharType="end"/>
      </w:r>
      <w:r w:rsidRPr="00B90347">
        <w:rPr>
          <w:noProof/>
        </w:rPr>
        <w:t>. Aggregation of hyetograph.</w:t>
      </w:r>
      <w:bookmarkEnd w:id="3198"/>
    </w:p>
    <w:p w14:paraId="5C771634" w14:textId="607377C3" w:rsidR="00113B12" w:rsidRPr="00B90347" w:rsidDel="002D019A" w:rsidRDefault="00113B12" w:rsidP="00D11BAF">
      <w:pPr>
        <w:rPr>
          <w:del w:id="3199" w:author="Carlos Erazo" w:date="2020-08-15T01:28:00Z"/>
        </w:rPr>
      </w:pPr>
      <w:r w:rsidRPr="00B90347">
        <w:t xml:space="preserve">Once the rainfall is aggregated, the flood hydrograph was calculated using the </w:t>
      </w:r>
      <w:r w:rsidRPr="00B90347">
        <w:rPr>
          <w:i/>
          <w:iCs/>
        </w:rPr>
        <w:t>floodhydro</w:t>
      </w:r>
      <w:r w:rsidRPr="00B90347">
        <w:t xml:space="preserve"> function and passing as arguments the rainfall event, the </w:t>
      </w:r>
      <w:r w:rsidR="00D11BAF" w:rsidRPr="00B90347">
        <w:t>correspondent</w:t>
      </w:r>
      <w:r w:rsidRPr="00B90347">
        <w:t xml:space="preserve"> unit hydrograph and the type of flooding required.</w:t>
      </w:r>
      <w:r w:rsidR="00D11BAF" w:rsidRPr="00B90347">
        <w:t xml:space="preserve"> The result is in hours and returns a 2D array of the convolutioned hydrograph. </w:t>
      </w:r>
    </w:p>
    <w:p w14:paraId="48C64F7A" w14:textId="7AE3DAC7" w:rsidR="00D11BAF" w:rsidRPr="00B90347" w:rsidRDefault="00D11BAF" w:rsidP="00FF5A85">
      <w:pPr>
        <w:ind w:firstLine="0"/>
      </w:pPr>
    </w:p>
    <w:p w14:paraId="534AE82F" w14:textId="5AAF5C62" w:rsidR="00B9191D" w:rsidRPr="00B90347" w:rsidRDefault="00B9191D" w:rsidP="00A9209F">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58833138"/>
        <w:rPr>
          <w:color w:val="FFFFFF"/>
        </w:rPr>
      </w:pPr>
      <w:r w:rsidRPr="00B90347">
        <w:rPr>
          <w:color w:val="F0E68C"/>
        </w:rPr>
        <w:t>var</w:t>
      </w:r>
      <w:r w:rsidRPr="00B90347">
        <w:rPr>
          <w:color w:val="FFFFFF"/>
        </w:rPr>
        <w:t xml:space="preserve"> floodconfig = {rainfall: aggs, unithydro: unit, type: </w:t>
      </w:r>
      <w:r w:rsidRPr="00B90347">
        <w:rPr>
          <w:color w:val="FFA0A0"/>
        </w:rPr>
        <w:t>"obs"</w:t>
      </w:r>
      <w:r w:rsidRPr="00B90347">
        <w:rPr>
          <w:color w:val="FFFFFF"/>
        </w:rPr>
        <w:t>};</w:t>
      </w:r>
    </w:p>
    <w:p w14:paraId="1477FC56" w14:textId="77777777" w:rsidR="00395106" w:rsidRPr="00B90347" w:rsidRDefault="00395106" w:rsidP="00D45572">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58833138"/>
        <w:rPr>
          <w:color w:val="FFFFFF"/>
        </w:rPr>
      </w:pPr>
    </w:p>
    <w:p w14:paraId="7BBA318E" w14:textId="77777777" w:rsidR="00B9191D" w:rsidRPr="00B90347" w:rsidRDefault="00B9191D" w:rsidP="00D45572">
      <w:pPr>
        <w:pStyle w:val="HTMLPreformatted"/>
        <w:keepNext/>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58833138"/>
        <w:rPr>
          <w:color w:val="FFFFFF"/>
        </w:rPr>
      </w:pPr>
      <w:r w:rsidRPr="00B90347">
        <w:rPr>
          <w:color w:val="FFFFFF"/>
        </w:rPr>
        <w:t xml:space="preserve">hydro1.visualize.styles({data: floodhydro, draw: </w:t>
      </w:r>
      <w:r w:rsidRPr="00B90347">
        <w:rPr>
          <w:color w:val="FFA0A0"/>
        </w:rPr>
        <w:t>"chart"</w:t>
      </w:r>
      <w:r w:rsidRPr="00B90347">
        <w:rPr>
          <w:color w:val="FFFFFF"/>
        </w:rPr>
        <w:t xml:space="preserve">, config: {chart: </w:t>
      </w:r>
      <w:r w:rsidRPr="00B90347">
        <w:rPr>
          <w:color w:val="FFA0A0"/>
        </w:rPr>
        <w:t>"line"</w:t>
      </w:r>
      <w:r w:rsidRPr="00B90347">
        <w:rPr>
          <w:color w:val="FFFFFF"/>
        </w:rPr>
        <w:t xml:space="preserve">, div: </w:t>
      </w:r>
      <w:r w:rsidRPr="00B90347">
        <w:rPr>
          <w:color w:val="FFA0A0"/>
        </w:rPr>
        <w:t>"floodhy"</w:t>
      </w:r>
      <w:r w:rsidRPr="00B90347">
        <w:rPr>
          <w:color w:val="FFFFFF"/>
        </w:rPr>
        <w:t xml:space="preserve">, title: </w:t>
      </w:r>
      <w:r w:rsidRPr="00B90347">
        <w:rPr>
          <w:color w:val="FFA0A0"/>
        </w:rPr>
        <w:t>"Final flood hydrograph for 2019 event"</w:t>
      </w:r>
      <w:r w:rsidRPr="00B90347">
        <w:rPr>
          <w:color w:val="FFFFFF"/>
        </w:rPr>
        <w:t>}});</w:t>
      </w:r>
    </w:p>
    <w:p w14:paraId="221AF48C" w14:textId="6A50FCC4" w:rsidR="00B9191D" w:rsidRPr="00B90347" w:rsidRDefault="00B9191D" w:rsidP="00B9191D">
      <w:pPr>
        <w:pStyle w:val="Caption"/>
        <w:rPr>
          <w:noProof/>
        </w:rPr>
      </w:pPr>
      <w:bookmarkStart w:id="3200" w:name="_Toc48363371"/>
      <w:r w:rsidRPr="00B90347">
        <w:t xml:space="preserve">Snippet </w:t>
      </w:r>
      <w:r w:rsidR="00245413" w:rsidRPr="00B90347">
        <w:fldChar w:fldCharType="begin"/>
      </w:r>
      <w:r w:rsidR="00245413" w:rsidRPr="00B90347">
        <w:instrText xml:space="preserve"> SEQ Snippet \* ARABIC </w:instrText>
      </w:r>
      <w:r w:rsidR="00245413" w:rsidRPr="00B90347">
        <w:fldChar w:fldCharType="separate"/>
      </w:r>
      <w:r w:rsidRPr="00B90347">
        <w:rPr>
          <w:noProof/>
        </w:rPr>
        <w:t>35</w:t>
      </w:r>
      <w:r w:rsidR="00245413" w:rsidRPr="00B90347">
        <w:rPr>
          <w:noProof/>
        </w:rPr>
        <w:fldChar w:fldCharType="end"/>
      </w:r>
      <w:r w:rsidRPr="00B90347">
        <w:rPr>
          <w:noProof/>
        </w:rPr>
        <w:t>.l Computation of convolution flooding hydrograph.</w:t>
      </w:r>
      <w:bookmarkEnd w:id="3200"/>
    </w:p>
    <w:p w14:paraId="3FFDC86A" w14:textId="696AADA9" w:rsidR="00B9191D" w:rsidRPr="00B90347" w:rsidRDefault="00B9191D" w:rsidP="008D59DA">
      <w:pPr>
        <w:pStyle w:val="Heading3"/>
      </w:pPr>
      <w:bookmarkStart w:id="3201" w:name="_Toc48337959"/>
      <w:bookmarkStart w:id="3202" w:name="_Toc48363186"/>
      <w:r w:rsidRPr="00B90347">
        <w:t>Results and discussions</w:t>
      </w:r>
      <w:bookmarkEnd w:id="3201"/>
      <w:bookmarkEnd w:id="3202"/>
    </w:p>
    <w:p w14:paraId="3F3EE802" w14:textId="77777777" w:rsidR="00841D42" w:rsidRPr="00B90347" w:rsidRDefault="00B9191D" w:rsidP="00B9191D">
      <w:pPr>
        <w:ind w:firstLine="0"/>
      </w:pPr>
      <w:r w:rsidRPr="00B90347">
        <w:t>The functions used from the framework have successfully generated a flooding hydrograph based on a unit hydrograph on the same river</w:t>
      </w:r>
      <w:r w:rsidR="00841D42" w:rsidRPr="00B90347">
        <w:t>. Overall, the method underestimates the total flow for the specified rainfall event. This comes from several factors:</w:t>
      </w:r>
    </w:p>
    <w:p w14:paraId="5339ADDB" w14:textId="170F51F5" w:rsidR="00841D42" w:rsidRPr="00B90347" w:rsidRDefault="00841D42" w:rsidP="00841D42">
      <w:pPr>
        <w:pStyle w:val="ListParagraph"/>
        <w:numPr>
          <w:ilvl w:val="0"/>
          <w:numId w:val="1"/>
        </w:numPr>
      </w:pPr>
      <w:r w:rsidRPr="00B90347">
        <w:t xml:space="preserve">the rainfall was not evenly distributed during the period of </w:t>
      </w:r>
      <w:r w:rsidR="001F182B" w:rsidRPr="00B90347">
        <w:t>analysis</w:t>
      </w:r>
      <w:r w:rsidRPr="00B90347">
        <w:t xml:space="preserve">; this means that the convolution of the data cannot be carried efficiently. </w:t>
      </w:r>
    </w:p>
    <w:p w14:paraId="316CA522" w14:textId="77777777" w:rsidR="00841D42" w:rsidRPr="00B90347" w:rsidRDefault="00841D42" w:rsidP="00841D42">
      <w:pPr>
        <w:pStyle w:val="ListParagraph"/>
        <w:numPr>
          <w:ilvl w:val="0"/>
          <w:numId w:val="1"/>
        </w:numPr>
      </w:pPr>
      <w:r w:rsidRPr="00B90347">
        <w:t>The unit hydrograph used for the flooding hydrograph was derived from stream flows from an extreme event and do not showcase the whole effect that the rainfall had.</w:t>
      </w:r>
    </w:p>
    <w:p w14:paraId="6FC4607C" w14:textId="77777777" w:rsidR="00841D42" w:rsidRPr="00B90347" w:rsidRDefault="00841D42" w:rsidP="00841D42">
      <w:pPr>
        <w:pStyle w:val="ListParagraph"/>
        <w:numPr>
          <w:ilvl w:val="0"/>
          <w:numId w:val="1"/>
        </w:numPr>
      </w:pPr>
      <w:r w:rsidRPr="00B90347">
        <w:t>No baseflow was included.</w:t>
      </w:r>
    </w:p>
    <w:p w14:paraId="3C952182" w14:textId="37AA7D31" w:rsidR="00B9191D" w:rsidRPr="00B90347" w:rsidRDefault="00841D42" w:rsidP="002512ED">
      <w:r w:rsidRPr="00B90347">
        <w:t xml:space="preserve">Nevertheless, the generated hydrograph </w:t>
      </w:r>
      <w:r w:rsidR="001F182B" w:rsidRPr="00B90347">
        <w:t>does</w:t>
      </w:r>
      <w:r w:rsidRPr="00B90347">
        <w:t xml:space="preserve"> accounts for the correct peak flow time and the shape of the </w:t>
      </w:r>
      <w:r w:rsidR="001F182B" w:rsidRPr="00B90347">
        <w:t xml:space="preserve">observed flow. </w:t>
      </w:r>
      <w:r w:rsidRPr="00B90347">
        <w:t xml:space="preserve"> </w:t>
      </w:r>
      <w:r w:rsidR="003A062B" w:rsidRPr="00B90347">
        <w:t xml:space="preserve"> </w:t>
      </w:r>
    </w:p>
    <w:p w14:paraId="178A27B9" w14:textId="7C64955A" w:rsidR="001F182B" w:rsidRPr="00B90347" w:rsidRDefault="007B4F82" w:rsidP="00393AA3">
      <w:pPr>
        <w:pStyle w:val="Heading2"/>
      </w:pPr>
      <w:bookmarkStart w:id="3203" w:name="_Toc48337960"/>
      <w:bookmarkStart w:id="3204" w:name="_Toc48363187"/>
      <w:r w:rsidRPr="00B90347">
        <w:t>Performance</w:t>
      </w:r>
      <w:bookmarkEnd w:id="3203"/>
      <w:bookmarkEnd w:id="3204"/>
    </w:p>
    <w:p w14:paraId="29492141" w14:textId="27C25E25" w:rsidR="007241E5" w:rsidRPr="00B90347" w:rsidRDefault="001F182B" w:rsidP="001F182B">
      <w:r w:rsidRPr="00B90347">
        <w:t xml:space="preserve">The following table showcases the time required for running each function. The amount of data that was used for each task varied between 83 and 600 entries. The response time from each algorithm was </w:t>
      </w:r>
      <w:commentRangeStart w:id="3205"/>
      <w:r w:rsidRPr="00B90347">
        <w:t>immediate</w:t>
      </w:r>
      <w:commentRangeEnd w:id="3205"/>
      <w:r w:rsidR="00322170" w:rsidRPr="00B90347">
        <w:rPr>
          <w:rStyle w:val="CommentReference"/>
        </w:rPr>
        <w:commentReference w:id="3205"/>
      </w:r>
      <w:r w:rsidRPr="00B90347">
        <w:t xml:space="preserve">; JavaScript time tools were used to measure the durations and each duration includes the time </w:t>
      </w:r>
      <w:commentRangeStart w:id="3206"/>
      <w:r w:rsidRPr="00B90347">
        <w:t xml:space="preserve">the function had to be typed </w:t>
      </w:r>
      <w:commentRangeEnd w:id="3206"/>
      <w:r w:rsidR="00C47039" w:rsidRPr="00B90347">
        <w:rPr>
          <w:rStyle w:val="CommentReference"/>
        </w:rPr>
        <w:commentReference w:id="3206"/>
      </w:r>
      <w:r w:rsidRPr="00B90347">
        <w:t>and the running time.</w:t>
      </w:r>
      <w:r w:rsidR="00393AA3" w:rsidRPr="00B90347">
        <w:t xml:space="preserve"> The longest response times came from the retrieval function, since it depended on the source and the number of requests sent. </w:t>
      </w:r>
    </w:p>
    <w:p w14:paraId="688DAA8E" w14:textId="61EA1B73" w:rsidR="00393AA3" w:rsidRPr="00B90347" w:rsidRDefault="00393AA3" w:rsidP="00393AA3">
      <w:pPr>
        <w:pStyle w:val="Caption"/>
        <w:keepNext/>
      </w:pPr>
      <w:bookmarkStart w:id="3207" w:name="_Toc48363273"/>
      <w:r w:rsidRPr="00B90347">
        <w:t xml:space="preserve">Table </w:t>
      </w:r>
      <w:r w:rsidR="00245413" w:rsidRPr="00B90347">
        <w:fldChar w:fldCharType="begin"/>
      </w:r>
      <w:r w:rsidR="00245413" w:rsidRPr="00B90347">
        <w:instrText xml:space="preserve"> SEQ Table \* ARABIC </w:instrText>
      </w:r>
      <w:r w:rsidR="00245413" w:rsidRPr="00B90347">
        <w:fldChar w:fldCharType="separate"/>
      </w:r>
      <w:r w:rsidRPr="00B90347">
        <w:rPr>
          <w:noProof/>
        </w:rPr>
        <w:t>12</w:t>
      </w:r>
      <w:r w:rsidR="00245413" w:rsidRPr="00B90347">
        <w:rPr>
          <w:noProof/>
        </w:rPr>
        <w:fldChar w:fldCharType="end"/>
      </w:r>
      <w:r w:rsidRPr="00B90347">
        <w:rPr>
          <w:noProof/>
        </w:rPr>
        <w:t>. Performance of the functions used for the case studies.</w:t>
      </w:r>
      <w:bookmarkEnd w:id="3207"/>
    </w:p>
    <w:tbl>
      <w:tblPr>
        <w:tblStyle w:val="TableGridLight"/>
        <w:tblW w:w="3332" w:type="dxa"/>
        <w:jc w:val="center"/>
        <w:tblLook w:val="04A0" w:firstRow="1" w:lastRow="0" w:firstColumn="1" w:lastColumn="0" w:noHBand="0" w:noVBand="1"/>
      </w:tblPr>
      <w:tblGrid>
        <w:gridCol w:w="1345"/>
        <w:gridCol w:w="1987"/>
      </w:tblGrid>
      <w:tr w:rsidR="00912F17" w:rsidRPr="00B90347" w14:paraId="3CB68E57" w14:textId="77777777" w:rsidTr="00393AA3">
        <w:trPr>
          <w:trHeight w:val="265"/>
          <w:jc w:val="center"/>
        </w:trPr>
        <w:tc>
          <w:tcPr>
            <w:tcW w:w="0" w:type="auto"/>
          </w:tcPr>
          <w:p w14:paraId="5941F7C1" w14:textId="6632FAAE" w:rsidR="00912F17" w:rsidRPr="00B90347" w:rsidRDefault="00912F17" w:rsidP="00912F17">
            <w:pPr>
              <w:pStyle w:val="tables1"/>
              <w:jc w:val="center"/>
              <w:rPr>
                <w:b/>
                <w:bCs/>
              </w:rPr>
            </w:pPr>
            <w:r w:rsidRPr="00B90347">
              <w:rPr>
                <w:b/>
                <w:bCs/>
              </w:rPr>
              <w:t>Function</w:t>
            </w:r>
          </w:p>
        </w:tc>
        <w:tc>
          <w:tcPr>
            <w:tcW w:w="0" w:type="auto"/>
          </w:tcPr>
          <w:p w14:paraId="52CA79FC" w14:textId="7FB89A53" w:rsidR="00912F17" w:rsidRPr="00B90347" w:rsidRDefault="00912F17" w:rsidP="00912F17">
            <w:pPr>
              <w:pStyle w:val="tables1"/>
              <w:jc w:val="center"/>
              <w:rPr>
                <w:b/>
                <w:bCs/>
              </w:rPr>
            </w:pPr>
            <w:r w:rsidRPr="00B90347">
              <w:rPr>
                <w:b/>
                <w:bCs/>
              </w:rPr>
              <w:t>Calling duration</w:t>
            </w:r>
          </w:p>
        </w:tc>
      </w:tr>
      <w:tr w:rsidR="007B4F82" w:rsidRPr="00B90347" w14:paraId="10323295" w14:textId="77777777" w:rsidTr="00393AA3">
        <w:trPr>
          <w:trHeight w:val="265"/>
          <w:jc w:val="center"/>
        </w:trPr>
        <w:tc>
          <w:tcPr>
            <w:tcW w:w="0" w:type="auto"/>
          </w:tcPr>
          <w:p w14:paraId="404C3E09" w14:textId="690C3BD3" w:rsidR="007B4F82" w:rsidRPr="00B90347" w:rsidRDefault="007B4F82" w:rsidP="001F182B">
            <w:pPr>
              <w:pStyle w:val="tables1"/>
            </w:pPr>
            <w:r w:rsidRPr="00B90347">
              <w:t>upload</w:t>
            </w:r>
          </w:p>
        </w:tc>
        <w:tc>
          <w:tcPr>
            <w:tcW w:w="0" w:type="auto"/>
          </w:tcPr>
          <w:p w14:paraId="47F4AA33" w14:textId="7AD91705" w:rsidR="007B4F82" w:rsidRPr="00B90347" w:rsidRDefault="007B4F82" w:rsidP="00393AA3">
            <w:pPr>
              <w:pStyle w:val="tables1"/>
              <w:jc w:val="center"/>
            </w:pPr>
            <w:r w:rsidRPr="00B90347">
              <w:t>32894.86ms</w:t>
            </w:r>
          </w:p>
        </w:tc>
      </w:tr>
      <w:tr w:rsidR="007B4F82" w:rsidRPr="00B90347" w14:paraId="00124835" w14:textId="77777777" w:rsidTr="00393AA3">
        <w:trPr>
          <w:trHeight w:val="273"/>
          <w:jc w:val="center"/>
        </w:trPr>
        <w:tc>
          <w:tcPr>
            <w:tcW w:w="0" w:type="auto"/>
          </w:tcPr>
          <w:p w14:paraId="70CB3F9D" w14:textId="48A2F1A3" w:rsidR="007B4F82" w:rsidRPr="00B90347" w:rsidRDefault="007B4F82" w:rsidP="001F182B">
            <w:pPr>
              <w:pStyle w:val="tables1"/>
            </w:pPr>
            <w:r w:rsidRPr="00B90347">
              <w:t>numerise</w:t>
            </w:r>
          </w:p>
        </w:tc>
        <w:tc>
          <w:tcPr>
            <w:tcW w:w="0" w:type="auto"/>
          </w:tcPr>
          <w:p w14:paraId="405460CC" w14:textId="5C92E538" w:rsidR="007B4F82" w:rsidRPr="00B90347" w:rsidRDefault="007B4F82" w:rsidP="00393AA3">
            <w:pPr>
              <w:pStyle w:val="tables1"/>
              <w:jc w:val="center"/>
            </w:pPr>
            <w:r w:rsidRPr="00B90347">
              <w:t>15759.61ms</w:t>
            </w:r>
          </w:p>
        </w:tc>
      </w:tr>
      <w:tr w:rsidR="007B4F82" w:rsidRPr="00B90347" w14:paraId="7A3FF2D7" w14:textId="77777777" w:rsidTr="00393AA3">
        <w:trPr>
          <w:trHeight w:val="265"/>
          <w:jc w:val="center"/>
        </w:trPr>
        <w:tc>
          <w:tcPr>
            <w:tcW w:w="0" w:type="auto"/>
          </w:tcPr>
          <w:p w14:paraId="5868C16A" w14:textId="5D0A5D01" w:rsidR="007B4F82" w:rsidRPr="00B90347" w:rsidRDefault="007B4F82" w:rsidP="001F182B">
            <w:pPr>
              <w:pStyle w:val="tables1"/>
            </w:pPr>
            <w:r w:rsidRPr="00B90347">
              <w:t>rainaggr</w:t>
            </w:r>
          </w:p>
        </w:tc>
        <w:tc>
          <w:tcPr>
            <w:tcW w:w="0" w:type="auto"/>
          </w:tcPr>
          <w:p w14:paraId="45D0E723" w14:textId="0A7070AF" w:rsidR="007B4F82" w:rsidRPr="00B90347" w:rsidRDefault="007B4F82" w:rsidP="00393AA3">
            <w:pPr>
              <w:pStyle w:val="tables1"/>
              <w:jc w:val="center"/>
            </w:pPr>
            <w:r w:rsidRPr="00B90347">
              <w:t>17532.35ms</w:t>
            </w:r>
          </w:p>
        </w:tc>
      </w:tr>
      <w:tr w:rsidR="007B4F82" w:rsidRPr="00B90347" w14:paraId="72C74007" w14:textId="77777777" w:rsidTr="00393AA3">
        <w:trPr>
          <w:trHeight w:val="265"/>
          <w:jc w:val="center"/>
        </w:trPr>
        <w:tc>
          <w:tcPr>
            <w:tcW w:w="0" w:type="auto"/>
          </w:tcPr>
          <w:p w14:paraId="02542D1A" w14:textId="2EC96EFD" w:rsidR="007B4F82" w:rsidRPr="00B90347" w:rsidRDefault="007B4F82" w:rsidP="001F182B">
            <w:pPr>
              <w:pStyle w:val="tables1"/>
            </w:pPr>
            <w:r w:rsidRPr="00B90347">
              <w:t>unithydro</w:t>
            </w:r>
          </w:p>
        </w:tc>
        <w:tc>
          <w:tcPr>
            <w:tcW w:w="0" w:type="auto"/>
          </w:tcPr>
          <w:p w14:paraId="7252EFD2" w14:textId="169FAD2A" w:rsidR="007B4F82" w:rsidRPr="00B90347" w:rsidRDefault="007B4F82" w:rsidP="00393AA3">
            <w:pPr>
              <w:pStyle w:val="tables1"/>
              <w:jc w:val="center"/>
            </w:pPr>
            <w:r w:rsidRPr="00B90347">
              <w:t>24120.87ms</w:t>
            </w:r>
          </w:p>
        </w:tc>
      </w:tr>
      <w:tr w:rsidR="007B4F82" w:rsidRPr="00B90347" w14:paraId="1C047C3C" w14:textId="77777777" w:rsidTr="00393AA3">
        <w:trPr>
          <w:trHeight w:val="273"/>
          <w:jc w:val="center"/>
        </w:trPr>
        <w:tc>
          <w:tcPr>
            <w:tcW w:w="0" w:type="auto"/>
          </w:tcPr>
          <w:p w14:paraId="60F03D4F" w14:textId="162C8E3D" w:rsidR="007B4F82" w:rsidRPr="00B90347" w:rsidRDefault="007B4F82" w:rsidP="001F182B">
            <w:pPr>
              <w:pStyle w:val="tables1"/>
            </w:pPr>
            <w:r w:rsidRPr="00B90347">
              <w:t>styles</w:t>
            </w:r>
          </w:p>
        </w:tc>
        <w:tc>
          <w:tcPr>
            <w:tcW w:w="0" w:type="auto"/>
          </w:tcPr>
          <w:p w14:paraId="7B6CE7C5" w14:textId="06C2D198" w:rsidR="007B4F82" w:rsidRPr="00B90347" w:rsidRDefault="007B4F82" w:rsidP="00393AA3">
            <w:pPr>
              <w:pStyle w:val="tables1"/>
              <w:jc w:val="center"/>
            </w:pPr>
            <w:r w:rsidRPr="00B90347">
              <w:t>18510.75ms</w:t>
            </w:r>
          </w:p>
        </w:tc>
      </w:tr>
      <w:tr w:rsidR="007B4F82" w:rsidRPr="00B90347" w14:paraId="015846A0" w14:textId="77777777" w:rsidTr="00393AA3">
        <w:trPr>
          <w:trHeight w:val="265"/>
          <w:jc w:val="center"/>
        </w:trPr>
        <w:tc>
          <w:tcPr>
            <w:tcW w:w="0" w:type="auto"/>
          </w:tcPr>
          <w:p w14:paraId="731ED373" w14:textId="0F2AFCD7" w:rsidR="007B4F82" w:rsidRPr="00B90347" w:rsidRDefault="005F1E30" w:rsidP="001F182B">
            <w:pPr>
              <w:pStyle w:val="tables1"/>
            </w:pPr>
            <w:r w:rsidRPr="00B90347">
              <w:t>thiessen</w:t>
            </w:r>
          </w:p>
        </w:tc>
        <w:tc>
          <w:tcPr>
            <w:tcW w:w="0" w:type="auto"/>
          </w:tcPr>
          <w:p w14:paraId="00A2D1D3" w14:textId="7AEF6392" w:rsidR="007B4F82" w:rsidRPr="00B90347" w:rsidRDefault="005F1E30" w:rsidP="00393AA3">
            <w:pPr>
              <w:pStyle w:val="tables1"/>
              <w:jc w:val="center"/>
            </w:pPr>
            <w:r w:rsidRPr="00B90347">
              <w:t>37615.51ms</w:t>
            </w:r>
          </w:p>
        </w:tc>
      </w:tr>
      <w:tr w:rsidR="00126CA5" w:rsidRPr="00B90347" w14:paraId="44A10BC9" w14:textId="77777777" w:rsidTr="00393AA3">
        <w:trPr>
          <w:trHeight w:val="265"/>
          <w:jc w:val="center"/>
        </w:trPr>
        <w:tc>
          <w:tcPr>
            <w:tcW w:w="0" w:type="auto"/>
          </w:tcPr>
          <w:p w14:paraId="324FB666" w14:textId="763969E5" w:rsidR="00126CA5" w:rsidRPr="00B90347" w:rsidRDefault="00D11BAF" w:rsidP="001F182B">
            <w:pPr>
              <w:pStyle w:val="tables1"/>
            </w:pPr>
            <w:r w:rsidRPr="00B90347">
              <w:t>floodhydro</w:t>
            </w:r>
          </w:p>
        </w:tc>
        <w:tc>
          <w:tcPr>
            <w:tcW w:w="0" w:type="auto"/>
          </w:tcPr>
          <w:p w14:paraId="37153BB9" w14:textId="4CCBD073" w:rsidR="00126CA5" w:rsidRPr="00B90347" w:rsidRDefault="00D11BAF" w:rsidP="00393AA3">
            <w:pPr>
              <w:pStyle w:val="tables1"/>
              <w:jc w:val="center"/>
            </w:pPr>
            <w:r w:rsidRPr="00B90347">
              <w:t>10439.00ms</w:t>
            </w:r>
          </w:p>
        </w:tc>
      </w:tr>
    </w:tbl>
    <w:p w14:paraId="4F263F72" w14:textId="77777777" w:rsidR="00A9209F" w:rsidRDefault="00A9209F" w:rsidP="00A9209F">
      <w:pPr>
        <w:rPr>
          <w:ins w:id="3208" w:author="Carlos Erazo" w:date="2020-08-15T05:26:00Z"/>
        </w:rPr>
        <w:sectPr w:rsidR="00A9209F" w:rsidSect="00AC32FC">
          <w:headerReference w:type="even" r:id="rId76"/>
          <w:headerReference w:type="default" r:id="rId77"/>
          <w:footerReference w:type="default" r:id="rId78"/>
          <w:pgSz w:w="11906" w:h="16838" w:code="9"/>
          <w:pgMar w:top="1440" w:right="1440" w:bottom="1440" w:left="1440" w:header="720" w:footer="720" w:gutter="0"/>
          <w:cols w:space="720"/>
          <w:docGrid w:linePitch="360"/>
        </w:sectPr>
      </w:pPr>
      <w:bookmarkStart w:id="3229" w:name="_Toc48337961"/>
    </w:p>
    <w:p w14:paraId="63B8E6CA" w14:textId="77777777" w:rsidR="00A9209F" w:rsidRDefault="00A9209F" w:rsidP="00A9209F">
      <w:pPr>
        <w:ind w:firstLine="0"/>
        <w:rPr>
          <w:ins w:id="3230" w:author="Carlos Erazo" w:date="2020-08-15T05:26:00Z"/>
        </w:rPr>
        <w:sectPr w:rsidR="00A9209F" w:rsidSect="00AC32FC">
          <w:headerReference w:type="default" r:id="rId79"/>
          <w:footerReference w:type="default" r:id="rId80"/>
          <w:pgSz w:w="11906" w:h="16838" w:code="9"/>
          <w:pgMar w:top="1440" w:right="1440" w:bottom="1440" w:left="1440" w:header="720" w:footer="720" w:gutter="0"/>
          <w:cols w:space="720"/>
          <w:docGrid w:linePitch="360"/>
        </w:sectPr>
        <w:pPrChange w:id="3235" w:author="Carlos Erazo" w:date="2020-08-15T05:26:00Z">
          <w:pPr/>
        </w:pPrChange>
      </w:pPr>
    </w:p>
    <w:p w14:paraId="701B8F9B" w14:textId="1358F471" w:rsidR="00FA5843" w:rsidRPr="00B90347" w:rsidRDefault="00B54E55" w:rsidP="00E34CB6">
      <w:pPr>
        <w:pStyle w:val="Heading1"/>
      </w:pPr>
      <w:bookmarkStart w:id="3236" w:name="_Toc48363188"/>
      <w:r w:rsidRPr="00B90347">
        <w:lastRenderedPageBreak/>
        <w:t>Discussions</w:t>
      </w:r>
      <w:bookmarkEnd w:id="3229"/>
      <w:bookmarkEnd w:id="3236"/>
    </w:p>
    <w:p w14:paraId="79D43B91" w14:textId="637E744A" w:rsidR="00A845E7" w:rsidRPr="00B90347" w:rsidRDefault="00866090">
      <w:r w:rsidRPr="00B90347">
        <w:t>T</w:t>
      </w:r>
      <w:r w:rsidR="009E0794" w:rsidRPr="00B90347">
        <w:t xml:space="preserve">he </w:t>
      </w:r>
      <w:r w:rsidR="00A845E7" w:rsidRPr="00B90347">
        <w:t>framework</w:t>
      </w:r>
      <w:r w:rsidR="009E0794" w:rsidRPr="00B90347">
        <w:t xml:space="preserve"> </w:t>
      </w:r>
      <w:r w:rsidRPr="00B90347">
        <w:t xml:space="preserve">designed as </w:t>
      </w:r>
      <w:r w:rsidR="009E0794" w:rsidRPr="00B90347">
        <w:t>a robust</w:t>
      </w:r>
      <w:r w:rsidR="00A845E7" w:rsidRPr="00B90347">
        <w:t xml:space="preserve"> library </w:t>
      </w:r>
      <w:r w:rsidR="009E0794" w:rsidRPr="00B90347">
        <w:t>that allows for</w:t>
      </w:r>
      <w:r w:rsidR="002A223D" w:rsidRPr="00B90347">
        <w:t xml:space="preserve"> the</w:t>
      </w:r>
      <w:r w:rsidR="009E0794" w:rsidRPr="00B90347">
        <w:t xml:space="preserve"> manipulation of </w:t>
      </w:r>
      <w:r w:rsidR="007625D8" w:rsidRPr="00B90347">
        <w:t xml:space="preserve">environmental </w:t>
      </w:r>
      <w:r w:rsidR="009E0794" w:rsidRPr="00B90347">
        <w:t>data in different formats. The flexibility of using a standardized programming language, open</w:t>
      </w:r>
      <w:r w:rsidR="002A223D" w:rsidRPr="00B90347">
        <w:t>-</w:t>
      </w:r>
      <w:r w:rsidR="009E0794" w:rsidRPr="00B90347">
        <w:t xml:space="preserve">source </w:t>
      </w:r>
      <w:r w:rsidR="007625D8" w:rsidRPr="00B90347">
        <w:t>libraries</w:t>
      </w:r>
      <w:r w:rsidR="002A223D" w:rsidRPr="00B90347">
        <w:t>,</w:t>
      </w:r>
      <w:r w:rsidR="009E0794" w:rsidRPr="00B90347">
        <w:t xml:space="preserve"> and no need for installation provides an important step for scalability and upgrades features</w:t>
      </w:r>
      <w:r w:rsidR="00A845E7" w:rsidRPr="00B90347">
        <w:t>,</w:t>
      </w:r>
      <w:r w:rsidR="009E0794" w:rsidRPr="00B90347">
        <w:t xml:space="preserve"> in the hopes that the library can grow</w:t>
      </w:r>
      <w:r w:rsidR="00A845E7" w:rsidRPr="00B90347">
        <w:t xml:space="preserve"> by becoming </w:t>
      </w:r>
      <w:r w:rsidR="000C2A85" w:rsidRPr="00B90347">
        <w:t xml:space="preserve">a </w:t>
      </w:r>
      <w:r w:rsidR="00A845E7" w:rsidRPr="00B90347">
        <w:t>community-based framework with collaborations from research institutions or individuals with expertise.</w:t>
      </w:r>
    </w:p>
    <w:p w14:paraId="30F99285" w14:textId="30A5212A" w:rsidR="00133506" w:rsidRPr="00B90347" w:rsidRDefault="001A5052" w:rsidP="00133506">
      <w:r w:rsidRPr="00B90347">
        <w:t>One main feature considered when developing Hydro</w:t>
      </w:r>
      <w:r w:rsidR="00E778C4" w:rsidRPr="00B90347">
        <w:t>L</w:t>
      </w:r>
      <w:r w:rsidRPr="00B90347">
        <w:t xml:space="preserve">ang was </w:t>
      </w:r>
      <w:r w:rsidR="00A845E7" w:rsidRPr="00B90347">
        <w:t>t</w:t>
      </w:r>
      <w:r w:rsidRPr="00B90347">
        <w:t xml:space="preserve">he importance of </w:t>
      </w:r>
      <w:r w:rsidR="00A845E7" w:rsidRPr="00B90347">
        <w:t>state-of-the-art</w:t>
      </w:r>
      <w:r w:rsidRPr="00B90347">
        <w:t xml:space="preserve"> </w:t>
      </w:r>
      <w:r w:rsidR="006D06E5" w:rsidRPr="00B90347">
        <w:t xml:space="preserve">technology. This meant </w:t>
      </w:r>
      <w:r w:rsidR="000C2A85" w:rsidRPr="00B90347">
        <w:t>the usage of</w:t>
      </w:r>
      <w:r w:rsidR="00133506" w:rsidRPr="00B90347">
        <w:t xml:space="preserve"> various features of modern </w:t>
      </w:r>
      <w:r w:rsidR="002512ED" w:rsidRPr="00B90347">
        <w:t>JavaScript</w:t>
      </w:r>
      <w:r w:rsidR="00133506" w:rsidRPr="00B90347">
        <w:t xml:space="preserve"> specifications as well as the incorporation of</w:t>
      </w:r>
      <w:r w:rsidR="006D06E5" w:rsidRPr="00B90347">
        <w:t xml:space="preserve"> libraries such as Tensor</w:t>
      </w:r>
      <w:r w:rsidR="00133506" w:rsidRPr="00B90347">
        <w:t>F</w:t>
      </w:r>
      <w:r w:rsidR="006D06E5" w:rsidRPr="00B90347">
        <w:t>low, D3, Leaflet.</w:t>
      </w:r>
      <w:r w:rsidR="00B54E55" w:rsidRPr="00B90347">
        <w:t xml:space="preserve"> Hydro</w:t>
      </w:r>
      <w:ins w:id="3237" w:author="Carlos Erazo" w:date="2020-08-15T01:54:00Z">
        <w:r w:rsidR="00FF5A85" w:rsidRPr="00B90347">
          <w:t>L</w:t>
        </w:r>
      </w:ins>
      <w:del w:id="3238" w:author="Carlos Erazo" w:date="2020-08-15T01:54:00Z">
        <w:r w:rsidR="00B54E55" w:rsidRPr="00B90347" w:rsidDel="00FF5A85">
          <w:delText>l</w:delText>
        </w:r>
      </w:del>
      <w:r w:rsidR="00B54E55" w:rsidRPr="00B90347">
        <w:t>ang can be customized and extended by interested parties to be suited for specific use cases, development environments, project requirements, etc. The language provides a single generalized solution for hydrology-related applications</w:t>
      </w:r>
      <w:r w:rsidR="002A223D" w:rsidRPr="00B90347">
        <w:t>,</w:t>
      </w:r>
      <w:r w:rsidR="00B54E55" w:rsidRPr="00B90347">
        <w:t xml:space="preserve"> bu</w:t>
      </w:r>
      <w:r w:rsidR="00133506" w:rsidRPr="00B90347">
        <w:t xml:space="preserve">t the functions can be extended/modified simply by following the unique software design. The underlying technologies such as the external libraries can also be changed by removing/adding new ones. </w:t>
      </w:r>
    </w:p>
    <w:p w14:paraId="79AD209E" w14:textId="1B05DD76" w:rsidR="00A530FF" w:rsidRPr="00B90347" w:rsidRDefault="00F53B66" w:rsidP="00E34CB6">
      <w:pPr>
        <w:pStyle w:val="Heading2"/>
      </w:pPr>
      <w:bookmarkStart w:id="3239" w:name="_Toc48337962"/>
      <w:bookmarkStart w:id="3240" w:name="_Toc48363189"/>
      <w:r w:rsidRPr="00B90347">
        <w:t>Challenges and limitations</w:t>
      </w:r>
      <w:bookmarkEnd w:id="3239"/>
      <w:bookmarkEnd w:id="3240"/>
    </w:p>
    <w:p w14:paraId="67C0BA01" w14:textId="7A69241F" w:rsidR="00A845E7" w:rsidRPr="00B90347" w:rsidRDefault="00A845E7" w:rsidP="00A845E7">
      <w:r w:rsidRPr="00B90347">
        <w:t>Manipulation of data is an important feature that has been taken close attention to. For instance, the data module has been developed to obtain, transform, download, and upload data; but it still misses features like adding and handling other formats, the number of data sources</w:t>
      </w:r>
      <w:r w:rsidR="002A223D" w:rsidRPr="00B90347">
        <w:t>,</w:t>
      </w:r>
      <w:r w:rsidRPr="00B90347">
        <w:t xml:space="preserve"> and endpoints for each source, interconnectivity with other modules like maps</w:t>
      </w:r>
      <w:r w:rsidR="000C2A85" w:rsidRPr="00B90347">
        <w:t>, among others</w:t>
      </w:r>
      <w:r w:rsidRPr="00B90347">
        <w:t xml:space="preserve">. There is still room for improvement, but the biggest unavoidable constraint is data availability. When researching for sources, many times data was required to be paid or limited by </w:t>
      </w:r>
      <w:r w:rsidR="000C2A85" w:rsidRPr="00B90347">
        <w:t>the location of the request</w:t>
      </w:r>
      <w:r w:rsidRPr="00B90347">
        <w:t>. Another example is that open</w:t>
      </w:r>
      <w:r w:rsidR="002A223D" w:rsidRPr="00B90347">
        <w:t>-</w:t>
      </w:r>
      <w:r w:rsidRPr="00B90347">
        <w:t xml:space="preserve">source API’s that can provide geoJSON format </w:t>
      </w:r>
      <w:r w:rsidR="002A223D" w:rsidRPr="00B90347">
        <w:t>is</w:t>
      </w:r>
      <w:r w:rsidRPr="00B90347">
        <w:t xml:space="preserve"> </w:t>
      </w:r>
      <w:r w:rsidR="00FA703B" w:rsidRPr="00B90347">
        <w:t>restricted</w:t>
      </w:r>
      <w:r w:rsidRPr="00B90347">
        <w:t xml:space="preserve"> and can only give the user part of a query. </w:t>
      </w:r>
    </w:p>
    <w:p w14:paraId="573B1010" w14:textId="15C6256B" w:rsidR="00A9209F" w:rsidRDefault="00A845E7">
      <w:pPr>
        <w:rPr>
          <w:ins w:id="3241" w:author="Carlos Erazo" w:date="2020-08-15T05:27:00Z"/>
        </w:rPr>
        <w:sectPr w:rsidR="00A9209F" w:rsidSect="00AC32FC">
          <w:headerReference w:type="even" r:id="rId81"/>
          <w:footerReference w:type="even" r:id="rId82"/>
          <w:pgSz w:w="11906" w:h="16838" w:code="9"/>
          <w:pgMar w:top="1440" w:right="1440" w:bottom="1440" w:left="1440" w:header="720" w:footer="720" w:gutter="0"/>
          <w:cols w:space="720"/>
          <w:docGrid w:linePitch="360"/>
        </w:sectPr>
      </w:pPr>
      <w:r w:rsidRPr="00B90347">
        <w:t xml:space="preserve">The </w:t>
      </w:r>
      <w:r w:rsidRPr="00B90347">
        <w:rPr>
          <w:i/>
        </w:rPr>
        <w:t>analyze</w:t>
      </w:r>
      <w:r w:rsidRPr="00B90347">
        <w:t xml:space="preserve"> module can be considered the strongest in the number of available functions, but the weakest in terms of complexity. The stats</w:t>
      </w:r>
      <w:r w:rsidR="00532AAC" w:rsidRPr="00B90347">
        <w:t xml:space="preserve"> component</w:t>
      </w:r>
      <w:r w:rsidRPr="00B90347">
        <w:t xml:space="preserve"> provides basic</w:t>
      </w:r>
      <w:del w:id="3249" w:author="Carlos Erazo" w:date="2020-08-15T05:37:00Z">
        <w:r w:rsidRPr="00B90347" w:rsidDel="008B472E">
          <w:delText xml:space="preserve"> </w:delText>
        </w:r>
      </w:del>
    </w:p>
    <w:p w14:paraId="6C572F5B" w14:textId="22EF73D2" w:rsidR="00A845E7" w:rsidRPr="00B90347" w:rsidRDefault="00A845E7" w:rsidP="00A9209F">
      <w:pPr>
        <w:ind w:firstLine="0"/>
        <w:pPrChange w:id="3250" w:author="Carlos Erazo" w:date="2020-08-15T05:27:00Z">
          <w:pPr/>
        </w:pPrChange>
      </w:pPr>
      <w:r w:rsidRPr="00B90347">
        <w:lastRenderedPageBreak/>
        <w:t>statistical cleaning but lacks on probabilistic features. A clear example of this is the gap filler function, which considers only the average</w:t>
      </w:r>
      <w:r w:rsidR="00532AAC" w:rsidRPr="00B90347">
        <w:t>s</w:t>
      </w:r>
      <w:r w:rsidRPr="00B90347">
        <w:t xml:space="preserve"> between the upper and the lower data</w:t>
      </w:r>
      <w:r w:rsidR="00532AAC" w:rsidRPr="00B90347">
        <w:t xml:space="preserve"> numbers</w:t>
      </w:r>
      <w:r w:rsidRPr="00B90347">
        <w:t xml:space="preserve"> from the one that is missing; but this is just one of the many approaches developed on the literature</w:t>
      </w:r>
      <w:r w:rsidR="000C2A85" w:rsidRPr="00B90347">
        <w:t xml:space="preserve"> for th</w:t>
      </w:r>
      <w:r w:rsidR="002A223D" w:rsidRPr="00B90347">
        <w:t>e</w:t>
      </w:r>
      <w:r w:rsidR="000C2A85" w:rsidRPr="00B90347">
        <w:t>s</w:t>
      </w:r>
      <w:r w:rsidR="002A223D" w:rsidRPr="00B90347">
        <w:t>e</w:t>
      </w:r>
      <w:r w:rsidR="000C2A85" w:rsidRPr="00B90347">
        <w:t xml:space="preserve"> situations</w:t>
      </w:r>
      <w:r w:rsidRPr="00B90347">
        <w:t xml:space="preserve">. The hydro module contains </w:t>
      </w:r>
      <w:r w:rsidR="00FA703B" w:rsidRPr="00B90347">
        <w:t>elementary</w:t>
      </w:r>
      <w:r w:rsidRPr="00B90347">
        <w:t xml:space="preserve"> tools for precipitation and runoff analy</w:t>
      </w:r>
      <w:r w:rsidR="0092622C" w:rsidRPr="00B90347">
        <w:t>s</w:t>
      </w:r>
      <w:r w:rsidRPr="00B90347">
        <w:t xml:space="preserve">es. All the functions have </w:t>
      </w:r>
      <w:r w:rsidR="00AF7670" w:rsidRPr="00B90347">
        <w:t>been</w:t>
      </w:r>
      <w:r w:rsidRPr="00B90347">
        <w:t xml:space="preserve"> used as a starting point so that the user is able to comprehend the </w:t>
      </w:r>
      <w:r w:rsidR="00AF7670" w:rsidRPr="00B90347">
        <w:t>data but</w:t>
      </w:r>
      <w:r w:rsidRPr="00B90347">
        <w:t xml:space="preserve"> cannot be considered as the only solution to a problem. Each feature is but a mere example of the vast number of procedures available and because of this, there is little room for flexibility </w:t>
      </w:r>
      <w:r w:rsidR="00AF7670" w:rsidRPr="00B90347">
        <w:t>in terms of arguments and results</w:t>
      </w:r>
      <w:r w:rsidRPr="00B90347">
        <w:t>. Finally, the idea behind including a neural network module comes from all the uses that the field of artificial intelligence ha</w:t>
      </w:r>
      <w:r w:rsidR="000C2A85" w:rsidRPr="00B90347">
        <w:t>s</w:t>
      </w:r>
      <w:r w:rsidRPr="00B90347">
        <w:t xml:space="preserve"> on hydrology/hydraulics. The component includes only sequential recursive models, that once again, are limited to certain applications</w:t>
      </w:r>
      <w:r w:rsidR="006D06E5" w:rsidRPr="00B90347">
        <w:t xml:space="preserve"> and is not the only approach that can be used for hydrology</w:t>
      </w:r>
      <w:r w:rsidRPr="00B90347">
        <w:t>.</w:t>
      </w:r>
      <w:r w:rsidR="006D06E5" w:rsidRPr="00B90347">
        <w:t xml:space="preserve"> </w:t>
      </w:r>
      <w:r w:rsidRPr="00B90347">
        <w:t xml:space="preserve"> </w:t>
      </w:r>
    </w:p>
    <w:p w14:paraId="463D7A74" w14:textId="413DE449" w:rsidR="00A355B7" w:rsidRDefault="00A845E7">
      <w:pPr>
        <w:rPr>
          <w:ins w:id="3251" w:author="Carlos Erazo" w:date="2020-08-15T05:28:00Z"/>
        </w:rPr>
      </w:pPr>
      <w:r w:rsidRPr="00B90347">
        <w:t xml:space="preserve">So far, the </w:t>
      </w:r>
      <w:r w:rsidR="00A355B7" w:rsidRPr="00B90347">
        <w:t xml:space="preserve">framework </w:t>
      </w:r>
      <w:r w:rsidRPr="00B90347">
        <w:t>can</w:t>
      </w:r>
      <w:r w:rsidR="00A355B7" w:rsidRPr="00B90347">
        <w:t xml:space="preserve"> be downloaded as a complete library to be used </w:t>
      </w:r>
      <w:r w:rsidRPr="00B90347">
        <w:t>on local</w:t>
      </w:r>
      <w:r w:rsidR="00A355B7" w:rsidRPr="00B90347">
        <w:t xml:space="preserve"> storage. Nonetheless, most of the functions require </w:t>
      </w:r>
      <w:r w:rsidR="002A223D" w:rsidRPr="00B90347">
        <w:t xml:space="preserve">an </w:t>
      </w:r>
      <w:r w:rsidR="00A355B7" w:rsidRPr="00B90347">
        <w:t xml:space="preserve">internet connection to work </w:t>
      </w:r>
      <w:r w:rsidRPr="00B90347">
        <w:t>because of the usage of</w:t>
      </w:r>
      <w:r w:rsidR="00A355B7" w:rsidRPr="00B90347">
        <w:t xml:space="preserve"> external libraries</w:t>
      </w:r>
      <w:r w:rsidRPr="00B90347">
        <w:t>.</w:t>
      </w:r>
      <w:r w:rsidR="00A355B7" w:rsidRPr="00B90347">
        <w:t xml:space="preserve"> A migration towards back</w:t>
      </w:r>
      <w:r w:rsidRPr="00B90347">
        <w:t>-</w:t>
      </w:r>
      <w:r w:rsidR="00A355B7" w:rsidRPr="00B90347">
        <w:t>end development can</w:t>
      </w:r>
      <w:r w:rsidR="000C2A85" w:rsidRPr="00B90347">
        <w:t xml:space="preserve"> sole this </w:t>
      </w:r>
      <w:r w:rsidR="00A355B7" w:rsidRPr="00B90347">
        <w:t xml:space="preserve">which would give the library still more computational capability for performing </w:t>
      </w:r>
      <w:r w:rsidRPr="00B90347">
        <w:t>more special cases.</w:t>
      </w:r>
      <w:r w:rsidR="000C2A85" w:rsidRPr="00B90347">
        <w:t xml:space="preserve"> </w:t>
      </w:r>
      <w:r w:rsidR="00133506" w:rsidRPr="00B90347">
        <w:t>The variations that CPU performances on the client</w:t>
      </w:r>
      <w:r w:rsidR="002A223D" w:rsidRPr="00B90347">
        <w:t>-</w:t>
      </w:r>
      <w:r w:rsidR="00133506" w:rsidRPr="00B90347">
        <w:t xml:space="preserve">side can result in abnormal runtimes, </w:t>
      </w:r>
      <w:r w:rsidR="002A223D" w:rsidRPr="00B90347">
        <w:t>e</w:t>
      </w:r>
      <w:r w:rsidR="00133506" w:rsidRPr="00B90347">
        <w:t>specially when large chunks of data are analyzed.</w:t>
      </w:r>
    </w:p>
    <w:p w14:paraId="5C306A71" w14:textId="77777777" w:rsidR="00A9209F" w:rsidRDefault="00A9209F">
      <w:pPr>
        <w:rPr>
          <w:ins w:id="3252" w:author="Carlos Erazo" w:date="2020-08-15T05:28:00Z"/>
        </w:rPr>
        <w:sectPr w:rsidR="00A9209F" w:rsidSect="00AC32FC">
          <w:headerReference w:type="default" r:id="rId83"/>
          <w:footerReference w:type="default" r:id="rId84"/>
          <w:pgSz w:w="11906" w:h="16838" w:code="9"/>
          <w:pgMar w:top="1440" w:right="1440" w:bottom="1440" w:left="1440" w:header="720" w:footer="720" w:gutter="0"/>
          <w:cols w:space="720"/>
          <w:docGrid w:linePitch="360"/>
        </w:sectPr>
      </w:pPr>
    </w:p>
    <w:p w14:paraId="0EE7A38C" w14:textId="77777777" w:rsidR="00A9209F" w:rsidRDefault="00A9209F">
      <w:pPr>
        <w:rPr>
          <w:ins w:id="3267" w:author="Carlos Erazo" w:date="2020-08-15T05:28:00Z"/>
        </w:rPr>
        <w:sectPr w:rsidR="00A9209F" w:rsidSect="00AC32FC">
          <w:headerReference w:type="even" r:id="rId85"/>
          <w:footerReference w:type="even" r:id="rId86"/>
          <w:pgSz w:w="11906" w:h="16838" w:code="9"/>
          <w:pgMar w:top="1440" w:right="1440" w:bottom="1440" w:left="1440" w:header="720" w:footer="720" w:gutter="0"/>
          <w:cols w:space="720"/>
          <w:docGrid w:linePitch="360"/>
        </w:sectPr>
      </w:pPr>
    </w:p>
    <w:p w14:paraId="7E6B97B0" w14:textId="5E617652" w:rsidR="00A9209F" w:rsidRPr="00B90347" w:rsidDel="00A9209F" w:rsidRDefault="00A9209F">
      <w:pPr>
        <w:rPr>
          <w:del w:id="3270" w:author="Carlos Erazo" w:date="2020-08-15T05:29:00Z"/>
        </w:rPr>
      </w:pPr>
      <w:bookmarkStart w:id="3271" w:name="_Toc48363190"/>
      <w:bookmarkEnd w:id="3271"/>
    </w:p>
    <w:p w14:paraId="6F6092E9" w14:textId="1F544715" w:rsidR="00DB75CA" w:rsidRPr="00B90347" w:rsidRDefault="00DB75CA" w:rsidP="00E34CB6">
      <w:pPr>
        <w:pStyle w:val="Heading1"/>
      </w:pPr>
      <w:bookmarkStart w:id="3272" w:name="_Toc48337963"/>
      <w:bookmarkStart w:id="3273" w:name="_Toc48363191"/>
      <w:commentRangeStart w:id="3274"/>
      <w:r w:rsidRPr="00B90347">
        <w:t>Conclusions</w:t>
      </w:r>
      <w:bookmarkEnd w:id="3272"/>
      <w:commentRangeEnd w:id="3274"/>
      <w:r w:rsidR="000651E4" w:rsidRPr="00B90347">
        <w:rPr>
          <w:rStyle w:val="CommentReference"/>
          <w:rFonts w:eastAsiaTheme="minorHAnsi" w:cstheme="minorBidi"/>
          <w:b w:val="0"/>
          <w:smallCaps w:val="0"/>
          <w:color w:val="000000" w:themeColor="text1"/>
        </w:rPr>
        <w:commentReference w:id="3274"/>
      </w:r>
      <w:bookmarkEnd w:id="3273"/>
    </w:p>
    <w:p w14:paraId="192A96A7" w14:textId="73B8AA6A" w:rsidR="009D39A6" w:rsidRPr="00B90347" w:rsidRDefault="00147F5A" w:rsidP="009D39A6">
      <w:r w:rsidRPr="00B90347">
        <w:t>The development of Hydro</w:t>
      </w:r>
      <w:r w:rsidR="00E778C4" w:rsidRPr="00B90347">
        <w:t>L</w:t>
      </w:r>
      <w:r w:rsidRPr="00B90347">
        <w:t>ang has been focused on data</w:t>
      </w:r>
      <w:r w:rsidR="000651E4" w:rsidRPr="00B90347">
        <w:t xml:space="preserve"> handling and analysis</w:t>
      </w:r>
      <w:r w:rsidRPr="00B90347">
        <w:t xml:space="preserve">. The analytical features within each module have been tailored to adapt to different </w:t>
      </w:r>
      <w:r w:rsidR="00A845E7" w:rsidRPr="00B90347">
        <w:t>data formats</w:t>
      </w:r>
      <w:r w:rsidRPr="00B90347">
        <w:t xml:space="preserve"> that are either retrieved from external sources or uploaded</w:t>
      </w:r>
      <w:r w:rsidR="00A355B7" w:rsidRPr="00B90347">
        <w:t xml:space="preserve"> from local storage</w:t>
      </w:r>
      <w:r w:rsidRPr="00B90347">
        <w:t xml:space="preserve">. </w:t>
      </w:r>
      <w:r w:rsidR="00A845E7" w:rsidRPr="00B90347">
        <w:t>Moreover, considering</w:t>
      </w:r>
      <w:r w:rsidRPr="00B90347">
        <w:t xml:space="preserve"> </w:t>
      </w:r>
      <w:r w:rsidR="00A845E7" w:rsidRPr="00B90347">
        <w:t xml:space="preserve">that </w:t>
      </w:r>
      <w:r w:rsidRPr="00B90347">
        <w:t xml:space="preserve">the capabilities of web browsers </w:t>
      </w:r>
      <w:r w:rsidR="00A355B7" w:rsidRPr="00B90347">
        <w:t>nowadays</w:t>
      </w:r>
      <w:r w:rsidRPr="00B90347">
        <w:t xml:space="preserve"> are not limited by the computational </w:t>
      </w:r>
      <w:r w:rsidR="00A355B7" w:rsidRPr="00B90347">
        <w:t>power</w:t>
      </w:r>
      <w:r w:rsidRPr="00B90347">
        <w:t xml:space="preserve"> required for running </w:t>
      </w:r>
      <w:r w:rsidR="00A355B7" w:rsidRPr="00B90347">
        <w:t>complex</w:t>
      </w:r>
      <w:r w:rsidRPr="00B90347">
        <w:t xml:space="preserve"> </w:t>
      </w:r>
      <w:r w:rsidR="00A355B7" w:rsidRPr="00B90347">
        <w:t>algorithms</w:t>
      </w:r>
      <w:r w:rsidR="006D06E5" w:rsidRPr="00B90347">
        <w:t>, the possibilities for new features are limitless</w:t>
      </w:r>
      <w:r w:rsidRPr="00B90347">
        <w:t xml:space="preserve">. </w:t>
      </w:r>
      <w:r w:rsidR="007017D4" w:rsidRPr="00B90347">
        <w:t xml:space="preserve">The existing features can still be </w:t>
      </w:r>
      <w:r w:rsidR="0004737E" w:rsidRPr="00B90347">
        <w:t>improved,</w:t>
      </w:r>
      <w:r w:rsidR="007017D4" w:rsidRPr="00B90347">
        <w:t xml:space="preserve"> </w:t>
      </w:r>
      <w:r w:rsidR="000C2A85" w:rsidRPr="00B90347">
        <w:t>and new features should be added to give a sense of a more complete program.</w:t>
      </w:r>
    </w:p>
    <w:p w14:paraId="575DD7EB" w14:textId="77777777" w:rsidR="00D10565" w:rsidRPr="00B90347" w:rsidRDefault="00A33521" w:rsidP="00D10565">
      <w:r w:rsidRPr="00B90347">
        <w:t xml:space="preserve">HydroLang has been developed using a modular library approach. Each module contains functions pertaining </w:t>
      </w:r>
      <w:r w:rsidR="00D10565" w:rsidRPr="00B90347">
        <w:t>to a specific scope as well as</w:t>
      </w:r>
      <w:r w:rsidRPr="00B90347">
        <w:t xml:space="preserve"> the names of the modules. 4 main </w:t>
      </w:r>
      <w:r w:rsidR="00D10565" w:rsidRPr="00B90347">
        <w:t>modules</w:t>
      </w:r>
      <w:r w:rsidRPr="00B90347">
        <w:t xml:space="preserve"> have been created: visualize, analyze, maps and data. The visualize module </w:t>
      </w:r>
      <w:r w:rsidR="00D10565" w:rsidRPr="00B90347">
        <w:t>links the core engine Google Charts to render charts and tables. The analyze module is divided in three different components: hydro, stats and NN. hydro contains routines for performing lumped empirical models and precipitation analysis; stats contains tools for data analysis and cleaning; NN has functions for the create of feed forward sequential neural network models. The data module connects external environmental data providers through its API’s to retrieve data; the data can be cleaned, transformed, downloaded or new data can be uploaded. The map module uses two different core engines for generating maps able to create new layers and render geo-referenced data. The modules are exported for usage through import/export files and classes and, finally, used by the main program constructor. The functions are accessed by creating new instances of the main program.</w:t>
      </w:r>
    </w:p>
    <w:p w14:paraId="344A3573" w14:textId="77777777" w:rsidR="00A9209F" w:rsidRDefault="00D10565" w:rsidP="00D10565">
      <w:pPr>
        <w:rPr>
          <w:ins w:id="3275" w:author="Carlos Erazo" w:date="2020-08-15T05:35:00Z"/>
        </w:rPr>
        <w:sectPr w:rsidR="00A9209F" w:rsidSect="00AC32FC">
          <w:headerReference w:type="even" r:id="rId87"/>
          <w:headerReference w:type="default" r:id="rId88"/>
          <w:footerReference w:type="even" r:id="rId89"/>
          <w:footerReference w:type="default" r:id="rId90"/>
          <w:pgSz w:w="11906" w:h="16838" w:code="9"/>
          <w:pgMar w:top="1440" w:right="1440" w:bottom="1440" w:left="1440" w:header="720" w:footer="720" w:gutter="0"/>
          <w:cols w:space="720"/>
          <w:docGrid w:linePitch="360"/>
        </w:sectPr>
      </w:pPr>
      <w:r w:rsidRPr="00B90347">
        <w:t xml:space="preserve">Two different use cases where developed: data retrieval, cleaning and sorting and development of a flooding hydrograph. The first case showed the capabilities of the library </w:t>
      </w:r>
      <w:del w:id="3297" w:author="Carlos Erazo" w:date="2020-08-15T01:28:00Z">
        <w:r w:rsidRPr="00B90347" w:rsidDel="002D019A">
          <w:delText>toaccess</w:delText>
        </w:r>
      </w:del>
      <w:ins w:id="3298" w:author="Carlos Erazo" w:date="2020-08-15T01:28:00Z">
        <w:r w:rsidR="002D019A" w:rsidRPr="00B90347">
          <w:t>to access</w:t>
        </w:r>
      </w:ins>
      <w:r w:rsidRPr="00B90347">
        <w:t xml:space="preserve"> data </w:t>
      </w:r>
      <w:r w:rsidR="00393AA3" w:rsidRPr="00B90347">
        <w:t xml:space="preserve">to external sources by creating simple requests and using the core engines of the data module. The retrieved information was later cleaned and sorted using the stats component of the hydro module; rendered on screen using the visualize functions and downloaded to local storage. The data was later further manipulated to obtain 1-hour, 2-hour and 4-hour rainfall data that will be used for training a new disaggregation model created using the NN component. </w:t>
      </w:r>
    </w:p>
    <w:p w14:paraId="4FA3D758" w14:textId="10980D7D" w:rsidR="00D10565" w:rsidRPr="00B90347" w:rsidRDefault="00393AA3" w:rsidP="00D10565">
      <w:pPr>
        <w:rPr>
          <w:ins w:id="3299" w:author="Carlos Erazo" w:date="2020-08-15T01:25:00Z"/>
        </w:rPr>
      </w:pPr>
      <w:r w:rsidRPr="00B90347">
        <w:lastRenderedPageBreak/>
        <w:t>The second case used the data from flooding events of a well-known rainfall-runoff case study to develop a unit hydrograph using observed discharge and a flooding hydrograph using the latter and observed rainfall. The functions of the hydro component, data and visualize module were used to perform the analyzes and showcase the capability that HydroLang has for a variety of applications.</w:t>
      </w:r>
      <w:r w:rsidR="00D10565" w:rsidRPr="00B90347">
        <w:t xml:space="preserve"> </w:t>
      </w:r>
    </w:p>
    <w:p w14:paraId="7E640864" w14:textId="7905873B" w:rsidR="006F5FBF" w:rsidRPr="00B90347" w:rsidRDefault="006F5FBF" w:rsidP="00D10565">
      <w:ins w:id="3300" w:author="Carlos Erazo" w:date="2020-08-15T01:25:00Z">
        <w:r w:rsidRPr="00B90347">
          <w:t xml:space="preserve">HydroLang’s main objective was to </w:t>
        </w:r>
      </w:ins>
      <w:ins w:id="3301" w:author="Carlos Erazo" w:date="2020-08-15T01:28:00Z">
        <w:r w:rsidR="002D019A" w:rsidRPr="00B90347">
          <w:t>create</w:t>
        </w:r>
      </w:ins>
      <w:ins w:id="3302" w:author="Carlos Erazo" w:date="2020-08-15T01:25:00Z">
        <w:r w:rsidRPr="00B90347">
          <w:t xml:space="preserve"> a easy-to-use framework that can be used for research and education</w:t>
        </w:r>
      </w:ins>
      <w:ins w:id="3303" w:author="Carlos Erazo" w:date="2020-08-15T01:26:00Z">
        <w:r w:rsidRPr="00B90347">
          <w:t>. The framework</w:t>
        </w:r>
      </w:ins>
    </w:p>
    <w:p w14:paraId="02FB323A" w14:textId="08BCFDFF" w:rsidR="00C50CE0" w:rsidRPr="00B90347" w:rsidRDefault="00D85F95" w:rsidP="00E34CB6">
      <w:pPr>
        <w:pStyle w:val="Heading2"/>
      </w:pPr>
      <w:bookmarkStart w:id="3304" w:name="_Toc48337964"/>
      <w:bookmarkStart w:id="3305" w:name="_Toc48363192"/>
      <w:r w:rsidRPr="00B90347">
        <w:t>Future work</w:t>
      </w:r>
      <w:bookmarkEnd w:id="3304"/>
      <w:bookmarkEnd w:id="3305"/>
    </w:p>
    <w:p w14:paraId="285F10B9" w14:textId="6DDAB6BB" w:rsidR="00C50CE0" w:rsidRPr="00B90347" w:rsidRDefault="007017D4">
      <w:r w:rsidRPr="00B90347">
        <w:t xml:space="preserve">Having in mind the idea that the framework can grow through </w:t>
      </w:r>
      <w:r w:rsidR="000C2A85" w:rsidRPr="00B90347">
        <w:t xml:space="preserve">the scientific </w:t>
      </w:r>
      <w:r w:rsidRPr="00B90347">
        <w:t xml:space="preserve">community, all the existing features </w:t>
      </w:r>
      <w:r w:rsidR="00133506" w:rsidRPr="00B90347">
        <w:t>will</w:t>
      </w:r>
      <w:r w:rsidRPr="00B90347">
        <w:t xml:space="preserve"> be revised and improved</w:t>
      </w:r>
      <w:r w:rsidR="00133506" w:rsidRPr="00B90347">
        <w:t>. HydroLang will be</w:t>
      </w:r>
      <w:r w:rsidR="001474F5" w:rsidRPr="00B90347">
        <w:t>come</w:t>
      </w:r>
      <w:r w:rsidR="00133506" w:rsidRPr="00B90347">
        <w:t xml:space="preserve"> open-source in the future, allowing the scientific community to contribute to the framework for a more comprehensive and consensual solutions in software development, hydrological</w:t>
      </w:r>
      <w:r w:rsidR="00FD3013" w:rsidRPr="00B90347">
        <w:t xml:space="preserve"> and statistical</w:t>
      </w:r>
      <w:r w:rsidR="00133506" w:rsidRPr="00B90347">
        <w:t xml:space="preserve"> functionalities,</w:t>
      </w:r>
      <w:r w:rsidR="00FD3013" w:rsidRPr="00B90347">
        <w:t xml:space="preserve"> and visualization. The framework can be ported to se</w:t>
      </w:r>
      <w:r w:rsidR="00A50172" w:rsidRPr="00B90347">
        <w:t>r</w:t>
      </w:r>
      <w:r w:rsidR="00FD3013" w:rsidRPr="00B90347">
        <w:t xml:space="preserve">ver-side JavaScript environments (e.g. </w:t>
      </w:r>
      <w:r w:rsidR="004D5E64" w:rsidRPr="00B90347">
        <w:t>NodeJS</w:t>
      </w:r>
      <w:r w:rsidR="00FD3013" w:rsidRPr="00B90347">
        <w:t xml:space="preserve">) </w:t>
      </w:r>
      <w:del w:id="3306" w:author="Carlos Erazo" w:date="2020-08-15T01:24:00Z">
        <w:r w:rsidR="00FD3013" w:rsidRPr="00B90347" w:rsidDel="006F5FBF">
          <w:delText>f</w:delText>
        </w:r>
        <w:r w:rsidR="00B222F2" w:rsidRPr="00B90347" w:rsidDel="006F5FBF">
          <w:delText>or</w:delText>
        </w:r>
        <w:r w:rsidR="004D5E64" w:rsidRPr="00B90347" w:rsidDel="006F5FBF">
          <w:delText>NodeJS</w:delText>
        </w:r>
        <w:r w:rsidR="00B222F2" w:rsidRPr="00B90347" w:rsidDel="006F5FBF">
          <w:delText>or</w:delText>
        </w:r>
        <w:r w:rsidR="00FD3013" w:rsidRPr="00B90347" w:rsidDel="006F5FBF">
          <w:delText xml:space="preserve"> </w:delText>
        </w:r>
      </w:del>
      <w:ins w:id="3307" w:author="Carlos Erazo" w:date="2020-08-15T01:24:00Z">
        <w:r w:rsidR="006F5FBF" w:rsidRPr="00B90347">
          <w:t xml:space="preserve">for </w:t>
        </w:r>
      </w:ins>
      <w:r w:rsidR="00FD3013" w:rsidRPr="00B90347">
        <w:t xml:space="preserve">the purpose of having more computational power available for more specialized cases. </w:t>
      </w:r>
      <w:r w:rsidR="00910A74" w:rsidRPr="00B90347">
        <w:t xml:space="preserve">Being able to use </w:t>
      </w:r>
      <w:r w:rsidR="00FD3013" w:rsidRPr="00B90347">
        <w:t xml:space="preserve">the library on the server-side </w:t>
      </w:r>
      <w:r w:rsidR="00910A74" w:rsidRPr="00B90347">
        <w:t>makes the</w:t>
      </w:r>
      <w:r w:rsidR="00FD3013" w:rsidRPr="00B90347">
        <w:t xml:space="preserve"> analys</w:t>
      </w:r>
      <w:r w:rsidR="00910A74" w:rsidRPr="00B90347">
        <w:t>i</w:t>
      </w:r>
      <w:r w:rsidR="00FD3013" w:rsidRPr="00B90347">
        <w:t>s</w:t>
      </w:r>
      <w:ins w:id="3308" w:author="Carlos Erazo" w:date="2020-08-15T01:24:00Z">
        <w:r w:rsidR="006F5FBF" w:rsidRPr="00B90347">
          <w:t xml:space="preserve"> </w:t>
        </w:r>
      </w:ins>
      <w:del w:id="3309" w:author="Carlos Erazo" w:date="2020-08-15T01:24:00Z">
        <w:r w:rsidR="00910A74" w:rsidRPr="00B90347" w:rsidDel="006F5FBF">
          <w:delText>thei</w:delText>
        </w:r>
        <w:r w:rsidR="00FD3013" w:rsidRPr="00B90347" w:rsidDel="006F5FBF">
          <w:delText xml:space="preserve"> </w:delText>
        </w:r>
      </w:del>
      <w:r w:rsidR="00FD3013" w:rsidRPr="00B90347">
        <w:t>of huge and entangled data feasible.</w:t>
      </w:r>
    </w:p>
    <w:p w14:paraId="2DAD9D1C" w14:textId="3BE2A611" w:rsidR="00A9209F" w:rsidRDefault="00E02B67" w:rsidP="00A9209F">
      <w:pPr>
        <w:rPr>
          <w:ins w:id="3310" w:author="Carlos Erazo" w:date="2020-08-15T05:31:00Z"/>
        </w:rPr>
        <w:sectPr w:rsidR="00A9209F" w:rsidSect="00AC32FC">
          <w:headerReference w:type="even" r:id="rId91"/>
          <w:pgSz w:w="11906" w:h="16838" w:code="9"/>
          <w:pgMar w:top="1440" w:right="1440" w:bottom="1440" w:left="1440" w:header="720" w:footer="720" w:gutter="0"/>
          <w:cols w:space="720"/>
          <w:docGrid w:linePitch="360"/>
        </w:sectPr>
        <w:pPrChange w:id="3317" w:author="Carlos Erazo" w:date="2020-08-15T05:32:00Z">
          <w:pPr>
            <w:ind w:firstLine="0"/>
          </w:pPr>
        </w:pPrChange>
      </w:pPr>
      <w:r w:rsidRPr="00B90347">
        <w:t>Specifically,</w:t>
      </w:r>
      <w:r w:rsidR="00FD3013" w:rsidRPr="00B90347">
        <w:t xml:space="preserve"> per module: t</w:t>
      </w:r>
      <w:r w:rsidR="00FF6085" w:rsidRPr="00B90347">
        <w:t xml:space="preserve">he data module can be improved in two different ways: the number of sources (and </w:t>
      </w:r>
      <w:r w:rsidR="000C2A85" w:rsidRPr="00B90347">
        <w:t>endpoints</w:t>
      </w:r>
      <w:r w:rsidR="00FF6085" w:rsidRPr="00B90347">
        <w:t>)</w:t>
      </w:r>
      <w:r w:rsidR="000C2A85" w:rsidRPr="00B90347">
        <w:t xml:space="preserve"> </w:t>
      </w:r>
      <w:r w:rsidR="00FF6085" w:rsidRPr="00B90347">
        <w:t xml:space="preserve">and the types of data that can be retrieved. So far, the </w:t>
      </w:r>
      <w:r w:rsidR="00FD3013" w:rsidRPr="00B90347">
        <w:t>8</w:t>
      </w:r>
      <w:r w:rsidR="00FF6085" w:rsidRPr="00B90347">
        <w:t xml:space="preserve"> sources have a total of 36 </w:t>
      </w:r>
      <w:r w:rsidR="000C2A85" w:rsidRPr="00B90347">
        <w:t>endpoints,</w:t>
      </w:r>
      <w:r w:rsidR="00FF6085" w:rsidRPr="00B90347">
        <w:t xml:space="preserve"> and each can be modified to obtain different type of information by passing new arguments to each request. </w:t>
      </w:r>
      <w:r w:rsidR="000C2A85" w:rsidRPr="00B90347">
        <w:t>Nonetheless, the module</w:t>
      </w:r>
      <w:r w:rsidR="00FF6085" w:rsidRPr="00B90347">
        <w:t xml:space="preserve"> is limited by spatial aggregation, quality of data and </w:t>
      </w:r>
      <w:r w:rsidR="000C2A85" w:rsidRPr="00B90347">
        <w:t>locations</w:t>
      </w:r>
      <w:r w:rsidR="00FF6085" w:rsidRPr="00B90347">
        <w:t xml:space="preserve">. The types of data that the module can handle can also be improved by adding new data handling situations. The upload function will be upgraded to deal with other types of data such as shapefiles, ASCII, etc. This can be then used on other modules. </w:t>
      </w:r>
      <w:r w:rsidR="00FD3013" w:rsidRPr="00B90347">
        <w:t xml:space="preserve">New functions will be added to the hydro component accounting for other runoff modules. The stats component will include new </w:t>
      </w:r>
      <w:r w:rsidR="009D39A6" w:rsidRPr="00B90347">
        <w:t>features for analyzing trends and new ways of analyzing data. The NN component’s functions can be expanded accounting for other applicable features (i.e. activation functions, model approaches).</w:t>
      </w:r>
      <w:r w:rsidR="00AF0D05" w:rsidRPr="00B90347">
        <w:t xml:space="preserve"> </w:t>
      </w:r>
      <w:r w:rsidR="00D85F95" w:rsidRPr="00B90347">
        <w:t>Finally, t</w:t>
      </w:r>
      <w:r w:rsidR="00FF6085" w:rsidRPr="00B90347">
        <w:t xml:space="preserve">he map module will be modified to handle other type of georeferenced formats, specially </w:t>
      </w:r>
      <w:r w:rsidR="00D85F95" w:rsidRPr="00B90347">
        <w:t xml:space="preserve">coming from GIS software. The layers created on an existing map, whether using the drawing tool or the Layers </w:t>
      </w:r>
      <w:r w:rsidR="000C2A85" w:rsidRPr="00B90347">
        <w:t>function, cannot</w:t>
      </w:r>
      <w:r w:rsidR="00D85F95" w:rsidRPr="00B90347">
        <w:t xml:space="preserve"> be saved. An option will be passed to the function so that this can change. </w:t>
      </w:r>
    </w:p>
    <w:p w14:paraId="6C49C224" w14:textId="77777777" w:rsidR="00A9209F" w:rsidRDefault="00A9209F" w:rsidP="000D4312">
      <w:pPr>
        <w:ind w:firstLine="0"/>
        <w:rPr>
          <w:ins w:id="3318" w:author="Carlos Erazo" w:date="2020-08-15T05:31:00Z"/>
        </w:rPr>
        <w:sectPr w:rsidR="00A9209F" w:rsidSect="00AC32FC">
          <w:headerReference w:type="default" r:id="rId92"/>
          <w:footerReference w:type="default" r:id="rId93"/>
          <w:pgSz w:w="11906" w:h="16838" w:code="9"/>
          <w:pgMar w:top="1440" w:right="1440" w:bottom="1440" w:left="1440" w:header="720" w:footer="720" w:gutter="0"/>
          <w:cols w:space="720"/>
          <w:docGrid w:linePitch="360"/>
        </w:sectPr>
      </w:pPr>
    </w:p>
    <w:p w14:paraId="74353CE8" w14:textId="49200417" w:rsidR="000D4312" w:rsidRPr="00B90347" w:rsidDel="000D4312" w:rsidRDefault="000D4312">
      <w:pPr>
        <w:rPr>
          <w:del w:id="3323" w:author="Carlos Erazo" w:date="2020-08-15T04:43:00Z"/>
        </w:rPr>
      </w:pPr>
    </w:p>
    <w:p w14:paraId="11EE0264" w14:textId="2E78D19F" w:rsidR="0028554F" w:rsidRPr="00B90347" w:rsidDel="00A9209F" w:rsidRDefault="0028554F" w:rsidP="000D4312">
      <w:pPr>
        <w:ind w:firstLine="0"/>
        <w:rPr>
          <w:del w:id="3324" w:author="Carlos Erazo" w:date="2020-08-15T05:32:00Z"/>
        </w:rPr>
        <w:pPrChange w:id="3325" w:author="Carlos Erazo" w:date="2020-08-15T04:43:00Z">
          <w:pPr/>
        </w:pPrChange>
      </w:pPr>
    </w:p>
    <w:p w14:paraId="5887C1EB" w14:textId="15443247" w:rsidR="0028554F" w:rsidRPr="00B90347" w:rsidDel="00A9209F" w:rsidRDefault="0028554F">
      <w:pPr>
        <w:rPr>
          <w:del w:id="3326" w:author="Carlos Erazo" w:date="2020-08-15T05:32:00Z"/>
        </w:rPr>
      </w:pPr>
    </w:p>
    <w:p w14:paraId="67E98193" w14:textId="7FBFE8F5" w:rsidR="0028554F" w:rsidRPr="00B90347" w:rsidDel="00A9209F" w:rsidRDefault="0028554F">
      <w:pPr>
        <w:rPr>
          <w:del w:id="3327" w:author="Carlos Erazo" w:date="2020-08-15T05:32:00Z"/>
        </w:rPr>
      </w:pPr>
    </w:p>
    <w:p w14:paraId="00A5F951" w14:textId="6CD7B9C6" w:rsidR="0028554F" w:rsidRPr="00B90347" w:rsidDel="00A9209F" w:rsidRDefault="0028554F">
      <w:pPr>
        <w:rPr>
          <w:del w:id="3328" w:author="Carlos Erazo" w:date="2020-08-15T05:32:00Z"/>
        </w:rPr>
      </w:pPr>
    </w:p>
    <w:p w14:paraId="0A38C5EC" w14:textId="1D1CD32D" w:rsidR="0028554F" w:rsidRPr="00B90347" w:rsidDel="00A9209F" w:rsidRDefault="0028554F">
      <w:pPr>
        <w:rPr>
          <w:del w:id="3329" w:author="Carlos Erazo" w:date="2020-08-15T05:32:00Z"/>
        </w:rPr>
      </w:pPr>
    </w:p>
    <w:p w14:paraId="16320424" w14:textId="65529CF2" w:rsidR="0028554F" w:rsidRPr="00B90347" w:rsidDel="000D4312" w:rsidRDefault="0028554F">
      <w:pPr>
        <w:rPr>
          <w:del w:id="3330" w:author="Carlos Erazo" w:date="2020-08-15T04:43:00Z"/>
        </w:rPr>
      </w:pPr>
    </w:p>
    <w:p w14:paraId="2D5BCD34" w14:textId="15199DE6" w:rsidR="0028554F" w:rsidRPr="00B90347" w:rsidDel="00A9209F" w:rsidRDefault="0028554F" w:rsidP="000D4312">
      <w:pPr>
        <w:ind w:firstLine="0"/>
        <w:rPr>
          <w:del w:id="3331" w:author="Carlos Erazo" w:date="2020-08-15T05:32:00Z"/>
        </w:rPr>
        <w:pPrChange w:id="3332" w:author="Carlos Erazo" w:date="2020-08-15T04:43:00Z">
          <w:pPr/>
        </w:pPrChange>
      </w:pPr>
    </w:p>
    <w:customXmlInsRangeStart w:id="3333" w:author="Demir, Ibrahim" w:date="2020-08-15T00:46:00Z"/>
    <w:bookmarkStart w:id="3334" w:name="_Toc48363193" w:displacedByCustomXml="next"/>
    <w:sdt>
      <w:sdtPr>
        <w:rPr>
          <w:rFonts w:eastAsiaTheme="minorHAnsi" w:cstheme="minorBidi"/>
          <w:b w:val="0"/>
          <w:smallCaps w:val="0"/>
          <w:color w:val="000000" w:themeColor="text1"/>
          <w:sz w:val="24"/>
          <w:szCs w:val="22"/>
        </w:rPr>
        <w:id w:val="771825356"/>
        <w:docPartObj>
          <w:docPartGallery w:val="Bibliographies"/>
          <w:docPartUnique/>
        </w:docPartObj>
      </w:sdtPr>
      <w:sdtContent>
        <w:customXmlInsRangeEnd w:id="3333"/>
        <w:customXmlInsRangeStart w:id="3335" w:author="Carlos Erazo" w:date="2020-08-15T00:46:00Z"/>
        <w:bookmarkStart w:id="3336" w:name="_Toc48337965" w:displacedByCustomXml="next"/>
        <w:sdt>
          <w:sdtPr>
            <w:rPr>
              <w:rFonts w:eastAsiaTheme="minorHAnsi" w:cstheme="minorBidi"/>
              <w:b w:val="0"/>
              <w:smallCaps w:val="0"/>
              <w:color w:val="000000" w:themeColor="text1"/>
              <w:sz w:val="24"/>
              <w:szCs w:val="22"/>
            </w:rPr>
            <w:id w:val="1464545724"/>
            <w:docPartObj>
              <w:docPartGallery w:val="Bibliographies"/>
              <w:docPartUnique/>
            </w:docPartObj>
          </w:sdtPr>
          <w:sdtContent>
            <w:customXmlInsRangeEnd w:id="3335"/>
            <w:commentRangeStart w:id="3337" w:displacedByCustomXml="prev"/>
            <w:p w14:paraId="37243E06" w14:textId="2946AA51" w:rsidR="004069AA" w:rsidRPr="00B90347" w:rsidRDefault="004069AA" w:rsidP="00A9209F">
              <w:pPr>
                <w:pStyle w:val="Heading1"/>
                <w:keepLines w:val="0"/>
                <w:widowControl w:val="0"/>
                <w:numPr>
                  <w:ilvl w:val="0"/>
                  <w:numId w:val="0"/>
                </w:numPr>
                <w:ind w:left="432" w:hanging="432"/>
                <w:pPrChange w:id="3338" w:author="Carlos Erazo" w:date="2020-08-15T05:32:00Z">
                  <w:pPr>
                    <w:pStyle w:val="Heading1"/>
                    <w:ind w:firstLine="0"/>
                  </w:pPr>
                </w:pPrChange>
              </w:pPr>
              <w:r w:rsidRPr="00B90347">
                <w:t>References</w:t>
              </w:r>
              <w:bookmarkEnd w:id="3336"/>
              <w:commentRangeEnd w:id="3337"/>
              <w:r w:rsidR="00866090" w:rsidRPr="00B90347">
                <w:rPr>
                  <w:rStyle w:val="CommentReference"/>
                  <w:rFonts w:eastAsiaTheme="minorHAnsi" w:cstheme="minorBidi"/>
                  <w:b w:val="0"/>
                  <w:smallCaps w:val="0"/>
                  <w:color w:val="000000" w:themeColor="text1"/>
                </w:rPr>
                <w:commentReference w:id="3337"/>
              </w:r>
              <w:bookmarkEnd w:id="3334"/>
            </w:p>
            <w:customXmlInsRangeStart w:id="3339" w:author="Carlos Erazo" w:date="2020-08-15T00:46:00Z"/>
            <w:sdt>
              <w:sdtPr>
                <w:id w:val="1406037416"/>
                <w:bibliography/>
              </w:sdtPr>
              <w:sdtContent>
                <w:customXmlInsRangeEnd w:id="3339"/>
                <w:p w14:paraId="69BB8A41" w14:textId="562FB076" w:rsidR="002D1986" w:rsidRPr="00B90347" w:rsidRDefault="004069AA" w:rsidP="002D1986">
                  <w:pPr>
                    <w:pStyle w:val="Bibliography"/>
                    <w:rPr>
                      <w:noProof/>
                      <w:szCs w:val="24"/>
                    </w:rPr>
                  </w:pPr>
                  <w:r w:rsidRPr="00B90347">
                    <w:fldChar w:fldCharType="begin"/>
                  </w:r>
                  <w:r w:rsidRPr="00B90347">
                    <w:instrText xml:space="preserve"> BIBLIOGRAPHY </w:instrText>
                  </w:r>
                  <w:r w:rsidRPr="00B90347">
                    <w:fldChar w:fldCharType="separate"/>
                  </w:r>
                  <w:r w:rsidR="002D1986" w:rsidRPr="00B90347">
                    <w:rPr>
                      <w:noProof/>
                    </w:rPr>
                    <w:t>AEMET,</w:t>
                  </w:r>
                  <w:del w:id="3340" w:author="Carlos Erazo" w:date="2020-08-15T01:45:00Z">
                    <w:r w:rsidR="002D1986" w:rsidRPr="00B90347" w:rsidDel="00D8373D">
                      <w:rPr>
                        <w:noProof/>
                      </w:rPr>
                      <w:delText xml:space="preserve"> </w:delText>
                    </w:r>
                  </w:del>
                  <w:ins w:id="3341" w:author="Carlos Erazo" w:date="2020-08-15T01:45:00Z">
                    <w:r w:rsidR="00D8373D" w:rsidRPr="00B90347">
                      <w:rPr>
                        <w:noProof/>
                      </w:rPr>
                      <w:t xml:space="preserve"> </w:t>
                    </w:r>
                  </w:ins>
                  <w:r w:rsidR="002D1986" w:rsidRPr="00B90347">
                    <w:rPr>
                      <w:noProof/>
                    </w:rPr>
                    <w:t xml:space="preserve">2020. </w:t>
                  </w:r>
                  <w:r w:rsidR="002D1986" w:rsidRPr="00B90347">
                    <w:rPr>
                      <w:i/>
                      <w:iCs/>
                      <w:noProof/>
                    </w:rPr>
                    <w:t xml:space="preserve">AEMET Open Data. </w:t>
                  </w:r>
                  <w:r w:rsidR="002D1986" w:rsidRPr="00B90347">
                    <w:rPr>
                      <w:noProof/>
                    </w:rPr>
                    <w:t xml:space="preserve">[Online] </w:t>
                  </w:r>
                  <w:del w:id="3342" w:author="Carlos Erazo" w:date="2020-08-15T01:45:00Z">
                    <w:r w:rsidR="002D1986" w:rsidRPr="00B90347" w:rsidDel="00D8373D">
                      <w:rPr>
                        <w:noProof/>
                      </w:rPr>
                      <w:br/>
                    </w:r>
                  </w:del>
                  <w:r w:rsidR="002D1986" w:rsidRPr="00B90347">
                    <w:rPr>
                      <w:noProof/>
                    </w:rPr>
                    <w:t xml:space="preserve">Available at: </w:t>
                  </w:r>
                  <w:r w:rsidR="002D1986" w:rsidRPr="00B90347">
                    <w:rPr>
                      <w:noProof/>
                      <w:u w:val="single"/>
                    </w:rPr>
                    <w:t>https://opendata.aemet.es/dist/index.html?#!/observacion-convencional/Datos_de_observaci%C3%B3n_Tiempo_actual_1</w:t>
                  </w:r>
                  <w:del w:id="3343" w:author="Carlos Erazo" w:date="2020-08-15T01:45:00Z">
                    <w:r w:rsidR="002D1986" w:rsidRPr="00B90347" w:rsidDel="00D8373D">
                      <w:rPr>
                        <w:noProof/>
                      </w:rPr>
                      <w:br/>
                    </w:r>
                  </w:del>
                  <w:ins w:id="3344" w:author="Carlos Erazo" w:date="2020-08-15T01:45:00Z">
                    <w:r w:rsidR="00D8373D" w:rsidRPr="00B90347">
                      <w:rPr>
                        <w:noProof/>
                      </w:rPr>
                      <w:t xml:space="preserve"> </w:t>
                    </w:r>
                  </w:ins>
                  <w:r w:rsidR="002D1986" w:rsidRPr="00B90347">
                    <w:rPr>
                      <w:noProof/>
                    </w:rPr>
                    <w:t>[Accessed June 2020].</w:t>
                  </w:r>
                </w:p>
                <w:p w14:paraId="5AB3CF2E" w14:textId="77777777" w:rsidR="002D1986" w:rsidRPr="00B90347" w:rsidRDefault="002D1986" w:rsidP="002D1986">
                  <w:pPr>
                    <w:pStyle w:val="Bibliography"/>
                    <w:rPr>
                      <w:noProof/>
                    </w:rPr>
                  </w:pPr>
                  <w:r w:rsidRPr="00B90347">
                    <w:rPr>
                      <w:noProof/>
                    </w:rPr>
                    <w:t xml:space="preserve">Agafonking, V., 2020. </w:t>
                  </w:r>
                  <w:r w:rsidRPr="00B90347">
                    <w:rPr>
                      <w:i/>
                      <w:iCs/>
                      <w:noProof/>
                    </w:rPr>
                    <w:t xml:space="preserve">Leaflet: an open source Javascript library for mobile friendly interactive maps. </w:t>
                  </w:r>
                  <w:r w:rsidRPr="00B90347">
                    <w:rPr>
                      <w:noProof/>
                    </w:rPr>
                    <w:t xml:space="preserve">[Online] </w:t>
                  </w:r>
                  <w:r w:rsidRPr="00B90347">
                    <w:rPr>
                      <w:noProof/>
                    </w:rPr>
                    <w:br/>
                    <w:t xml:space="preserve">Available at: </w:t>
                  </w:r>
                  <w:r w:rsidRPr="00B90347">
                    <w:rPr>
                      <w:noProof/>
                      <w:u w:val="single"/>
                    </w:rPr>
                    <w:t>https://leafletjs.com/</w:t>
                  </w:r>
                  <w:r w:rsidRPr="00B90347">
                    <w:rPr>
                      <w:noProof/>
                    </w:rPr>
                    <w:br/>
                    <w:t>[Accessed June 2020].</w:t>
                  </w:r>
                </w:p>
                <w:p w14:paraId="3F20034F" w14:textId="77777777" w:rsidR="002D1986" w:rsidRPr="00B90347" w:rsidRDefault="002D1986" w:rsidP="002D1986">
                  <w:pPr>
                    <w:pStyle w:val="Bibliography"/>
                    <w:rPr>
                      <w:noProof/>
                    </w:rPr>
                  </w:pPr>
                  <w:r w:rsidRPr="00B90347">
                    <w:rPr>
                      <w:noProof/>
                    </w:rPr>
                    <w:t xml:space="preserve">Alcantara Souffront, M. A. et al., October 2019. Hydrologic Modeling as a Service (HMaaS): A New Approach to Address Hydroinformatic Challenges in Developing Countries. </w:t>
                  </w:r>
                  <w:r w:rsidRPr="00B90347">
                    <w:rPr>
                      <w:i/>
                      <w:iCs/>
                      <w:noProof/>
                    </w:rPr>
                    <w:t>Front. Environ. Sci..</w:t>
                  </w:r>
                </w:p>
                <w:p w14:paraId="4A2BC13E" w14:textId="77777777" w:rsidR="002D1986" w:rsidRPr="00B90347" w:rsidRDefault="002D1986" w:rsidP="002D1986">
                  <w:pPr>
                    <w:pStyle w:val="Bibliography"/>
                    <w:rPr>
                      <w:noProof/>
                    </w:rPr>
                  </w:pPr>
                  <w:r w:rsidRPr="00B90347">
                    <w:rPr>
                      <w:noProof/>
                    </w:rPr>
                    <w:t xml:space="preserve">Ames, D., 2018. </w:t>
                  </w:r>
                  <w:r w:rsidRPr="00B90347">
                    <w:rPr>
                      <w:i/>
                      <w:iCs/>
                      <w:noProof/>
                    </w:rPr>
                    <w:t xml:space="preserve">HydroShare. </w:t>
                  </w:r>
                  <w:r w:rsidRPr="00B90347">
                    <w:rPr>
                      <w:noProof/>
                    </w:rPr>
                    <w:t xml:space="preserve">[Online] </w:t>
                  </w:r>
                  <w:r w:rsidRPr="00B90347">
                    <w:rPr>
                      <w:noProof/>
                    </w:rPr>
                    <w:br/>
                    <w:t xml:space="preserve">Available at: </w:t>
                  </w:r>
                  <w:r w:rsidRPr="00B90347">
                    <w:rPr>
                      <w:noProof/>
                      <w:u w:val="single"/>
                    </w:rPr>
                    <w:t>https://www.hydroshare.org/resource/76ed0c1d065f440486416a979ff6488e</w:t>
                  </w:r>
                  <w:r w:rsidRPr="00B90347">
                    <w:rPr>
                      <w:noProof/>
                    </w:rPr>
                    <w:br/>
                    <w:t>[Accessed 2020].</w:t>
                  </w:r>
                </w:p>
                <w:p w14:paraId="0BA155AC" w14:textId="77777777" w:rsidR="002D1986" w:rsidRPr="00B90347" w:rsidRDefault="002D1986" w:rsidP="002D1986">
                  <w:pPr>
                    <w:pStyle w:val="Bibliography"/>
                    <w:rPr>
                      <w:noProof/>
                    </w:rPr>
                  </w:pPr>
                  <w:r w:rsidRPr="00B90347">
                    <w:rPr>
                      <w:noProof/>
                    </w:rPr>
                    <w:t xml:space="preserve">Ames, D. P. et al., November 2012. HydroDesktop: web services-based software for hydrologic data discovery, download, visualization and analysis. </w:t>
                  </w:r>
                  <w:r w:rsidRPr="00B90347">
                    <w:rPr>
                      <w:i/>
                      <w:iCs/>
                      <w:noProof/>
                    </w:rPr>
                    <w:t xml:space="preserve">Environmental Modelling &amp; Software, </w:t>
                  </w:r>
                  <w:r w:rsidRPr="00B90347">
                    <w:rPr>
                      <w:noProof/>
                    </w:rPr>
                    <w:t>Volume 37, pp. 146-156.</w:t>
                  </w:r>
                </w:p>
                <w:p w14:paraId="47605B69" w14:textId="77777777" w:rsidR="002D1986" w:rsidRPr="00B90347" w:rsidRDefault="002D1986" w:rsidP="002D1986">
                  <w:pPr>
                    <w:pStyle w:val="Bibliography"/>
                    <w:rPr>
                      <w:noProof/>
                    </w:rPr>
                  </w:pPr>
                  <w:r w:rsidRPr="00B90347">
                    <w:rPr>
                      <w:noProof/>
                    </w:rPr>
                    <w:t xml:space="preserve">Beven, K., 2012. </w:t>
                  </w:r>
                  <w:r w:rsidRPr="00B90347">
                    <w:rPr>
                      <w:i/>
                      <w:iCs/>
                      <w:noProof/>
                    </w:rPr>
                    <w:t xml:space="preserve">Rrainfall-Runoff Mdelling: The Primer, </w:t>
                  </w:r>
                  <w:r w:rsidRPr="00B90347">
                    <w:rPr>
                      <w:noProof/>
                    </w:rPr>
                    <w:t>s.l.: Wiley-Blackwell.</w:t>
                  </w:r>
                </w:p>
                <w:p w14:paraId="569FA043" w14:textId="77777777" w:rsidR="002D1986" w:rsidRPr="00B90347" w:rsidRDefault="002D1986" w:rsidP="002D1986">
                  <w:pPr>
                    <w:pStyle w:val="Bibliography"/>
                    <w:rPr>
                      <w:noProof/>
                    </w:rPr>
                  </w:pPr>
                  <w:r w:rsidRPr="00B90347">
                    <w:rPr>
                      <w:noProof/>
                    </w:rPr>
                    <w:t xml:space="preserve">Bostock, M., 2020. </w:t>
                  </w:r>
                  <w:r w:rsidRPr="00B90347">
                    <w:rPr>
                      <w:i/>
                      <w:iCs/>
                      <w:noProof/>
                    </w:rPr>
                    <w:t xml:space="preserve">Data-Driven Documents D3. </w:t>
                  </w:r>
                  <w:r w:rsidRPr="00B90347">
                    <w:rPr>
                      <w:noProof/>
                    </w:rPr>
                    <w:t xml:space="preserve">[Online] </w:t>
                  </w:r>
                  <w:r w:rsidRPr="00B90347">
                    <w:rPr>
                      <w:noProof/>
                    </w:rPr>
                    <w:br/>
                    <w:t xml:space="preserve">Available at: </w:t>
                  </w:r>
                  <w:r w:rsidRPr="00B90347">
                    <w:rPr>
                      <w:noProof/>
                      <w:u w:val="single"/>
                    </w:rPr>
                    <w:t>https://d3js.org/</w:t>
                  </w:r>
                  <w:r w:rsidRPr="00B90347">
                    <w:rPr>
                      <w:noProof/>
                    </w:rPr>
                    <w:br/>
                    <w:t>[Accessed May 2020].</w:t>
                  </w:r>
                </w:p>
                <w:p w14:paraId="44D4115E" w14:textId="77777777" w:rsidR="002D1986" w:rsidRPr="00B90347" w:rsidRDefault="002D1986" w:rsidP="002D1986">
                  <w:pPr>
                    <w:pStyle w:val="Bibliography"/>
                    <w:rPr>
                      <w:noProof/>
                    </w:rPr>
                  </w:pPr>
                  <w:r w:rsidRPr="00B90347">
                    <w:rPr>
                      <w:noProof/>
                    </w:rPr>
                    <w:t xml:space="preserve">Brendel, C. E., Dymond, R. L. &amp; Aguilar, M. F., July 2019. An interactive web app for retrieval, visualization and analysis of hydrologic and meteorological time series data. </w:t>
                  </w:r>
                  <w:r w:rsidRPr="00B90347">
                    <w:rPr>
                      <w:i/>
                      <w:iCs/>
                      <w:noProof/>
                    </w:rPr>
                    <w:t xml:space="preserve">Environmental Modelling &amp; Software, </w:t>
                  </w:r>
                  <w:r w:rsidRPr="00B90347">
                    <w:rPr>
                      <w:noProof/>
                    </w:rPr>
                    <w:t>Volume 117, pp. 14-28.</w:t>
                  </w:r>
                </w:p>
                <w:p w14:paraId="634B10BB" w14:textId="77777777" w:rsidR="00A9209F" w:rsidRDefault="002D1986" w:rsidP="002D1986">
                  <w:pPr>
                    <w:pStyle w:val="Bibliography"/>
                    <w:rPr>
                      <w:ins w:id="3345" w:author="Carlos Erazo" w:date="2020-08-15T05:32:00Z"/>
                      <w:noProof/>
                    </w:rPr>
                    <w:sectPr w:rsidR="00A9209F" w:rsidSect="00AC32FC">
                      <w:headerReference w:type="even" r:id="rId94"/>
                      <w:footerReference w:type="even" r:id="rId95"/>
                      <w:pgSz w:w="11906" w:h="16838" w:code="9"/>
                      <w:pgMar w:top="1440" w:right="1440" w:bottom="1440" w:left="1440" w:header="720" w:footer="720" w:gutter="0"/>
                      <w:cols w:space="720"/>
                      <w:docGrid w:linePitch="360"/>
                    </w:sectPr>
                  </w:pPr>
                  <w:r w:rsidRPr="00B90347">
                    <w:rPr>
                      <w:noProof/>
                    </w:rPr>
                    <w:t xml:space="preserve">Burian, S. J. et al., 2000. Rainfall Disaggregation Using Artificial Neural Networks. </w:t>
                  </w:r>
                  <w:r w:rsidRPr="00B90347">
                    <w:rPr>
                      <w:i/>
                      <w:iCs/>
                      <w:noProof/>
                    </w:rPr>
                    <w:t xml:space="preserve">J. Hydrol. Eng, </w:t>
                  </w:r>
                  <w:r w:rsidRPr="00B90347">
                    <w:rPr>
                      <w:noProof/>
                    </w:rPr>
                    <w:t>Volume 5, pp. 299-307.</w:t>
                  </w:r>
                </w:p>
                <w:p w14:paraId="16AB13A0" w14:textId="3B5C6993" w:rsidR="002D1986" w:rsidRPr="00B90347" w:rsidRDefault="002D1986" w:rsidP="002D1986">
                  <w:pPr>
                    <w:pStyle w:val="Bibliography"/>
                    <w:rPr>
                      <w:noProof/>
                    </w:rPr>
                  </w:pPr>
                </w:p>
                <w:p w14:paraId="3C1C97C0" w14:textId="77777777" w:rsidR="002D1986" w:rsidRPr="00B90347" w:rsidRDefault="002D1986" w:rsidP="002D1986">
                  <w:pPr>
                    <w:pStyle w:val="Bibliography"/>
                    <w:rPr>
                      <w:noProof/>
                    </w:rPr>
                  </w:pPr>
                  <w:r w:rsidRPr="00B90347">
                    <w:rPr>
                      <w:noProof/>
                    </w:rPr>
                    <w:t xml:space="preserve">Chow, V. T., Maidment, D. R. &amp; Mays, L. W., 1988. </w:t>
                  </w:r>
                  <w:r w:rsidRPr="00B90347">
                    <w:rPr>
                      <w:i/>
                      <w:iCs/>
                      <w:noProof/>
                    </w:rPr>
                    <w:t xml:space="preserve">Applied Hydrology. </w:t>
                  </w:r>
                  <w:r w:rsidRPr="00B90347">
                    <w:rPr>
                      <w:noProof/>
                    </w:rPr>
                    <w:t>1 ed. USA: McGraw-Hill.</w:t>
                  </w:r>
                </w:p>
                <w:p w14:paraId="2FF66430" w14:textId="77777777" w:rsidR="002D1986" w:rsidRPr="00B90347" w:rsidRDefault="002D1986" w:rsidP="002D1986">
                  <w:pPr>
                    <w:pStyle w:val="Bibliography"/>
                    <w:rPr>
                      <w:noProof/>
                    </w:rPr>
                  </w:pPr>
                  <w:r w:rsidRPr="00B90347">
                    <w:rPr>
                      <w:noProof/>
                    </w:rPr>
                    <w:t xml:space="preserve">Clements, P. et al., 2010. </w:t>
                  </w:r>
                  <w:r w:rsidRPr="00B90347">
                    <w:rPr>
                      <w:i/>
                      <w:iCs/>
                      <w:noProof/>
                    </w:rPr>
                    <w:t xml:space="preserve">Documenting Software Architecturres: Views and Beyond. </w:t>
                  </w:r>
                  <w:r w:rsidRPr="00B90347">
                    <w:rPr>
                      <w:noProof/>
                    </w:rPr>
                    <w:t>2 ed. Boston: Addision-Wesley.</w:t>
                  </w:r>
                </w:p>
                <w:p w14:paraId="1A6E4B33" w14:textId="77777777" w:rsidR="002D1986" w:rsidRPr="00B90347" w:rsidRDefault="002D1986" w:rsidP="002D1986">
                  <w:pPr>
                    <w:pStyle w:val="Bibliography"/>
                    <w:rPr>
                      <w:noProof/>
                    </w:rPr>
                  </w:pPr>
                  <w:r w:rsidRPr="00B90347">
                    <w:rPr>
                      <w:noProof/>
                    </w:rPr>
                    <w:t xml:space="preserve">Conner, L. G., Ames, D. P. &amp; Gill, R. A., November 2013. HydroSever Lite as an open source solution for archiving and sharing environmental data for independent university labs. </w:t>
                  </w:r>
                  <w:r w:rsidRPr="00B90347">
                    <w:rPr>
                      <w:i/>
                      <w:iCs/>
                      <w:noProof/>
                    </w:rPr>
                    <w:t xml:space="preserve">Ecological Informatics, </w:t>
                  </w:r>
                  <w:r w:rsidRPr="00B90347">
                    <w:rPr>
                      <w:noProof/>
                    </w:rPr>
                    <w:t>Volume 18, pp. 171-177.</w:t>
                  </w:r>
                </w:p>
                <w:p w14:paraId="14479B21" w14:textId="77777777" w:rsidR="002D1986" w:rsidRPr="00B90347" w:rsidRDefault="002D1986" w:rsidP="002D1986">
                  <w:pPr>
                    <w:pStyle w:val="Bibliography"/>
                    <w:rPr>
                      <w:noProof/>
                    </w:rPr>
                  </w:pPr>
                  <w:r w:rsidRPr="00B90347">
                    <w:rPr>
                      <w:noProof/>
                    </w:rPr>
                    <w:t xml:space="preserve">Dawson, C., Abrahart, R. &amp; See, L., July 2007. HydroTest: A web-based toolbox of evaluation metrics for the standardised assessment of hydrological forecasts. </w:t>
                  </w:r>
                  <w:r w:rsidRPr="00B90347">
                    <w:rPr>
                      <w:i/>
                      <w:iCs/>
                      <w:noProof/>
                    </w:rPr>
                    <w:t xml:space="preserve">Environmenal Modelling &amp; Software, </w:t>
                  </w:r>
                  <w:r w:rsidRPr="00B90347">
                    <w:rPr>
                      <w:noProof/>
                    </w:rPr>
                    <w:t>22(7), pp. 1034-1052.</w:t>
                  </w:r>
                </w:p>
                <w:p w14:paraId="1A16EBED" w14:textId="77777777" w:rsidR="002D1986" w:rsidRPr="00B90347" w:rsidRDefault="002D1986" w:rsidP="002D1986">
                  <w:pPr>
                    <w:pStyle w:val="Bibliography"/>
                    <w:rPr>
                      <w:noProof/>
                    </w:rPr>
                  </w:pPr>
                  <w:r w:rsidRPr="00B90347">
                    <w:rPr>
                      <w:noProof/>
                    </w:rPr>
                    <w:t xml:space="preserve">Delipetrev, B., Jonoski, A. &amp; Solomatine, D. P., 2014. Development of a web application for water resources based on open source software. </w:t>
                  </w:r>
                  <w:r w:rsidRPr="00B90347">
                    <w:rPr>
                      <w:i/>
                      <w:iCs/>
                      <w:noProof/>
                    </w:rPr>
                    <w:t xml:space="preserve">Computers &amp; Geosciences, </w:t>
                  </w:r>
                  <w:r w:rsidRPr="00B90347">
                    <w:rPr>
                      <w:noProof/>
                    </w:rPr>
                    <w:t>Volume 62, pp. 35-42.</w:t>
                  </w:r>
                </w:p>
                <w:p w14:paraId="7C6599A4" w14:textId="77777777" w:rsidR="002D1986" w:rsidRPr="00B90347" w:rsidRDefault="002D1986" w:rsidP="002D1986">
                  <w:pPr>
                    <w:pStyle w:val="Bibliography"/>
                    <w:rPr>
                      <w:noProof/>
                    </w:rPr>
                  </w:pPr>
                  <w:r w:rsidRPr="00B90347">
                    <w:rPr>
                      <w:noProof/>
                    </w:rPr>
                    <w:t xml:space="preserve">Devi, G., Ganasri, B. &amp; Dwarakish, G., 2015. A Review on Hydrological Models. </w:t>
                  </w:r>
                  <w:r w:rsidRPr="00B90347">
                    <w:rPr>
                      <w:i/>
                      <w:iCs/>
                      <w:noProof/>
                    </w:rPr>
                    <w:t xml:space="preserve">Aquatic Procedia, </w:t>
                  </w:r>
                  <w:r w:rsidRPr="00B90347">
                    <w:rPr>
                      <w:noProof/>
                    </w:rPr>
                    <w:t>Volume 4, pp. 1001-1007.</w:t>
                  </w:r>
                </w:p>
                <w:p w14:paraId="60C431C5" w14:textId="77777777" w:rsidR="002D1986" w:rsidRPr="00B90347" w:rsidRDefault="002D1986" w:rsidP="002D1986">
                  <w:pPr>
                    <w:pStyle w:val="Bibliography"/>
                    <w:rPr>
                      <w:noProof/>
                    </w:rPr>
                  </w:pPr>
                  <w:r w:rsidRPr="00B90347">
                    <w:rPr>
                      <w:noProof/>
                    </w:rPr>
                    <w:t xml:space="preserve">Documentation.js, 2020. </w:t>
                  </w:r>
                  <w:r w:rsidRPr="00B90347">
                    <w:rPr>
                      <w:i/>
                      <w:iCs/>
                      <w:noProof/>
                    </w:rPr>
                    <w:t xml:space="preserve">Documentation.js readme. </w:t>
                  </w:r>
                  <w:r w:rsidRPr="00B90347">
                    <w:rPr>
                      <w:noProof/>
                    </w:rPr>
                    <w:t xml:space="preserve">[Online] </w:t>
                  </w:r>
                  <w:r w:rsidRPr="00B90347">
                    <w:rPr>
                      <w:noProof/>
                    </w:rPr>
                    <w:br/>
                    <w:t xml:space="preserve">Available at: </w:t>
                  </w:r>
                  <w:r w:rsidRPr="00B90347">
                    <w:rPr>
                      <w:noProof/>
                      <w:u w:val="single"/>
                    </w:rPr>
                    <w:t>https://github.com/documentationjs/documentation</w:t>
                  </w:r>
                  <w:r w:rsidRPr="00B90347">
                    <w:rPr>
                      <w:noProof/>
                    </w:rPr>
                    <w:br/>
                    <w:t>[Accessed July 2020].</w:t>
                  </w:r>
                </w:p>
                <w:p w14:paraId="61B642E2" w14:textId="77777777" w:rsidR="002D1986" w:rsidRPr="00B90347" w:rsidRDefault="002D1986" w:rsidP="002D1986">
                  <w:pPr>
                    <w:pStyle w:val="Bibliography"/>
                    <w:rPr>
                      <w:noProof/>
                    </w:rPr>
                  </w:pPr>
                  <w:r w:rsidRPr="00B90347">
                    <w:rPr>
                      <w:noProof/>
                    </w:rPr>
                    <w:t xml:space="preserve">Engelschall, R. S., 2017. </w:t>
                  </w:r>
                  <w:r w:rsidRPr="00B90347">
                    <w:rPr>
                      <w:i/>
                      <w:iCs/>
                      <w:noProof/>
                    </w:rPr>
                    <w:t xml:space="preserve">ECMAScript 6 - New Features: Overview and Comparison. </w:t>
                  </w:r>
                  <w:r w:rsidRPr="00B90347">
                    <w:rPr>
                      <w:noProof/>
                    </w:rPr>
                    <w:t xml:space="preserve">[Online] </w:t>
                  </w:r>
                  <w:r w:rsidRPr="00B90347">
                    <w:rPr>
                      <w:noProof/>
                    </w:rPr>
                    <w:br/>
                    <w:t xml:space="preserve">Available at: </w:t>
                  </w:r>
                  <w:r w:rsidRPr="00B90347">
                    <w:rPr>
                      <w:noProof/>
                      <w:u w:val="single"/>
                    </w:rPr>
                    <w:t>http://es6-features.org/#ClassInheritance</w:t>
                  </w:r>
                  <w:r w:rsidRPr="00B90347">
                    <w:rPr>
                      <w:noProof/>
                    </w:rPr>
                    <w:br/>
                    <w:t>[Accessed 24 May 2020].</w:t>
                  </w:r>
                </w:p>
                <w:p w14:paraId="2830BCA8" w14:textId="77777777" w:rsidR="002D1986" w:rsidRPr="00B90347" w:rsidRDefault="002D1986" w:rsidP="002D1986">
                  <w:pPr>
                    <w:pStyle w:val="Bibliography"/>
                    <w:rPr>
                      <w:noProof/>
                    </w:rPr>
                  </w:pPr>
                  <w:r w:rsidRPr="00B90347">
                    <w:rPr>
                      <w:noProof/>
                    </w:rPr>
                    <w:t xml:space="preserve">Environmental Agency UK, 2020. </w:t>
                  </w:r>
                  <w:r w:rsidRPr="00B90347">
                    <w:rPr>
                      <w:i/>
                      <w:iCs/>
                      <w:noProof/>
                    </w:rPr>
                    <w:t xml:space="preserve">Environment Agency Real Time flood-monitoring API. </w:t>
                  </w:r>
                  <w:r w:rsidRPr="00B90347">
                    <w:rPr>
                      <w:noProof/>
                    </w:rPr>
                    <w:t xml:space="preserve">[Online] </w:t>
                  </w:r>
                  <w:r w:rsidRPr="00B90347">
                    <w:rPr>
                      <w:noProof/>
                    </w:rPr>
                    <w:br/>
                    <w:t xml:space="preserve">Available at: </w:t>
                  </w:r>
                  <w:r w:rsidRPr="00B90347">
                    <w:rPr>
                      <w:noProof/>
                      <w:u w:val="single"/>
                    </w:rPr>
                    <w:t>https://environment.data.gov.uk/flood-monitoring/doc/reference</w:t>
                  </w:r>
                  <w:r w:rsidRPr="00B90347">
                    <w:rPr>
                      <w:noProof/>
                    </w:rPr>
                    <w:br/>
                    <w:t>[Accessed May 2020].</w:t>
                  </w:r>
                </w:p>
                <w:p w14:paraId="70C249BA" w14:textId="77777777" w:rsidR="002D1986" w:rsidRPr="00B90347" w:rsidRDefault="002D1986" w:rsidP="002D1986">
                  <w:pPr>
                    <w:pStyle w:val="Bibliography"/>
                    <w:rPr>
                      <w:noProof/>
                    </w:rPr>
                  </w:pPr>
                  <w:r w:rsidRPr="00B90347">
                    <w:rPr>
                      <w:noProof/>
                    </w:rPr>
                    <w:t xml:space="preserve">EuroAquae, 2020. </w:t>
                  </w:r>
                  <w:r w:rsidRPr="00B90347">
                    <w:rPr>
                      <w:i/>
                      <w:iCs/>
                      <w:noProof/>
                    </w:rPr>
                    <w:t xml:space="preserve">WaterEurope. </w:t>
                  </w:r>
                  <w:r w:rsidRPr="00B90347">
                    <w:rPr>
                      <w:noProof/>
                    </w:rPr>
                    <w:t xml:space="preserve">[Online] </w:t>
                  </w:r>
                  <w:r w:rsidRPr="00B90347">
                    <w:rPr>
                      <w:noProof/>
                    </w:rPr>
                    <w:br/>
                    <w:t xml:space="preserve">Available at: </w:t>
                  </w:r>
                  <w:r w:rsidRPr="00B90347">
                    <w:rPr>
                      <w:noProof/>
                      <w:u w:val="single"/>
                    </w:rPr>
                    <w:t>https://watereurope.aquacloud.net/</w:t>
                  </w:r>
                  <w:r w:rsidRPr="00B90347">
                    <w:rPr>
                      <w:noProof/>
                    </w:rPr>
                    <w:br/>
                    <w:t>[Accessed July 2020].</w:t>
                  </w:r>
                </w:p>
                <w:p w14:paraId="68935676" w14:textId="77777777" w:rsidR="002D1986" w:rsidRPr="00B90347" w:rsidRDefault="002D1986" w:rsidP="002D1986">
                  <w:pPr>
                    <w:pStyle w:val="Bibliography"/>
                    <w:rPr>
                      <w:noProof/>
                    </w:rPr>
                  </w:pPr>
                  <w:r w:rsidRPr="00B90347">
                    <w:rPr>
                      <w:noProof/>
                    </w:rPr>
                    <w:lastRenderedPageBreak/>
                    <w:t xml:space="preserve">FEMA, 2020. </w:t>
                  </w:r>
                  <w:r w:rsidRPr="00B90347">
                    <w:rPr>
                      <w:i/>
                      <w:iCs/>
                      <w:noProof/>
                    </w:rPr>
                    <w:t xml:space="preserve">OpenFEMA API Documentation. </w:t>
                  </w:r>
                  <w:r w:rsidRPr="00B90347">
                    <w:rPr>
                      <w:noProof/>
                    </w:rPr>
                    <w:t xml:space="preserve">[Online] </w:t>
                  </w:r>
                  <w:r w:rsidRPr="00B90347">
                    <w:rPr>
                      <w:noProof/>
                    </w:rPr>
                    <w:br/>
                    <w:t xml:space="preserve">Available at: </w:t>
                  </w:r>
                  <w:r w:rsidRPr="00B90347">
                    <w:rPr>
                      <w:noProof/>
                      <w:u w:val="single"/>
                    </w:rPr>
                    <w:t>https://www.fema.gov/openfema-api-documentation</w:t>
                  </w:r>
                  <w:r w:rsidRPr="00B90347">
                    <w:rPr>
                      <w:noProof/>
                    </w:rPr>
                    <w:br/>
                    <w:t>[Accessed May 2020].</w:t>
                  </w:r>
                </w:p>
                <w:p w14:paraId="7768CA4D" w14:textId="77777777" w:rsidR="002D1986" w:rsidRPr="00B90347" w:rsidRDefault="002D1986" w:rsidP="002D1986">
                  <w:pPr>
                    <w:pStyle w:val="Bibliography"/>
                    <w:rPr>
                      <w:noProof/>
                    </w:rPr>
                  </w:pPr>
                  <w:r w:rsidRPr="00B90347">
                    <w:rPr>
                      <w:noProof/>
                    </w:rPr>
                    <w:t xml:space="preserve">Fielding, R. T., University of California,. </w:t>
                  </w:r>
                  <w:r w:rsidRPr="00B90347">
                    <w:rPr>
                      <w:i/>
                      <w:iCs/>
                      <w:noProof/>
                    </w:rPr>
                    <w:t xml:space="preserve">Architectural Styles and the Design of Network-based Software Architectures. </w:t>
                  </w:r>
                  <w:r w:rsidRPr="00B90347">
                    <w:rPr>
                      <w:noProof/>
                    </w:rPr>
                    <w:t>Irvinie: Dissertation.</w:t>
                  </w:r>
                </w:p>
                <w:p w14:paraId="0A25D939" w14:textId="77777777" w:rsidR="002D1986" w:rsidRPr="00B90347" w:rsidRDefault="002D1986" w:rsidP="002D1986">
                  <w:pPr>
                    <w:pStyle w:val="Bibliography"/>
                    <w:rPr>
                      <w:noProof/>
                    </w:rPr>
                  </w:pPr>
                  <w:r w:rsidRPr="00B90347">
                    <w:rPr>
                      <w:noProof/>
                    </w:rPr>
                    <w:t xml:space="preserve">Foglia, L., Borsi, I. &amp; Rossetto, R., April 2015. FREEWAT: FREE and open source software tools for Water Resource Management. </w:t>
                  </w:r>
                  <w:r w:rsidRPr="00B90347">
                    <w:rPr>
                      <w:i/>
                      <w:iCs/>
                      <w:noProof/>
                    </w:rPr>
                    <w:t xml:space="preserve">Rendiconti Online Societa Geologica Italiana, </w:t>
                  </w:r>
                  <w:r w:rsidRPr="00B90347">
                    <w:rPr>
                      <w:noProof/>
                    </w:rPr>
                    <w:t>Volume 35, pp. 252-255.</w:t>
                  </w:r>
                </w:p>
                <w:p w14:paraId="690B0CE3" w14:textId="77777777" w:rsidR="002D1986" w:rsidRPr="00B90347" w:rsidRDefault="002D1986" w:rsidP="002D1986">
                  <w:pPr>
                    <w:pStyle w:val="Bibliography"/>
                    <w:rPr>
                      <w:noProof/>
                    </w:rPr>
                  </w:pPr>
                  <w:r w:rsidRPr="00B90347">
                    <w:rPr>
                      <w:noProof/>
                    </w:rPr>
                    <w:t xml:space="preserve">Georgy, A., 2016. </w:t>
                  </w:r>
                  <w:r w:rsidRPr="00B90347">
                    <w:rPr>
                      <w:i/>
                      <w:iCs/>
                      <w:noProof/>
                    </w:rPr>
                    <w:t xml:space="preserve">LHMP: lumped hydrological modelling playground. </w:t>
                  </w:r>
                  <w:r w:rsidRPr="00B90347">
                    <w:rPr>
                      <w:noProof/>
                    </w:rPr>
                    <w:t xml:space="preserve">[Online] </w:t>
                  </w:r>
                  <w:r w:rsidRPr="00B90347">
                    <w:rPr>
                      <w:noProof/>
                    </w:rPr>
                    <w:br/>
                    <w:t xml:space="preserve">Available at: </w:t>
                  </w:r>
                  <w:r w:rsidRPr="00B90347">
                    <w:rPr>
                      <w:noProof/>
                      <w:u w:val="single"/>
                    </w:rPr>
                    <w:t>https://zenodo.org/record/59501#.XzPm1jVS-Uk</w:t>
                  </w:r>
                  <w:r w:rsidRPr="00B90347">
                    <w:rPr>
                      <w:noProof/>
                    </w:rPr>
                    <w:br/>
                    <w:t>[Accessed April 2020].</w:t>
                  </w:r>
                </w:p>
                <w:p w14:paraId="67FA4E9B" w14:textId="77777777" w:rsidR="002D1986" w:rsidRPr="00B90347" w:rsidRDefault="002D1986" w:rsidP="002D1986">
                  <w:pPr>
                    <w:pStyle w:val="Bibliography"/>
                    <w:rPr>
                      <w:noProof/>
                    </w:rPr>
                  </w:pPr>
                  <w:r w:rsidRPr="00B90347">
                    <w:rPr>
                      <w:noProof/>
                    </w:rPr>
                    <w:t xml:space="preserve">Google Maps Platform, 2020. </w:t>
                  </w:r>
                  <w:r w:rsidRPr="00B90347">
                    <w:rPr>
                      <w:i/>
                      <w:iCs/>
                      <w:noProof/>
                    </w:rPr>
                    <w:t xml:space="preserve">Maps Javascript API. </w:t>
                  </w:r>
                  <w:r w:rsidRPr="00B90347">
                    <w:rPr>
                      <w:noProof/>
                    </w:rPr>
                    <w:t xml:space="preserve">[Online] </w:t>
                  </w:r>
                  <w:r w:rsidRPr="00B90347">
                    <w:rPr>
                      <w:noProof/>
                    </w:rPr>
                    <w:br/>
                    <w:t xml:space="preserve">Available at: </w:t>
                  </w:r>
                  <w:r w:rsidRPr="00B90347">
                    <w:rPr>
                      <w:noProof/>
                      <w:u w:val="single"/>
                    </w:rPr>
                    <w:t>https://developers.google.com/maps/documentation/javascript/tutorial</w:t>
                  </w:r>
                  <w:r w:rsidRPr="00B90347">
                    <w:rPr>
                      <w:noProof/>
                    </w:rPr>
                    <w:br/>
                    <w:t>[Accessed June 2020].</w:t>
                  </w:r>
                </w:p>
                <w:p w14:paraId="08A690F7" w14:textId="77777777" w:rsidR="002D1986" w:rsidRPr="00B90347" w:rsidRDefault="002D1986" w:rsidP="002D1986">
                  <w:pPr>
                    <w:pStyle w:val="Bibliography"/>
                    <w:rPr>
                      <w:noProof/>
                    </w:rPr>
                  </w:pPr>
                  <w:r w:rsidRPr="00B90347">
                    <w:rPr>
                      <w:noProof/>
                    </w:rPr>
                    <w:t xml:space="preserve">Google, 2020. </w:t>
                  </w:r>
                  <w:r w:rsidRPr="00B90347">
                    <w:rPr>
                      <w:i/>
                      <w:iCs/>
                      <w:noProof/>
                    </w:rPr>
                    <w:t xml:space="preserve">Google Visualization API. </w:t>
                  </w:r>
                  <w:r w:rsidRPr="00B90347">
                    <w:rPr>
                      <w:noProof/>
                    </w:rPr>
                    <w:t xml:space="preserve">[Online] </w:t>
                  </w:r>
                  <w:r w:rsidRPr="00B90347">
                    <w:rPr>
                      <w:noProof/>
                    </w:rPr>
                    <w:br/>
                    <w:t xml:space="preserve">Available at: </w:t>
                  </w:r>
                  <w:r w:rsidRPr="00B90347">
                    <w:rPr>
                      <w:noProof/>
                      <w:u w:val="single"/>
                    </w:rPr>
                    <w:t>https://developers.google.com/chart/interactive/docs/reference</w:t>
                  </w:r>
                  <w:r w:rsidRPr="00B90347">
                    <w:rPr>
                      <w:noProof/>
                    </w:rPr>
                    <w:br/>
                    <w:t>[Accessed May 2020].</w:t>
                  </w:r>
                </w:p>
                <w:p w14:paraId="7914027C" w14:textId="77777777" w:rsidR="002D1986" w:rsidRPr="00B90347" w:rsidRDefault="002D1986" w:rsidP="002D1986">
                  <w:pPr>
                    <w:pStyle w:val="Bibliography"/>
                    <w:rPr>
                      <w:noProof/>
                    </w:rPr>
                  </w:pPr>
                  <w:r w:rsidRPr="00B90347">
                    <w:rPr>
                      <w:noProof/>
                    </w:rPr>
                    <w:t xml:space="preserve">Gosling, J., Joy, B., Steele, G. &amp; Bracha, G., 2005. Chapter 7. In: </w:t>
                  </w:r>
                  <w:r w:rsidRPr="00B90347">
                    <w:rPr>
                      <w:i/>
                      <w:iCs/>
                      <w:noProof/>
                    </w:rPr>
                    <w:t xml:space="preserve">The Java Language Specification. </w:t>
                  </w:r>
                  <w:r w:rsidRPr="00B90347">
                    <w:rPr>
                      <w:noProof/>
                    </w:rPr>
                    <w:t>s.l.:s.n.</w:t>
                  </w:r>
                </w:p>
                <w:p w14:paraId="0FB03614" w14:textId="77777777" w:rsidR="002D1986" w:rsidRPr="00B90347" w:rsidRDefault="002D1986" w:rsidP="002D1986">
                  <w:pPr>
                    <w:pStyle w:val="Bibliography"/>
                    <w:rPr>
                      <w:noProof/>
                    </w:rPr>
                  </w:pPr>
                  <w:r w:rsidRPr="00B90347">
                    <w:rPr>
                      <w:noProof/>
                    </w:rPr>
                    <w:t xml:space="preserve">Gruber, T. R., 1992. Toward Principles for the Design of Ontologies Used for Knowledge Sharing. </w:t>
                  </w:r>
                  <w:r w:rsidRPr="00B90347">
                    <w:rPr>
                      <w:i/>
                      <w:iCs/>
                      <w:noProof/>
                    </w:rPr>
                    <w:t xml:space="preserve">International Journal Human-Computer Studies, </w:t>
                  </w:r>
                  <w:r w:rsidRPr="00B90347">
                    <w:rPr>
                      <w:noProof/>
                    </w:rPr>
                    <w:t>Volume 43, pp. 907-928.</w:t>
                  </w:r>
                </w:p>
                <w:p w14:paraId="76174773" w14:textId="77777777" w:rsidR="002D1986" w:rsidRPr="00B90347" w:rsidRDefault="002D1986" w:rsidP="002D1986">
                  <w:pPr>
                    <w:pStyle w:val="Bibliography"/>
                    <w:rPr>
                      <w:noProof/>
                    </w:rPr>
                  </w:pPr>
                  <w:r w:rsidRPr="00B90347">
                    <w:rPr>
                      <w:noProof/>
                    </w:rPr>
                    <w:t xml:space="preserve">Hadi, A. S. &amp; Simonoff, J. S., 1993. Proceures for the Identification of Multiple Outliers in Linear Models. </w:t>
                  </w:r>
                  <w:r w:rsidRPr="00B90347">
                    <w:rPr>
                      <w:i/>
                      <w:iCs/>
                      <w:noProof/>
                    </w:rPr>
                    <w:t xml:space="preserve">Journal of the American Staistical Association, </w:t>
                  </w:r>
                  <w:r w:rsidRPr="00B90347">
                    <w:rPr>
                      <w:noProof/>
                    </w:rPr>
                    <w:t>88(424).</w:t>
                  </w:r>
                </w:p>
                <w:p w14:paraId="761CEABB" w14:textId="77777777" w:rsidR="002D1986" w:rsidRPr="00B90347" w:rsidRDefault="002D1986" w:rsidP="002D1986">
                  <w:pPr>
                    <w:pStyle w:val="Bibliography"/>
                    <w:rPr>
                      <w:noProof/>
                    </w:rPr>
                  </w:pPr>
                  <w:r w:rsidRPr="00B90347">
                    <w:rPr>
                      <w:noProof/>
                    </w:rPr>
                    <w:t xml:space="preserve">Heistermann, M., Jacobi, S. &amp; Pfaff, T., February 2013. An open source library for processing weather radar data (wradlib). </w:t>
                  </w:r>
                  <w:r w:rsidRPr="00B90347">
                    <w:rPr>
                      <w:i/>
                      <w:iCs/>
                      <w:noProof/>
                    </w:rPr>
                    <w:t xml:space="preserve">Hydrology and Earth System Sciences, </w:t>
                  </w:r>
                  <w:r w:rsidRPr="00B90347">
                    <w:rPr>
                      <w:noProof/>
                    </w:rPr>
                    <w:t>Volume 17, pp. 863-871.</w:t>
                  </w:r>
                </w:p>
                <w:p w14:paraId="4E65EDC3" w14:textId="77777777" w:rsidR="002D1986" w:rsidRPr="00B90347" w:rsidRDefault="002D1986" w:rsidP="002D1986">
                  <w:pPr>
                    <w:pStyle w:val="Bibliography"/>
                    <w:rPr>
                      <w:noProof/>
                    </w:rPr>
                  </w:pPr>
                  <w:r w:rsidRPr="00B90347">
                    <w:rPr>
                      <w:noProof/>
                    </w:rPr>
                    <w:t xml:space="preserve">JQuery, 2020. </w:t>
                  </w:r>
                  <w:r w:rsidRPr="00B90347">
                    <w:rPr>
                      <w:i/>
                      <w:iCs/>
                      <w:noProof/>
                    </w:rPr>
                    <w:t xml:space="preserve">JQuery API. </w:t>
                  </w:r>
                  <w:r w:rsidRPr="00B90347">
                    <w:rPr>
                      <w:noProof/>
                    </w:rPr>
                    <w:t xml:space="preserve">[Online] </w:t>
                  </w:r>
                  <w:r w:rsidRPr="00B90347">
                    <w:rPr>
                      <w:noProof/>
                    </w:rPr>
                    <w:br/>
                    <w:t xml:space="preserve">Available at: </w:t>
                  </w:r>
                  <w:r w:rsidRPr="00B90347">
                    <w:rPr>
                      <w:noProof/>
                      <w:u w:val="single"/>
                    </w:rPr>
                    <w:t>https://api.jquery.com/</w:t>
                  </w:r>
                  <w:r w:rsidRPr="00B90347">
                    <w:rPr>
                      <w:noProof/>
                    </w:rPr>
                    <w:br/>
                    <w:t>[Accessed 24 May 2020].</w:t>
                  </w:r>
                </w:p>
                <w:p w14:paraId="375F25FC" w14:textId="77777777" w:rsidR="002D1986" w:rsidRPr="00B90347" w:rsidRDefault="002D1986" w:rsidP="002D1986">
                  <w:pPr>
                    <w:pStyle w:val="Bibliography"/>
                    <w:rPr>
                      <w:noProof/>
                    </w:rPr>
                  </w:pPr>
                  <w:r w:rsidRPr="00B90347">
                    <w:rPr>
                      <w:noProof/>
                    </w:rPr>
                    <w:lastRenderedPageBreak/>
                    <w:t xml:space="preserve">Kisiel, C. C., 1969. Time Series Analaysis of Hydrological Data. </w:t>
                  </w:r>
                  <w:r w:rsidRPr="00B90347">
                    <w:rPr>
                      <w:i/>
                      <w:iCs/>
                      <w:noProof/>
                    </w:rPr>
                    <w:t xml:space="preserve">Advances in Hydroscience, </w:t>
                  </w:r>
                  <w:r w:rsidRPr="00B90347">
                    <w:rPr>
                      <w:noProof/>
                    </w:rPr>
                    <w:t>Volume 2, pp. 1-119.</w:t>
                  </w:r>
                </w:p>
                <w:p w14:paraId="58410DB6" w14:textId="77777777" w:rsidR="002D1986" w:rsidRPr="00B90347" w:rsidRDefault="002D1986" w:rsidP="002D1986">
                  <w:pPr>
                    <w:pStyle w:val="Bibliography"/>
                    <w:rPr>
                      <w:noProof/>
                    </w:rPr>
                  </w:pPr>
                  <w:r w:rsidRPr="00B90347">
                    <w:rPr>
                      <w:noProof/>
                    </w:rPr>
                    <w:t xml:space="preserve">Klemes, V., 1982. </w:t>
                  </w:r>
                  <w:r w:rsidRPr="00B90347">
                    <w:rPr>
                      <w:i/>
                      <w:iCs/>
                      <w:noProof/>
                    </w:rPr>
                    <w:t xml:space="preserve">Empirical and Causal Models in Hydrology, </w:t>
                  </w:r>
                  <w:r w:rsidRPr="00B90347">
                    <w:rPr>
                      <w:noProof/>
                    </w:rPr>
                    <w:t>s.l.: National Hydrology Research Institute, Enviroment Canada.</w:t>
                  </w:r>
                </w:p>
                <w:p w14:paraId="52B7DECD" w14:textId="77777777" w:rsidR="002D1986" w:rsidRPr="00B90347" w:rsidRDefault="002D1986" w:rsidP="002D1986">
                  <w:pPr>
                    <w:pStyle w:val="Bibliography"/>
                    <w:rPr>
                      <w:noProof/>
                    </w:rPr>
                  </w:pPr>
                  <w:r w:rsidRPr="00B90347">
                    <w:rPr>
                      <w:noProof/>
                    </w:rPr>
                    <w:t xml:space="preserve">Knoesen, D. &amp; Smithers, J., 2009. The development and assessment of a daily rainfall disaggregation model for Sotuh Africa. </w:t>
                  </w:r>
                  <w:r w:rsidRPr="00B90347">
                    <w:rPr>
                      <w:i/>
                      <w:iCs/>
                      <w:noProof/>
                    </w:rPr>
                    <w:t xml:space="preserve">Hydrological Sciences Journal, </w:t>
                  </w:r>
                  <w:r w:rsidRPr="00B90347">
                    <w:rPr>
                      <w:noProof/>
                    </w:rPr>
                    <w:t>54(2), pp. 217-233.</w:t>
                  </w:r>
                </w:p>
                <w:p w14:paraId="72EB3696" w14:textId="77777777" w:rsidR="002D1986" w:rsidRPr="00B90347" w:rsidRDefault="002D1986" w:rsidP="002D1986">
                  <w:pPr>
                    <w:pStyle w:val="Bibliography"/>
                    <w:rPr>
                      <w:noProof/>
                    </w:rPr>
                  </w:pPr>
                  <w:r w:rsidRPr="00B90347">
                    <w:rPr>
                      <w:noProof/>
                    </w:rPr>
                    <w:t xml:space="preserve">Koutsoyiannis, D., 2003. </w:t>
                  </w:r>
                  <w:r w:rsidRPr="00B90347">
                    <w:rPr>
                      <w:i/>
                      <w:iCs/>
                      <w:noProof/>
                    </w:rPr>
                    <w:t xml:space="preserve">Rainfall dissaggregation methods: theory and applications. </w:t>
                  </w:r>
                  <w:r w:rsidRPr="00B90347">
                    <w:rPr>
                      <w:noProof/>
                    </w:rPr>
                    <w:t>Rome, Workshop on Statistical and Mathematical Methods for Hydrological Analysis.</w:t>
                  </w:r>
                </w:p>
                <w:p w14:paraId="449A09B5" w14:textId="77777777" w:rsidR="002D1986" w:rsidRPr="00B90347" w:rsidRDefault="002D1986" w:rsidP="002D1986">
                  <w:pPr>
                    <w:pStyle w:val="Bibliography"/>
                    <w:rPr>
                      <w:noProof/>
                    </w:rPr>
                  </w:pPr>
                  <w:r w:rsidRPr="00D57E3F">
                    <w:rPr>
                      <w:noProof/>
                      <w:lang w:val="de-DE"/>
                      <w:rPrChange w:id="3353" w:author="Carlos Erazo" w:date="2020-08-15T05:54:00Z">
                        <w:rPr>
                          <w:noProof/>
                        </w:rPr>
                      </w:rPrChange>
                    </w:rPr>
                    <w:t xml:space="preserve">Kraft, P., Vache, K. B., Frede, H.-G. &amp; Breuer, L., June 2011. </w:t>
                  </w:r>
                  <w:r w:rsidRPr="00B90347">
                    <w:rPr>
                      <w:noProof/>
                    </w:rPr>
                    <w:t xml:space="preserve">CMF: A Hydrological Programming Language Extension for Integrated Catchment Models. </w:t>
                  </w:r>
                  <w:r w:rsidRPr="00B90347">
                    <w:rPr>
                      <w:i/>
                      <w:iCs/>
                      <w:noProof/>
                    </w:rPr>
                    <w:t xml:space="preserve">Environmental Modelling &amp; Software, </w:t>
                  </w:r>
                  <w:r w:rsidRPr="00B90347">
                    <w:rPr>
                      <w:noProof/>
                    </w:rPr>
                    <w:t>26(6), pp. 828-830.</w:t>
                  </w:r>
                </w:p>
                <w:p w14:paraId="64735046" w14:textId="77777777" w:rsidR="002D1986" w:rsidRPr="00B90347" w:rsidRDefault="002D1986" w:rsidP="002D1986">
                  <w:pPr>
                    <w:pStyle w:val="Bibliography"/>
                    <w:rPr>
                      <w:noProof/>
                    </w:rPr>
                  </w:pPr>
                  <w:r w:rsidRPr="00B90347">
                    <w:rPr>
                      <w:noProof/>
                    </w:rPr>
                    <w:t xml:space="preserve">Maklin, C., 2019. </w:t>
                  </w:r>
                  <w:r w:rsidRPr="00B90347">
                    <w:rPr>
                      <w:i/>
                      <w:iCs/>
                      <w:noProof/>
                    </w:rPr>
                    <w:t xml:space="preserve">Fast Fourier Trasnform: how to implement the fast fourier transform algorithm in Python from scratch.. </w:t>
                  </w:r>
                  <w:r w:rsidRPr="00B90347">
                    <w:rPr>
                      <w:noProof/>
                    </w:rPr>
                    <w:t xml:space="preserve">[Online] </w:t>
                  </w:r>
                  <w:r w:rsidRPr="00B90347">
                    <w:rPr>
                      <w:noProof/>
                    </w:rPr>
                    <w:br/>
                    <w:t xml:space="preserve">Available at: </w:t>
                  </w:r>
                  <w:r w:rsidRPr="00B90347">
                    <w:rPr>
                      <w:noProof/>
                      <w:u w:val="single"/>
                    </w:rPr>
                    <w:t>https://towardsdatascience.com/fast-fourier-transform-937926e591cb</w:t>
                  </w:r>
                  <w:r w:rsidRPr="00B90347">
                    <w:rPr>
                      <w:noProof/>
                    </w:rPr>
                    <w:br/>
                    <w:t>[Accessed June 2020].</w:t>
                  </w:r>
                </w:p>
                <w:p w14:paraId="36DB805F" w14:textId="77777777" w:rsidR="002D1986" w:rsidRPr="00B90347" w:rsidRDefault="002D1986" w:rsidP="002D1986">
                  <w:pPr>
                    <w:pStyle w:val="Bibliography"/>
                    <w:rPr>
                      <w:noProof/>
                    </w:rPr>
                  </w:pPr>
                  <w:r w:rsidRPr="00B90347">
                    <w:rPr>
                      <w:noProof/>
                    </w:rPr>
                    <w:t xml:space="preserve">Maladkar, K., 2018. </w:t>
                  </w:r>
                  <w:r w:rsidRPr="00B90347">
                    <w:rPr>
                      <w:i/>
                      <w:iCs/>
                      <w:noProof/>
                    </w:rPr>
                    <w:t xml:space="preserve">6 types of Artificial Neural Networks Currently Being Used in Machine Learning. </w:t>
                  </w:r>
                  <w:r w:rsidRPr="00B90347">
                    <w:rPr>
                      <w:noProof/>
                    </w:rPr>
                    <w:t xml:space="preserve">[Online] </w:t>
                  </w:r>
                  <w:r w:rsidRPr="00B90347">
                    <w:rPr>
                      <w:noProof/>
                    </w:rPr>
                    <w:br/>
                    <w:t xml:space="preserve">Available at: </w:t>
                  </w:r>
                  <w:r w:rsidRPr="00B90347">
                    <w:rPr>
                      <w:noProof/>
                      <w:u w:val="single"/>
                    </w:rPr>
                    <w:t>https://analyticsindiamag.com/6-types-of-artificial-neural-networks-currently-being-used-in-todays-technology/</w:t>
                  </w:r>
                  <w:r w:rsidRPr="00B90347">
                    <w:rPr>
                      <w:noProof/>
                    </w:rPr>
                    <w:br/>
                    <w:t>[Accessed June 2020].</w:t>
                  </w:r>
                </w:p>
                <w:p w14:paraId="1DD8886B" w14:textId="77777777" w:rsidR="002D1986" w:rsidRPr="00B90347" w:rsidRDefault="002D1986" w:rsidP="002D1986">
                  <w:pPr>
                    <w:pStyle w:val="Bibliography"/>
                    <w:rPr>
                      <w:noProof/>
                    </w:rPr>
                  </w:pPr>
                  <w:r w:rsidRPr="00B90347">
                    <w:rPr>
                      <w:noProof/>
                    </w:rPr>
                    <w:t xml:space="preserve">Ma, Y. et al., 2019. </w:t>
                  </w:r>
                  <w:r w:rsidRPr="00B90347">
                    <w:rPr>
                      <w:i/>
                      <w:iCs/>
                      <w:noProof/>
                    </w:rPr>
                    <w:t xml:space="preserve">Moving DeepLearning into Web Browsers: How Far Can We Go?. </w:t>
                  </w:r>
                  <w:r w:rsidRPr="00B90347">
                    <w:rPr>
                      <w:noProof/>
                    </w:rPr>
                    <w:t>Beijing, China: Peking University.</w:t>
                  </w:r>
                </w:p>
                <w:p w14:paraId="16F6246D" w14:textId="77777777" w:rsidR="002D1986" w:rsidRPr="00B90347" w:rsidRDefault="002D1986" w:rsidP="002D1986">
                  <w:pPr>
                    <w:pStyle w:val="Bibliography"/>
                    <w:rPr>
                      <w:noProof/>
                    </w:rPr>
                  </w:pPr>
                  <w:r w:rsidRPr="00B90347">
                    <w:rPr>
                      <w:noProof/>
                    </w:rPr>
                    <w:t xml:space="preserve">MeteoNetwork API, 2020. </w:t>
                  </w:r>
                  <w:r w:rsidRPr="00B90347">
                    <w:rPr>
                      <w:i/>
                      <w:iCs/>
                      <w:noProof/>
                    </w:rPr>
                    <w:t xml:space="preserve">MeteoNetwork API. </w:t>
                  </w:r>
                  <w:r w:rsidRPr="00B90347">
                    <w:rPr>
                      <w:noProof/>
                    </w:rPr>
                    <w:t xml:space="preserve">[Online] </w:t>
                  </w:r>
                  <w:r w:rsidRPr="00B90347">
                    <w:rPr>
                      <w:noProof/>
                    </w:rPr>
                    <w:br/>
                    <w:t xml:space="preserve">Available at: </w:t>
                  </w:r>
                  <w:r w:rsidRPr="00B90347">
                    <w:rPr>
                      <w:noProof/>
                      <w:u w:val="single"/>
                    </w:rPr>
                    <w:t>https://api.meteonetwork.it/documentation.html</w:t>
                  </w:r>
                  <w:r w:rsidRPr="00B90347">
                    <w:rPr>
                      <w:noProof/>
                    </w:rPr>
                    <w:br/>
                    <w:t>[Accessed May 2020].</w:t>
                  </w:r>
                </w:p>
                <w:p w14:paraId="7BE01BDF" w14:textId="77777777" w:rsidR="002D1986" w:rsidRPr="00B90347" w:rsidRDefault="002D1986" w:rsidP="002D1986">
                  <w:pPr>
                    <w:pStyle w:val="Bibliography"/>
                    <w:rPr>
                      <w:noProof/>
                    </w:rPr>
                  </w:pPr>
                  <w:r w:rsidRPr="00B90347">
                    <w:rPr>
                      <w:noProof/>
                    </w:rPr>
                    <w:t xml:space="preserve">METEOSTAT, 2020. </w:t>
                  </w:r>
                  <w:r w:rsidRPr="00B90347">
                    <w:rPr>
                      <w:i/>
                      <w:iCs/>
                      <w:noProof/>
                    </w:rPr>
                    <w:t xml:space="preserve">About Meteostat. </w:t>
                  </w:r>
                  <w:r w:rsidRPr="00B90347">
                    <w:rPr>
                      <w:noProof/>
                    </w:rPr>
                    <w:t xml:space="preserve">[Online] </w:t>
                  </w:r>
                  <w:r w:rsidRPr="00B90347">
                    <w:rPr>
                      <w:noProof/>
                    </w:rPr>
                    <w:br/>
                    <w:t xml:space="preserve">Available at: </w:t>
                  </w:r>
                  <w:r w:rsidRPr="00B90347">
                    <w:rPr>
                      <w:noProof/>
                      <w:u w:val="single"/>
                    </w:rPr>
                    <w:t>https://meteostat.net/en/about</w:t>
                  </w:r>
                  <w:r w:rsidRPr="00B90347">
                    <w:rPr>
                      <w:noProof/>
                    </w:rPr>
                    <w:br/>
                    <w:t>[Accessed May 2020].</w:t>
                  </w:r>
                </w:p>
                <w:p w14:paraId="5F9A35A4" w14:textId="77777777" w:rsidR="002D1986" w:rsidRPr="00B90347" w:rsidRDefault="002D1986" w:rsidP="002D1986">
                  <w:pPr>
                    <w:pStyle w:val="Bibliography"/>
                    <w:rPr>
                      <w:noProof/>
                    </w:rPr>
                  </w:pPr>
                  <w:r w:rsidRPr="00B90347">
                    <w:rPr>
                      <w:noProof/>
                    </w:rPr>
                    <w:t xml:space="preserve">MetPy Developers, 2019. </w:t>
                  </w:r>
                  <w:r w:rsidRPr="00B90347">
                    <w:rPr>
                      <w:i/>
                      <w:iCs/>
                      <w:noProof/>
                    </w:rPr>
                    <w:t xml:space="preserve">MetPy Documentation. </w:t>
                  </w:r>
                  <w:r w:rsidRPr="00B90347">
                    <w:rPr>
                      <w:noProof/>
                    </w:rPr>
                    <w:t xml:space="preserve">[Online] </w:t>
                  </w:r>
                  <w:r w:rsidRPr="00B90347">
                    <w:rPr>
                      <w:noProof/>
                    </w:rPr>
                    <w:br/>
                    <w:t xml:space="preserve">Available at: </w:t>
                  </w:r>
                  <w:r w:rsidRPr="00B90347">
                    <w:rPr>
                      <w:noProof/>
                      <w:u w:val="single"/>
                    </w:rPr>
                    <w:t>https://unidata.github.io/MetPy/latest/index.html</w:t>
                  </w:r>
                  <w:r w:rsidRPr="00B90347">
                    <w:rPr>
                      <w:noProof/>
                    </w:rPr>
                    <w:br/>
                    <w:t>[Accessed April 2020].</w:t>
                  </w:r>
                </w:p>
                <w:p w14:paraId="3A08C9B1" w14:textId="77777777" w:rsidR="002D1986" w:rsidRPr="00B90347" w:rsidRDefault="002D1986" w:rsidP="002D1986">
                  <w:pPr>
                    <w:pStyle w:val="Bibliography"/>
                    <w:rPr>
                      <w:noProof/>
                    </w:rPr>
                  </w:pPr>
                  <w:r w:rsidRPr="00B90347">
                    <w:rPr>
                      <w:noProof/>
                    </w:rPr>
                    <w:lastRenderedPageBreak/>
                    <w:t xml:space="preserve">Mozilla, 2020. </w:t>
                  </w:r>
                  <w:r w:rsidRPr="00B90347">
                    <w:rPr>
                      <w:i/>
                      <w:iCs/>
                      <w:noProof/>
                    </w:rPr>
                    <w:t xml:space="preserve">What is Javascript?. </w:t>
                  </w:r>
                  <w:r w:rsidRPr="00B90347">
                    <w:rPr>
                      <w:noProof/>
                    </w:rPr>
                    <w:t xml:space="preserve">[Online] </w:t>
                  </w:r>
                  <w:r w:rsidRPr="00B90347">
                    <w:rPr>
                      <w:noProof/>
                    </w:rPr>
                    <w:br/>
                    <w:t xml:space="preserve">Available at: </w:t>
                  </w:r>
                  <w:r w:rsidRPr="00B90347">
                    <w:rPr>
                      <w:noProof/>
                      <w:u w:val="single"/>
                    </w:rPr>
                    <w:t>https://developer.mozilla.org/en-US/docs/Learn/JavaScript/First_steps/What_is_JavaScript</w:t>
                  </w:r>
                  <w:r w:rsidRPr="00B90347">
                    <w:rPr>
                      <w:noProof/>
                    </w:rPr>
                    <w:br/>
                    <w:t>[Accessed May 2020].</w:t>
                  </w:r>
                </w:p>
                <w:p w14:paraId="7E2E6177" w14:textId="77777777" w:rsidR="002D1986" w:rsidRPr="00B90347" w:rsidRDefault="002D1986" w:rsidP="002D1986">
                  <w:pPr>
                    <w:pStyle w:val="Bibliography"/>
                    <w:rPr>
                      <w:noProof/>
                    </w:rPr>
                  </w:pPr>
                  <w:r w:rsidRPr="00B90347">
                    <w:rPr>
                      <w:noProof/>
                    </w:rPr>
                    <w:t xml:space="preserve">Muller, H. &amp; Haberlandt, U., 2018. Temporal rainfall disaggregation using a multiplicative cascade model for spatial application in urban hydrology. </w:t>
                  </w:r>
                  <w:r w:rsidRPr="00B90347">
                    <w:rPr>
                      <w:i/>
                      <w:iCs/>
                      <w:noProof/>
                    </w:rPr>
                    <w:t xml:space="preserve">Journal of Hydrology, </w:t>
                  </w:r>
                  <w:r w:rsidRPr="00B90347">
                    <w:rPr>
                      <w:noProof/>
                    </w:rPr>
                    <w:t>Volume 556, pp. 847-864.</w:t>
                  </w:r>
                </w:p>
                <w:p w14:paraId="545E0E16" w14:textId="77777777" w:rsidR="002D1986" w:rsidRPr="00B90347" w:rsidRDefault="002D1986" w:rsidP="002D1986">
                  <w:pPr>
                    <w:pStyle w:val="Bibliography"/>
                    <w:rPr>
                      <w:noProof/>
                    </w:rPr>
                  </w:pPr>
                  <w:r w:rsidRPr="00B90347">
                    <w:rPr>
                      <w:noProof/>
                    </w:rPr>
                    <w:t xml:space="preserve">Nadareishvili, I. M. R., Matt, M. &amp; Amundsen, M., 2016. </w:t>
                  </w:r>
                  <w:r w:rsidRPr="00B90347">
                    <w:rPr>
                      <w:i/>
                      <w:iCs/>
                      <w:noProof/>
                    </w:rPr>
                    <w:t xml:space="preserve">Mircoservice Architecture: Aligning principles, practices and culture. </w:t>
                  </w:r>
                  <w:r w:rsidRPr="00B90347">
                    <w:rPr>
                      <w:noProof/>
                    </w:rPr>
                    <w:t>1 ed. USA: O'Reily Media.</w:t>
                  </w:r>
                </w:p>
                <w:p w14:paraId="374F4593" w14:textId="77777777" w:rsidR="002D1986" w:rsidRPr="00B90347" w:rsidRDefault="002D1986" w:rsidP="002D1986">
                  <w:pPr>
                    <w:pStyle w:val="Bibliography"/>
                    <w:rPr>
                      <w:noProof/>
                    </w:rPr>
                  </w:pPr>
                  <w:r w:rsidRPr="00B90347">
                    <w:rPr>
                      <w:noProof/>
                    </w:rPr>
                    <w:t xml:space="preserve">NOAA, 2020. </w:t>
                  </w:r>
                  <w:r w:rsidRPr="00B90347">
                    <w:rPr>
                      <w:i/>
                      <w:iCs/>
                      <w:noProof/>
                    </w:rPr>
                    <w:t xml:space="preserve">Climate Data Online: Web Services Documentation. </w:t>
                  </w:r>
                  <w:r w:rsidRPr="00B90347">
                    <w:rPr>
                      <w:noProof/>
                    </w:rPr>
                    <w:t xml:space="preserve">[Online] </w:t>
                  </w:r>
                  <w:r w:rsidRPr="00B90347">
                    <w:rPr>
                      <w:noProof/>
                    </w:rPr>
                    <w:br/>
                    <w:t xml:space="preserve">Available at: </w:t>
                  </w:r>
                  <w:r w:rsidRPr="00B90347">
                    <w:rPr>
                      <w:noProof/>
                      <w:u w:val="single"/>
                    </w:rPr>
                    <w:t>https://www.ncdc.noaa.gov/cdo-web/webservices/v2#data</w:t>
                  </w:r>
                  <w:r w:rsidRPr="00B90347">
                    <w:rPr>
                      <w:noProof/>
                    </w:rPr>
                    <w:br/>
                    <w:t>[Accessed June 2020].</w:t>
                  </w:r>
                </w:p>
                <w:p w14:paraId="772CDB3C" w14:textId="77777777" w:rsidR="002D1986" w:rsidRPr="00B90347" w:rsidRDefault="002D1986" w:rsidP="002D1986">
                  <w:pPr>
                    <w:pStyle w:val="Bibliography"/>
                    <w:rPr>
                      <w:noProof/>
                    </w:rPr>
                  </w:pPr>
                  <w:r w:rsidRPr="00B90347">
                    <w:rPr>
                      <w:noProof/>
                    </w:rPr>
                    <w:t xml:space="preserve">NOAA, 2020. </w:t>
                  </w:r>
                  <w:r w:rsidRPr="00B90347">
                    <w:rPr>
                      <w:i/>
                      <w:iCs/>
                      <w:noProof/>
                    </w:rPr>
                    <w:t xml:space="preserve">REST Services Usage. </w:t>
                  </w:r>
                  <w:r w:rsidRPr="00B90347">
                    <w:rPr>
                      <w:noProof/>
                    </w:rPr>
                    <w:t xml:space="preserve">[Online] </w:t>
                  </w:r>
                  <w:r w:rsidRPr="00B90347">
                    <w:rPr>
                      <w:noProof/>
                    </w:rPr>
                    <w:br/>
                    <w:t xml:space="preserve">Available at: </w:t>
                  </w:r>
                  <w:r w:rsidRPr="00B90347">
                    <w:rPr>
                      <w:noProof/>
                      <w:u w:val="single"/>
                    </w:rPr>
                    <w:t>https://www7.ncdc.noaa.gov/rest/</w:t>
                  </w:r>
                  <w:r w:rsidRPr="00B90347">
                    <w:rPr>
                      <w:noProof/>
                    </w:rPr>
                    <w:br/>
                    <w:t>[Accessed May 2020].</w:t>
                  </w:r>
                </w:p>
                <w:p w14:paraId="0EE38DE7" w14:textId="77777777" w:rsidR="002D1986" w:rsidRPr="00B90347" w:rsidRDefault="002D1986" w:rsidP="002D1986">
                  <w:pPr>
                    <w:pStyle w:val="Bibliography"/>
                    <w:rPr>
                      <w:noProof/>
                    </w:rPr>
                  </w:pPr>
                  <w:r w:rsidRPr="00B90347">
                    <w:rPr>
                      <w:noProof/>
                    </w:rPr>
                    <w:t xml:space="preserve">Punchatz, C., 2017. </w:t>
                  </w:r>
                  <w:r w:rsidRPr="00B90347">
                    <w:rPr>
                      <w:i/>
                      <w:iCs/>
                      <w:noProof/>
                    </w:rPr>
                    <w:t xml:space="preserve">How JavaScript Became the Dominant Language of the Web. </w:t>
                  </w:r>
                  <w:r w:rsidRPr="00B90347">
                    <w:rPr>
                      <w:noProof/>
                    </w:rPr>
                    <w:t xml:space="preserve">[Online] </w:t>
                  </w:r>
                  <w:r w:rsidRPr="00B90347">
                    <w:rPr>
                      <w:noProof/>
                    </w:rPr>
                    <w:br/>
                    <w:t xml:space="preserve">Available at: </w:t>
                  </w:r>
                  <w:r w:rsidRPr="00B90347">
                    <w:rPr>
                      <w:noProof/>
                      <w:u w:val="single"/>
                    </w:rPr>
                    <w:t>https://www.lform.com/blog/post/how-javascript-became-the-dominant-language-of-the-web</w:t>
                  </w:r>
                  <w:r w:rsidRPr="00B90347">
                    <w:rPr>
                      <w:noProof/>
                    </w:rPr>
                    <w:br/>
                    <w:t>[Accessed May 2020].</w:t>
                  </w:r>
                </w:p>
                <w:p w14:paraId="4AC78932" w14:textId="77777777" w:rsidR="002D1986" w:rsidRPr="00B90347" w:rsidRDefault="002D1986" w:rsidP="002D1986">
                  <w:pPr>
                    <w:pStyle w:val="Bibliography"/>
                    <w:rPr>
                      <w:noProof/>
                    </w:rPr>
                  </w:pPr>
                  <w:r w:rsidRPr="00B90347">
                    <w:rPr>
                      <w:noProof/>
                    </w:rPr>
                    <w:t xml:space="preserve">PyMT Devs, 2016. </w:t>
                  </w:r>
                  <w:r w:rsidRPr="00B90347">
                    <w:rPr>
                      <w:i/>
                      <w:iCs/>
                      <w:noProof/>
                    </w:rPr>
                    <w:t xml:space="preserve">Pymt: the python modeling toolkit. </w:t>
                  </w:r>
                  <w:r w:rsidRPr="00B90347">
                    <w:rPr>
                      <w:noProof/>
                    </w:rPr>
                    <w:t xml:space="preserve">[Online] </w:t>
                  </w:r>
                  <w:r w:rsidRPr="00B90347">
                    <w:rPr>
                      <w:noProof/>
                    </w:rPr>
                    <w:br/>
                    <w:t xml:space="preserve">Available at: </w:t>
                  </w:r>
                  <w:r w:rsidRPr="00B90347">
                    <w:rPr>
                      <w:noProof/>
                      <w:u w:val="single"/>
                    </w:rPr>
                    <w:t>https://github.com/csdms/pymt</w:t>
                  </w:r>
                  <w:r w:rsidRPr="00B90347">
                    <w:rPr>
                      <w:noProof/>
                    </w:rPr>
                    <w:br/>
                    <w:t>[Accessed April 2020].</w:t>
                  </w:r>
                </w:p>
                <w:p w14:paraId="63E7186E" w14:textId="77777777" w:rsidR="002D1986" w:rsidRPr="00B90347" w:rsidRDefault="002D1986" w:rsidP="002D1986">
                  <w:pPr>
                    <w:pStyle w:val="Bibliography"/>
                    <w:rPr>
                      <w:noProof/>
                    </w:rPr>
                  </w:pPr>
                  <w:r w:rsidRPr="00B90347">
                    <w:rPr>
                      <w:noProof/>
                    </w:rPr>
                    <w:t xml:space="preserve">Raghunath, H., 2006. Chapter 5: Hydrographs. In: </w:t>
                  </w:r>
                  <w:r w:rsidRPr="00B90347">
                    <w:rPr>
                      <w:i/>
                      <w:iCs/>
                      <w:noProof/>
                    </w:rPr>
                    <w:t xml:space="preserve">Hydrology: Principles, Analysis, Design. </w:t>
                  </w:r>
                  <w:r w:rsidRPr="00B90347">
                    <w:rPr>
                      <w:noProof/>
                    </w:rPr>
                    <w:t>Delhi: New Age International Limited, pp. 117-157.</w:t>
                  </w:r>
                </w:p>
                <w:p w14:paraId="33A128ED" w14:textId="77777777" w:rsidR="002D1986" w:rsidRPr="00B90347" w:rsidRDefault="002D1986" w:rsidP="002D1986">
                  <w:pPr>
                    <w:pStyle w:val="Bibliography"/>
                    <w:rPr>
                      <w:noProof/>
                    </w:rPr>
                  </w:pPr>
                  <w:r w:rsidRPr="00B90347">
                    <w:rPr>
                      <w:noProof/>
                    </w:rPr>
                    <w:t xml:space="preserve">Raseman, W. J., J. J. &amp; Kasprzyk, J. R., June 2019. Parasol: an open source, interactive parallel corodinates library for multi-objective decision making. </w:t>
                  </w:r>
                  <w:r w:rsidRPr="00B90347">
                    <w:rPr>
                      <w:i/>
                      <w:iCs/>
                      <w:noProof/>
                    </w:rPr>
                    <w:t xml:space="preserve">Environmental Modelling &amp; Software, </w:t>
                  </w:r>
                  <w:r w:rsidRPr="00B90347">
                    <w:rPr>
                      <w:noProof/>
                    </w:rPr>
                    <w:t>Volume 116, pp. 153-163.</w:t>
                  </w:r>
                </w:p>
                <w:p w14:paraId="48ABD454" w14:textId="77777777" w:rsidR="002D1986" w:rsidRPr="00B90347" w:rsidRDefault="002D1986" w:rsidP="002D1986">
                  <w:pPr>
                    <w:pStyle w:val="Bibliography"/>
                    <w:rPr>
                      <w:noProof/>
                    </w:rPr>
                  </w:pPr>
                  <w:r w:rsidRPr="00B90347">
                    <w:rPr>
                      <w:noProof/>
                    </w:rPr>
                    <w:t xml:space="preserve">Roberge, M., 2016. </w:t>
                  </w:r>
                  <w:r w:rsidRPr="00B90347">
                    <w:rPr>
                      <w:i/>
                      <w:iCs/>
                      <w:noProof/>
                    </w:rPr>
                    <w:t xml:space="preserve">Hydrofunctions. </w:t>
                  </w:r>
                  <w:r w:rsidRPr="00B90347">
                    <w:rPr>
                      <w:noProof/>
                    </w:rPr>
                    <w:t xml:space="preserve">[Online] </w:t>
                  </w:r>
                  <w:r w:rsidRPr="00B90347">
                    <w:rPr>
                      <w:noProof/>
                    </w:rPr>
                    <w:br/>
                    <w:t xml:space="preserve">Available at: </w:t>
                  </w:r>
                  <w:r w:rsidRPr="00B90347">
                    <w:rPr>
                      <w:noProof/>
                      <w:u w:val="single"/>
                    </w:rPr>
                    <w:t>https://github.com/mroberge/hydrofunctions</w:t>
                  </w:r>
                  <w:r w:rsidRPr="00B90347">
                    <w:rPr>
                      <w:noProof/>
                    </w:rPr>
                    <w:br/>
                    <w:t>[Accessed April 2020].</w:t>
                  </w:r>
                </w:p>
                <w:p w14:paraId="02FD7841" w14:textId="77777777" w:rsidR="002D1986" w:rsidRPr="00B90347" w:rsidRDefault="002D1986" w:rsidP="002D1986">
                  <w:pPr>
                    <w:pStyle w:val="Bibliography"/>
                    <w:rPr>
                      <w:noProof/>
                    </w:rPr>
                  </w:pPr>
                  <w:r w:rsidRPr="00B90347">
                    <w:rPr>
                      <w:noProof/>
                    </w:rPr>
                    <w:lastRenderedPageBreak/>
                    <w:t xml:space="preserve">Roberge, M. C., McGuire, M. P. &amp; Jie, L., 2017. HydroCloud: A Web Application for Exploring Stream Gage Data. </w:t>
                  </w:r>
                  <w:r w:rsidRPr="00B90347">
                    <w:rPr>
                      <w:i/>
                      <w:iCs/>
                      <w:noProof/>
                    </w:rPr>
                    <w:t xml:space="preserve">Journal of Open Research Software, </w:t>
                  </w:r>
                  <w:r w:rsidRPr="00B90347">
                    <w:rPr>
                      <w:noProof/>
                    </w:rPr>
                    <w:t>5(1), p. 18.</w:t>
                  </w:r>
                </w:p>
                <w:p w14:paraId="50FB1201" w14:textId="77777777" w:rsidR="002D1986" w:rsidRPr="00B90347" w:rsidRDefault="002D1986" w:rsidP="002D1986">
                  <w:pPr>
                    <w:pStyle w:val="Bibliography"/>
                    <w:rPr>
                      <w:noProof/>
                    </w:rPr>
                  </w:pPr>
                  <w:r w:rsidRPr="00B90347">
                    <w:rPr>
                      <w:noProof/>
                    </w:rPr>
                    <w:t xml:space="preserve">Rouse, M., 2020. </w:t>
                  </w:r>
                  <w:r w:rsidRPr="00B90347">
                    <w:rPr>
                      <w:i/>
                      <w:iCs/>
                      <w:noProof/>
                    </w:rPr>
                    <w:t xml:space="preserve">RESTful API. </w:t>
                  </w:r>
                  <w:r w:rsidRPr="00B90347">
                    <w:rPr>
                      <w:noProof/>
                    </w:rPr>
                    <w:t xml:space="preserve">[Online] </w:t>
                  </w:r>
                  <w:r w:rsidRPr="00B90347">
                    <w:rPr>
                      <w:noProof/>
                    </w:rPr>
                    <w:br/>
                    <w:t xml:space="preserve">Available at: </w:t>
                  </w:r>
                  <w:r w:rsidRPr="00B90347">
                    <w:rPr>
                      <w:noProof/>
                      <w:u w:val="single"/>
                    </w:rPr>
                    <w:t>https://searchapparchitecture.techtarget.com/definition/RESTful-API</w:t>
                  </w:r>
                  <w:r w:rsidRPr="00B90347">
                    <w:rPr>
                      <w:noProof/>
                    </w:rPr>
                    <w:br/>
                    <w:t>[Accessed May 2020].</w:t>
                  </w:r>
                </w:p>
                <w:p w14:paraId="4AEE99A4" w14:textId="77777777" w:rsidR="002D1986" w:rsidRPr="00B90347" w:rsidRDefault="002D1986" w:rsidP="002D1986">
                  <w:pPr>
                    <w:pStyle w:val="Bibliography"/>
                    <w:rPr>
                      <w:noProof/>
                    </w:rPr>
                  </w:pPr>
                  <w:r w:rsidRPr="00B90347">
                    <w:rPr>
                      <w:noProof/>
                    </w:rPr>
                    <w:t xml:space="preserve">Santos, L., Thirel, G. &amp; Perrin, C., 2018. Continous state-space representation of a bucket-type rainfall-runoff model: a case study with GR4 model using state-space GR4. </w:t>
                  </w:r>
                  <w:r w:rsidRPr="00B90347">
                    <w:rPr>
                      <w:i/>
                      <w:iCs/>
                      <w:noProof/>
                    </w:rPr>
                    <w:t xml:space="preserve">Geoscientific Model Development, </w:t>
                  </w:r>
                  <w:r w:rsidRPr="00B90347">
                    <w:rPr>
                      <w:noProof/>
                    </w:rPr>
                    <w:t>Volume 11, pp. 1591-1605.</w:t>
                  </w:r>
                </w:p>
                <w:p w14:paraId="3E88FAED" w14:textId="77777777" w:rsidR="002D1986" w:rsidRPr="00B90347" w:rsidRDefault="002D1986" w:rsidP="002D1986">
                  <w:pPr>
                    <w:pStyle w:val="Bibliography"/>
                    <w:rPr>
                      <w:noProof/>
                    </w:rPr>
                  </w:pPr>
                  <w:r w:rsidRPr="00B90347">
                    <w:rPr>
                      <w:noProof/>
                    </w:rPr>
                    <w:t xml:space="preserve">Schellekens, J. et al., 2019. </w:t>
                  </w:r>
                  <w:r w:rsidRPr="00B90347">
                    <w:rPr>
                      <w:i/>
                      <w:iCs/>
                      <w:noProof/>
                    </w:rPr>
                    <w:t xml:space="preserve">openstreams/ wflow 2019.1. </w:t>
                  </w:r>
                  <w:r w:rsidRPr="00B90347">
                    <w:rPr>
                      <w:noProof/>
                    </w:rPr>
                    <w:t xml:space="preserve">[Online] </w:t>
                  </w:r>
                  <w:r w:rsidRPr="00B90347">
                    <w:rPr>
                      <w:noProof/>
                    </w:rPr>
                    <w:br/>
                    <w:t xml:space="preserve">Available at: </w:t>
                  </w:r>
                  <w:r w:rsidRPr="00B90347">
                    <w:rPr>
                      <w:noProof/>
                      <w:u w:val="single"/>
                    </w:rPr>
                    <w:t>https://zenodo.org/record/3528154#.XzPgZTVS-Uk</w:t>
                  </w:r>
                  <w:r w:rsidRPr="00B90347">
                    <w:rPr>
                      <w:noProof/>
                    </w:rPr>
                    <w:br/>
                    <w:t>[Accessed May 2020].</w:t>
                  </w:r>
                </w:p>
                <w:p w14:paraId="280F217A" w14:textId="77777777" w:rsidR="002D1986" w:rsidRPr="00B90347" w:rsidRDefault="002D1986" w:rsidP="002D1986">
                  <w:pPr>
                    <w:pStyle w:val="Bibliography"/>
                    <w:rPr>
                      <w:noProof/>
                    </w:rPr>
                  </w:pPr>
                  <w:r w:rsidRPr="00B90347">
                    <w:rPr>
                      <w:noProof/>
                    </w:rPr>
                    <w:t xml:space="preserve">Sharify, S. &amp; Hosseini, M., 2011. Methodology for Identifying the Best Equations for Estimating the Time of Concentration of Watersheds in a Particular Region. </w:t>
                  </w:r>
                  <w:r w:rsidRPr="00B90347">
                    <w:rPr>
                      <w:i/>
                      <w:iCs/>
                      <w:noProof/>
                    </w:rPr>
                    <w:t xml:space="preserve">Journal of Irrigiation and Drainage Engineering, </w:t>
                  </w:r>
                  <w:r w:rsidRPr="00B90347">
                    <w:rPr>
                      <w:noProof/>
                    </w:rPr>
                    <w:t>137(11).</w:t>
                  </w:r>
                </w:p>
                <w:p w14:paraId="678414D1" w14:textId="77777777" w:rsidR="002D1986" w:rsidRPr="00B90347" w:rsidRDefault="002D1986" w:rsidP="002D1986">
                  <w:pPr>
                    <w:pStyle w:val="Bibliography"/>
                    <w:rPr>
                      <w:noProof/>
                    </w:rPr>
                  </w:pPr>
                  <w:r w:rsidRPr="00B90347">
                    <w:rPr>
                      <w:noProof/>
                    </w:rPr>
                    <w:t xml:space="preserve">Shaw, E., 1998. Unit hydrograph method in UK flood studies. </w:t>
                  </w:r>
                  <w:r w:rsidRPr="00B90347">
                    <w:rPr>
                      <w:i/>
                      <w:iCs/>
                      <w:noProof/>
                    </w:rPr>
                    <w:t xml:space="preserve">Encyclopedia of Hydrorlogy and Lakes, </w:t>
                  </w:r>
                  <w:r w:rsidRPr="00B90347">
                    <w:rPr>
                      <w:noProof/>
                    </w:rPr>
                    <w:t>225(6), pp. 4020-4497.</w:t>
                  </w:r>
                </w:p>
                <w:p w14:paraId="511F8B6A" w14:textId="77777777" w:rsidR="002D1986" w:rsidRPr="00B90347" w:rsidRDefault="002D1986" w:rsidP="002D1986">
                  <w:pPr>
                    <w:pStyle w:val="Bibliography"/>
                    <w:rPr>
                      <w:noProof/>
                    </w:rPr>
                  </w:pPr>
                  <w:r w:rsidRPr="00B90347">
                    <w:rPr>
                      <w:noProof/>
                    </w:rPr>
                    <w:t xml:space="preserve">Sit, M. et al., 2020. A Comprehensive Review of Deep Learning Applications in Hydrology and Water Resources.. </w:t>
                  </w:r>
                  <w:r w:rsidRPr="00B90347">
                    <w:rPr>
                      <w:i/>
                      <w:iCs/>
                      <w:noProof/>
                    </w:rPr>
                    <w:t>Water Scince &amp; Technology.</w:t>
                  </w:r>
                </w:p>
                <w:p w14:paraId="42343427" w14:textId="77777777" w:rsidR="002D1986" w:rsidRPr="00B90347" w:rsidRDefault="002D1986" w:rsidP="002D1986">
                  <w:pPr>
                    <w:pStyle w:val="Bibliography"/>
                    <w:rPr>
                      <w:noProof/>
                    </w:rPr>
                  </w:pPr>
                  <w:r w:rsidRPr="00B90347">
                    <w:rPr>
                      <w:noProof/>
                    </w:rPr>
                    <w:t xml:space="preserve">Sitterson, J. et al., 2017. </w:t>
                  </w:r>
                  <w:r w:rsidRPr="00B90347">
                    <w:rPr>
                      <w:i/>
                      <w:iCs/>
                      <w:noProof/>
                    </w:rPr>
                    <w:t xml:space="preserve">An Overview of Rainfall-Runoff Model Types, </w:t>
                  </w:r>
                  <w:r w:rsidRPr="00B90347">
                    <w:rPr>
                      <w:noProof/>
                    </w:rPr>
                    <w:t>Athens, Georgia: EPA.</w:t>
                  </w:r>
                </w:p>
                <w:p w14:paraId="67C1A36B" w14:textId="77777777" w:rsidR="002D1986" w:rsidRPr="00B90347" w:rsidRDefault="002D1986" w:rsidP="002D1986">
                  <w:pPr>
                    <w:pStyle w:val="Bibliography"/>
                    <w:rPr>
                      <w:noProof/>
                    </w:rPr>
                  </w:pPr>
                  <w:r w:rsidRPr="00B90347">
                    <w:rPr>
                      <w:noProof/>
                    </w:rPr>
                    <w:t xml:space="preserve">Swain, N. R. et al., November 2016. A new open source platform for lowering the barrier for environmental web app development. </w:t>
                  </w:r>
                  <w:r w:rsidRPr="00B90347">
                    <w:rPr>
                      <w:i/>
                      <w:iCs/>
                      <w:noProof/>
                    </w:rPr>
                    <w:t xml:space="preserve">Environmental Modelling &amp; Software, </w:t>
                  </w:r>
                  <w:r w:rsidRPr="00B90347">
                    <w:rPr>
                      <w:noProof/>
                    </w:rPr>
                    <w:t>Volume 85, pp. 11-26.</w:t>
                  </w:r>
                </w:p>
                <w:p w14:paraId="0AA72541" w14:textId="77777777" w:rsidR="002D1986" w:rsidRPr="00B90347" w:rsidRDefault="002D1986" w:rsidP="002D1986">
                  <w:pPr>
                    <w:pStyle w:val="Bibliography"/>
                    <w:rPr>
                      <w:noProof/>
                    </w:rPr>
                  </w:pPr>
                  <w:r w:rsidRPr="00B90347">
                    <w:rPr>
                      <w:noProof/>
                    </w:rPr>
                    <w:t xml:space="preserve">Swain, N. R. et al., May 2015. A review of oepnsource software solutons for developing water resources web applications. </w:t>
                  </w:r>
                  <w:r w:rsidRPr="00B90347">
                    <w:rPr>
                      <w:i/>
                      <w:iCs/>
                      <w:noProof/>
                    </w:rPr>
                    <w:t xml:space="preserve">Environmental Modelling &amp; Software, </w:t>
                  </w:r>
                  <w:r w:rsidRPr="00B90347">
                    <w:rPr>
                      <w:noProof/>
                    </w:rPr>
                    <w:t>67(C).</w:t>
                  </w:r>
                </w:p>
                <w:p w14:paraId="494CD8DF" w14:textId="77777777" w:rsidR="002D1986" w:rsidRPr="00B90347" w:rsidRDefault="002D1986" w:rsidP="002D1986">
                  <w:pPr>
                    <w:pStyle w:val="Bibliography"/>
                    <w:rPr>
                      <w:noProof/>
                    </w:rPr>
                  </w:pPr>
                  <w:r w:rsidRPr="00B90347">
                    <w:rPr>
                      <w:noProof/>
                    </w:rPr>
                    <w:t xml:space="preserve">TechnoMerge, 2020. </w:t>
                  </w:r>
                  <w:r w:rsidRPr="00B90347">
                    <w:rPr>
                      <w:i/>
                      <w:iCs/>
                      <w:noProof/>
                    </w:rPr>
                    <w:t xml:space="preserve">Types of API: How API Are Classified?. </w:t>
                  </w:r>
                  <w:r w:rsidRPr="00B90347">
                    <w:rPr>
                      <w:noProof/>
                    </w:rPr>
                    <w:t xml:space="preserve">[Online] </w:t>
                  </w:r>
                  <w:r w:rsidRPr="00B90347">
                    <w:rPr>
                      <w:noProof/>
                    </w:rPr>
                    <w:br/>
                    <w:t xml:space="preserve">Available at: </w:t>
                  </w:r>
                  <w:r w:rsidRPr="00B90347">
                    <w:rPr>
                      <w:noProof/>
                      <w:u w:val="single"/>
                    </w:rPr>
                    <w:t>https://www.technomerger.com/2020/03/types-of-apis.html</w:t>
                  </w:r>
                  <w:r w:rsidRPr="00B90347">
                    <w:rPr>
                      <w:noProof/>
                    </w:rPr>
                    <w:br/>
                    <w:t>[Accessed May 2020].</w:t>
                  </w:r>
                </w:p>
                <w:p w14:paraId="3C4C9902" w14:textId="77777777" w:rsidR="00D8373D" w:rsidRPr="00B90347" w:rsidRDefault="002D1986" w:rsidP="002D1986">
                  <w:pPr>
                    <w:pStyle w:val="Bibliography"/>
                    <w:rPr>
                      <w:ins w:id="3354" w:author="Carlos Erazo" w:date="2020-08-15T01:44:00Z"/>
                      <w:noProof/>
                    </w:rPr>
                  </w:pPr>
                  <w:r w:rsidRPr="00B90347">
                    <w:rPr>
                      <w:noProof/>
                    </w:rPr>
                    <w:t xml:space="preserve">Tensorflow, 2020. </w:t>
                  </w:r>
                  <w:r w:rsidRPr="00B90347">
                    <w:rPr>
                      <w:i/>
                      <w:iCs/>
                      <w:noProof/>
                    </w:rPr>
                    <w:t xml:space="preserve">Tensorflow.js. </w:t>
                  </w:r>
                  <w:r w:rsidRPr="00B90347">
                    <w:rPr>
                      <w:noProof/>
                    </w:rPr>
                    <w:t xml:space="preserve">[Online] </w:t>
                  </w:r>
                </w:p>
                <w:p w14:paraId="2428CDF0" w14:textId="367119FA" w:rsidR="002D1986" w:rsidRPr="00B90347" w:rsidRDefault="002D1986" w:rsidP="002D1986">
                  <w:pPr>
                    <w:pStyle w:val="Bibliography"/>
                    <w:rPr>
                      <w:noProof/>
                    </w:rPr>
                  </w:pPr>
                  <w:del w:id="3355" w:author="Carlos Erazo" w:date="2020-08-15T01:44:00Z">
                    <w:r w:rsidRPr="00B90347" w:rsidDel="00D8373D">
                      <w:rPr>
                        <w:noProof/>
                      </w:rPr>
                      <w:br/>
                    </w:r>
                  </w:del>
                  <w:r w:rsidRPr="00B90347">
                    <w:rPr>
                      <w:noProof/>
                    </w:rPr>
                    <w:t xml:space="preserve">Available at: </w:t>
                  </w:r>
                  <w:r w:rsidRPr="00B90347">
                    <w:rPr>
                      <w:noProof/>
                      <w:u w:val="single"/>
                    </w:rPr>
                    <w:t>https://www.tensorflow.org/js</w:t>
                  </w:r>
                  <w:r w:rsidRPr="00B90347">
                    <w:rPr>
                      <w:noProof/>
                    </w:rPr>
                    <w:br/>
                    <w:t>[Accessed July July].</w:t>
                  </w:r>
                </w:p>
                <w:p w14:paraId="4C712B61" w14:textId="77777777" w:rsidR="002D1986" w:rsidRPr="00B90347" w:rsidRDefault="002D1986" w:rsidP="002D1986">
                  <w:pPr>
                    <w:pStyle w:val="Bibliography"/>
                    <w:rPr>
                      <w:noProof/>
                    </w:rPr>
                  </w:pPr>
                  <w:r w:rsidRPr="00D57E3F">
                    <w:rPr>
                      <w:noProof/>
                      <w:lang w:val="de-DE"/>
                      <w:rPrChange w:id="3356" w:author="Carlos Erazo" w:date="2020-08-15T05:54:00Z">
                        <w:rPr>
                          <w:noProof/>
                        </w:rPr>
                      </w:rPrChange>
                    </w:rPr>
                    <w:lastRenderedPageBreak/>
                    <w:t xml:space="preserve">Tyralia, C. &amp; Schumann, A. H., 2013. </w:t>
                  </w:r>
                  <w:r w:rsidRPr="00D57E3F">
                    <w:rPr>
                      <w:i/>
                      <w:iCs/>
                      <w:noProof/>
                      <w:lang w:val="de-DE"/>
                      <w:rPrChange w:id="3357" w:author="Carlos Erazo" w:date="2020-08-15T05:54:00Z">
                        <w:rPr>
                          <w:i/>
                          <w:iCs/>
                          <w:noProof/>
                        </w:rPr>
                      </w:rPrChange>
                    </w:rPr>
                    <w:t xml:space="preserve">HydPy-ein interaktiv nutzbares Framework zur Erstellung und Anwendung hydrologischer Modelle. </w:t>
                  </w:r>
                  <w:r w:rsidRPr="00B90347">
                    <w:rPr>
                      <w:noProof/>
                    </w:rPr>
                    <w:t>Klobenz: Ruhr-Universitet Bochum.</w:t>
                  </w:r>
                </w:p>
                <w:p w14:paraId="02FFE43C" w14:textId="77777777" w:rsidR="00D8373D" w:rsidRPr="00B90347" w:rsidRDefault="002D1986" w:rsidP="002D1986">
                  <w:pPr>
                    <w:pStyle w:val="Bibliography"/>
                    <w:rPr>
                      <w:ins w:id="3358" w:author="Carlos Erazo" w:date="2020-08-15T01:44:00Z"/>
                      <w:noProof/>
                    </w:rPr>
                  </w:pPr>
                  <w:r w:rsidRPr="00B90347">
                    <w:rPr>
                      <w:noProof/>
                    </w:rPr>
                    <w:t xml:space="preserve">Ulmo, 2020. </w:t>
                  </w:r>
                  <w:r w:rsidRPr="00B90347">
                    <w:rPr>
                      <w:i/>
                      <w:iCs/>
                      <w:noProof/>
                    </w:rPr>
                    <w:t xml:space="preserve">Ulmo Documentation. </w:t>
                  </w:r>
                  <w:r w:rsidRPr="00B90347">
                    <w:rPr>
                      <w:noProof/>
                    </w:rPr>
                    <w:t xml:space="preserve">[Online] </w:t>
                  </w:r>
                </w:p>
                <w:p w14:paraId="2C9A151C" w14:textId="3E240BD7" w:rsidR="002D1986" w:rsidRPr="00B90347" w:rsidRDefault="002D1986" w:rsidP="002D1986">
                  <w:pPr>
                    <w:pStyle w:val="Bibliography"/>
                    <w:rPr>
                      <w:noProof/>
                    </w:rPr>
                  </w:pPr>
                  <w:del w:id="3359" w:author="Carlos Erazo" w:date="2020-08-15T01:44:00Z">
                    <w:r w:rsidRPr="00B90347" w:rsidDel="00D8373D">
                      <w:rPr>
                        <w:noProof/>
                      </w:rPr>
                      <w:br/>
                    </w:r>
                  </w:del>
                  <w:r w:rsidRPr="00B90347">
                    <w:rPr>
                      <w:noProof/>
                    </w:rPr>
                    <w:t xml:space="preserve">Available at: </w:t>
                  </w:r>
                  <w:r w:rsidRPr="00B90347">
                    <w:rPr>
                      <w:noProof/>
                      <w:u w:val="single"/>
                    </w:rPr>
                    <w:t>https://ulmo.readthedocs.io/en/latest/</w:t>
                  </w:r>
                  <w:del w:id="3360" w:author="Carlos Erazo" w:date="2020-08-15T01:44:00Z">
                    <w:r w:rsidRPr="00B90347" w:rsidDel="00D8373D">
                      <w:rPr>
                        <w:noProof/>
                      </w:rPr>
                      <w:br/>
                    </w:r>
                  </w:del>
                  <w:ins w:id="3361" w:author="Carlos Erazo" w:date="2020-08-15T01:44:00Z">
                    <w:r w:rsidR="00D8373D" w:rsidRPr="00B90347">
                      <w:rPr>
                        <w:noProof/>
                      </w:rPr>
                      <w:t xml:space="preserve"> </w:t>
                    </w:r>
                  </w:ins>
                  <w:r w:rsidRPr="00B90347">
                    <w:rPr>
                      <w:noProof/>
                    </w:rPr>
                    <w:t>[Accessed May 2020].</w:t>
                  </w:r>
                </w:p>
                <w:p w14:paraId="2E28AA17" w14:textId="77777777" w:rsidR="002D1986" w:rsidRPr="00B90347" w:rsidRDefault="002D1986" w:rsidP="002D1986">
                  <w:pPr>
                    <w:pStyle w:val="Bibliography"/>
                    <w:rPr>
                      <w:noProof/>
                    </w:rPr>
                  </w:pPr>
                  <w:r w:rsidRPr="00B90347">
                    <w:rPr>
                      <w:noProof/>
                    </w:rPr>
                    <w:t xml:space="preserve">USDA, 2007. Chapter 16: Hydrographs. In: USDA, ed. </w:t>
                  </w:r>
                  <w:r w:rsidRPr="00B90347">
                    <w:rPr>
                      <w:i/>
                      <w:iCs/>
                      <w:noProof/>
                    </w:rPr>
                    <w:t xml:space="preserve">Hydrologyy National Engineering Handbook. </w:t>
                  </w:r>
                  <w:r w:rsidRPr="00B90347">
                    <w:rPr>
                      <w:noProof/>
                    </w:rPr>
                    <w:t>s.l.:USDA.</w:t>
                  </w:r>
                </w:p>
                <w:p w14:paraId="691202CE" w14:textId="77777777" w:rsidR="002D1986" w:rsidRPr="00B90347" w:rsidRDefault="002D1986" w:rsidP="002D1986">
                  <w:pPr>
                    <w:pStyle w:val="Bibliography"/>
                    <w:rPr>
                      <w:noProof/>
                    </w:rPr>
                  </w:pPr>
                  <w:r w:rsidRPr="00B90347">
                    <w:rPr>
                      <w:noProof/>
                    </w:rPr>
                    <w:t xml:space="preserve">USDA, 2015. Chapter 15: Time of Concentration. In: USDA, ed. </w:t>
                  </w:r>
                  <w:r w:rsidRPr="00B90347">
                    <w:rPr>
                      <w:i/>
                      <w:iCs/>
                      <w:noProof/>
                    </w:rPr>
                    <w:t xml:space="preserve">Hydrology National Engineering Handbook. </w:t>
                  </w:r>
                  <w:r w:rsidRPr="00B90347">
                    <w:rPr>
                      <w:noProof/>
                    </w:rPr>
                    <w:t>s.l.:National Resources Conservatioon Service.</w:t>
                  </w:r>
                </w:p>
                <w:p w14:paraId="7302797E" w14:textId="77777777" w:rsidR="002D1986" w:rsidRPr="00B90347" w:rsidRDefault="002D1986" w:rsidP="002D1986">
                  <w:pPr>
                    <w:pStyle w:val="Bibliography"/>
                    <w:rPr>
                      <w:noProof/>
                    </w:rPr>
                  </w:pPr>
                  <w:r w:rsidRPr="00B90347">
                    <w:rPr>
                      <w:noProof/>
                    </w:rPr>
                    <w:t xml:space="preserve">Vaze, J. et al., 2011. Conceptual Rainfall-Runoff Model Perfromance with Different Spatial Rainfall Inputs. </w:t>
                  </w:r>
                  <w:r w:rsidRPr="00B90347">
                    <w:rPr>
                      <w:i/>
                      <w:iCs/>
                      <w:noProof/>
                    </w:rPr>
                    <w:t xml:space="preserve">Journal of Hydrometeorology, </w:t>
                  </w:r>
                  <w:r w:rsidRPr="00B90347">
                    <w:rPr>
                      <w:noProof/>
                    </w:rPr>
                    <w:t>12(5), pp. 1100-1112.</w:t>
                  </w:r>
                </w:p>
                <w:p w14:paraId="40FBBCC0" w14:textId="77777777" w:rsidR="002D1986" w:rsidRPr="00B90347" w:rsidRDefault="002D1986" w:rsidP="002D1986">
                  <w:pPr>
                    <w:pStyle w:val="Bibliography"/>
                    <w:rPr>
                      <w:noProof/>
                    </w:rPr>
                  </w:pPr>
                  <w:r w:rsidRPr="00B90347">
                    <w:rPr>
                      <w:noProof/>
                    </w:rPr>
                    <w:t xml:space="preserve">Vemuri, V., 1993. </w:t>
                  </w:r>
                  <w:r w:rsidRPr="00B90347">
                    <w:rPr>
                      <w:i/>
                      <w:iCs/>
                      <w:noProof/>
                    </w:rPr>
                    <w:t xml:space="preserve">Main problems and issues in neural networks application. </w:t>
                  </w:r>
                  <w:r w:rsidRPr="00B90347">
                    <w:rPr>
                      <w:noProof/>
                    </w:rPr>
                    <w:t>New Zealand, IEEE.</w:t>
                  </w:r>
                </w:p>
                <w:p w14:paraId="1484F3D6" w14:textId="77777777" w:rsidR="002D1986" w:rsidRPr="00B90347" w:rsidRDefault="002D1986" w:rsidP="002D1986">
                  <w:pPr>
                    <w:pStyle w:val="Bibliography"/>
                    <w:rPr>
                      <w:noProof/>
                    </w:rPr>
                  </w:pPr>
                  <w:r w:rsidRPr="00B90347">
                    <w:rPr>
                      <w:noProof/>
                    </w:rPr>
                    <w:t xml:space="preserve">Winters, R., Winters, A. &amp; Amedee, R., 2010. Statistics: A brief overview. </w:t>
                  </w:r>
                  <w:r w:rsidRPr="00B90347">
                    <w:rPr>
                      <w:i/>
                      <w:iCs/>
                      <w:noProof/>
                    </w:rPr>
                    <w:t xml:space="preserve">Oschsner Journal, </w:t>
                  </w:r>
                  <w:r w:rsidRPr="00B90347">
                    <w:rPr>
                      <w:noProof/>
                    </w:rPr>
                    <w:t>10(213).</w:t>
                  </w:r>
                </w:p>
                <w:p w14:paraId="4B8B034D" w14:textId="77777777" w:rsidR="002D1986" w:rsidRPr="00B90347" w:rsidRDefault="002D1986" w:rsidP="002D1986">
                  <w:pPr>
                    <w:pStyle w:val="Bibliography"/>
                    <w:rPr>
                      <w:noProof/>
                    </w:rPr>
                  </w:pPr>
                  <w:r w:rsidRPr="00B90347">
                    <w:rPr>
                      <w:noProof/>
                    </w:rPr>
                    <w:t xml:space="preserve">Xu, C., 2002. </w:t>
                  </w:r>
                  <w:r w:rsidRPr="00B90347">
                    <w:rPr>
                      <w:i/>
                      <w:iCs/>
                      <w:noProof/>
                    </w:rPr>
                    <w:t xml:space="preserve">Hydrologic Models. </w:t>
                  </w:r>
                  <w:r w:rsidRPr="00B90347">
                    <w:rPr>
                      <w:noProof/>
                    </w:rPr>
                    <w:t>2 ed. Upssala: Uppssa;a University Department of Earth Sciences Hydrology.</w:t>
                  </w:r>
                </w:p>
                <w:p w14:paraId="2F0A8168" w14:textId="77777777" w:rsidR="002D1986" w:rsidRPr="00B90347" w:rsidRDefault="002D1986" w:rsidP="002D1986">
                  <w:pPr>
                    <w:pStyle w:val="Bibliography"/>
                    <w:rPr>
                      <w:noProof/>
                    </w:rPr>
                  </w:pPr>
                  <w:r w:rsidRPr="00B90347">
                    <w:rPr>
                      <w:noProof/>
                    </w:rPr>
                    <w:t xml:space="preserve">Zhao, X. &amp; Huang, Y., 2015. A Comparison of Three Gap Filling Techniques for Eddy Covariance Net Carbon Fluxes in Short Vegetation Ecosystems. </w:t>
                  </w:r>
                  <w:r w:rsidRPr="00B90347">
                    <w:rPr>
                      <w:i/>
                      <w:iCs/>
                      <w:noProof/>
                    </w:rPr>
                    <w:t xml:space="preserve">Land-Atmosphere Interactions, </w:t>
                  </w:r>
                  <w:r w:rsidRPr="00B90347">
                    <w:rPr>
                      <w:noProof/>
                    </w:rPr>
                    <w:t>Volume 2015, p. 12.</w:t>
                  </w:r>
                </w:p>
                <w:p w14:paraId="046C420D" w14:textId="1054822D" w:rsidR="004069AA" w:rsidRPr="00B90347" w:rsidRDefault="004069AA" w:rsidP="002D1986">
                  <w:pPr>
                    <w:keepNext/>
                    <w:widowControl w:val="0"/>
                    <w:ind w:firstLine="0"/>
                    <w:pPrChange w:id="3362" w:author="Carlos Erazo" w:date="2020-08-15T01:37:00Z">
                      <w:pPr>
                        <w:ind w:firstLine="0"/>
                        <w:jc w:val="left"/>
                      </w:pPr>
                    </w:pPrChange>
                  </w:pPr>
                  <w:r w:rsidRPr="00B90347">
                    <w:rPr>
                      <w:b/>
                      <w:bCs/>
                      <w:noProof/>
                    </w:rPr>
                    <w:fldChar w:fldCharType="end"/>
                  </w:r>
                </w:p>
                <w:customXmlInsRangeStart w:id="3363" w:author="Carlos Erazo" w:date="2020-08-15T00:46:00Z"/>
              </w:sdtContent>
            </w:sdt>
            <w:customXmlInsRangeEnd w:id="3363"/>
            <w:customXmlInsRangeStart w:id="3364" w:author="Carlos Erazo" w:date="2020-08-15T00:46:00Z"/>
          </w:sdtContent>
        </w:sdt>
        <w:customXmlInsRangeEnd w:id="3364"/>
        <w:customXmlInsRangeStart w:id="3365" w:author="Demir, Ibrahim" w:date="2020-08-15T00:46:00Z"/>
      </w:sdtContent>
    </w:sdt>
    <w:customXmlInsRangeEnd w:id="3365"/>
    <w:p w14:paraId="1926A4AA" w14:textId="0F5B2843" w:rsidR="004069AA" w:rsidRPr="00B90347" w:rsidRDefault="004069AA" w:rsidP="00FD3013">
      <w:pPr>
        <w:ind w:firstLine="0"/>
        <w:jc w:val="left"/>
      </w:pPr>
    </w:p>
    <w:p w14:paraId="204460A5" w14:textId="48E3D90B" w:rsidR="00A845E7" w:rsidDel="008B472E" w:rsidRDefault="00A845E7" w:rsidP="008B472E">
      <w:pPr>
        <w:ind w:firstLine="0"/>
        <w:jc w:val="left"/>
        <w:rPr>
          <w:del w:id="3366" w:author="Carlos Erazo" w:date="2020-08-15T05:38:00Z"/>
        </w:rPr>
      </w:pPr>
    </w:p>
    <w:p w14:paraId="162BB715" w14:textId="77777777" w:rsidR="008B472E" w:rsidRDefault="008B472E" w:rsidP="008B472E">
      <w:pPr>
        <w:ind w:firstLine="0"/>
        <w:jc w:val="left"/>
        <w:rPr>
          <w:ins w:id="3367" w:author="Carlos Erazo" w:date="2020-08-15T05:38:00Z"/>
        </w:rPr>
        <w:sectPr w:rsidR="008B472E" w:rsidSect="00AC32FC">
          <w:headerReference w:type="even" r:id="rId96"/>
          <w:headerReference w:type="default" r:id="rId97"/>
          <w:footerReference w:type="default" r:id="rId98"/>
          <w:pgSz w:w="11906" w:h="16838" w:code="9"/>
          <w:pgMar w:top="1440" w:right="1440" w:bottom="1440" w:left="1440" w:header="720" w:footer="720" w:gutter="0"/>
          <w:cols w:space="720"/>
          <w:docGrid w:linePitch="360"/>
        </w:sectPr>
        <w:pPrChange w:id="3386" w:author="Carlos Erazo" w:date="2020-08-15T05:44:00Z">
          <w:pPr>
            <w:jc w:val="left"/>
          </w:pPr>
        </w:pPrChange>
      </w:pPr>
    </w:p>
    <w:p w14:paraId="530D1978" w14:textId="77777777" w:rsidR="008B472E" w:rsidRDefault="008B472E" w:rsidP="008B472E">
      <w:pPr>
        <w:ind w:firstLine="0"/>
        <w:jc w:val="left"/>
        <w:rPr>
          <w:ins w:id="3387" w:author="Carlos Erazo" w:date="2020-08-15T05:38:00Z"/>
        </w:rPr>
        <w:sectPr w:rsidR="008B472E" w:rsidSect="00AC32FC">
          <w:headerReference w:type="default" r:id="rId99"/>
          <w:footerReference w:type="default" r:id="rId100"/>
          <w:pgSz w:w="11906" w:h="16838" w:code="9"/>
          <w:pgMar w:top="1440" w:right="1440" w:bottom="1440" w:left="1440" w:header="720" w:footer="720" w:gutter="0"/>
          <w:cols w:space="720"/>
          <w:docGrid w:linePitch="360"/>
        </w:sectPr>
        <w:pPrChange w:id="3392" w:author="Carlos Erazo" w:date="2020-08-15T05:44:00Z">
          <w:pPr>
            <w:jc w:val="left"/>
          </w:pPr>
        </w:pPrChange>
      </w:pPr>
    </w:p>
    <w:p w14:paraId="4EA1542A" w14:textId="380D11AF" w:rsidR="00A60C8F" w:rsidDel="008B472E" w:rsidRDefault="00A60C8F" w:rsidP="008B472E">
      <w:pPr>
        <w:pStyle w:val="Heading1"/>
        <w:rPr>
          <w:del w:id="3393" w:author="Carlos Erazo" w:date="2020-08-15T03:26:00Z"/>
        </w:rPr>
      </w:pPr>
      <w:del w:id="3394" w:author="Carlos Erazo" w:date="2020-08-15T03:26:00Z">
        <w:r w:rsidRPr="008B472E" w:rsidDel="008D4B6B">
          <w:lastRenderedPageBreak/>
          <w:br w:type="page"/>
        </w:r>
      </w:del>
    </w:p>
    <w:p w14:paraId="39853608" w14:textId="76DD6D95" w:rsidR="0097584E" w:rsidRPr="008B472E" w:rsidRDefault="009D39A6" w:rsidP="008B472E">
      <w:pPr>
        <w:pStyle w:val="Heading1"/>
        <w:numPr>
          <w:ilvl w:val="0"/>
          <w:numId w:val="0"/>
        </w:numPr>
        <w:pPrChange w:id="3395" w:author="Carlos Erazo" w:date="2020-08-15T05:45:00Z">
          <w:pPr>
            <w:pStyle w:val="Heading1"/>
          </w:pPr>
        </w:pPrChange>
      </w:pPr>
      <w:bookmarkStart w:id="3396" w:name="_Toc48337966"/>
      <w:bookmarkStart w:id="3397" w:name="_Toc48363194"/>
      <w:r w:rsidRPr="008B472E">
        <w:t>Appendix</w:t>
      </w:r>
      <w:bookmarkEnd w:id="3396"/>
      <w:bookmarkEnd w:id="3397"/>
    </w:p>
    <w:p w14:paraId="33663850" w14:textId="17295BC8" w:rsidR="0008174A" w:rsidRPr="00B90347" w:rsidRDefault="0008174A" w:rsidP="001474F5">
      <w:pPr>
        <w:ind w:firstLine="0"/>
        <w:pPrChange w:id="3398" w:author="Carlos Erazo" w:date="2020-08-15T00:46:00Z">
          <w:pPr>
            <w:pStyle w:val="Heading2"/>
          </w:pPr>
        </w:pPrChange>
      </w:pPr>
      <w:r w:rsidRPr="00B90347">
        <w:t>Case study</w:t>
      </w:r>
      <w:r w:rsidR="00866B46" w:rsidRPr="00B90347">
        <w:t xml:space="preserve"> 1</w:t>
      </w:r>
    </w:p>
    <w:p w14:paraId="0035BAA3" w14:textId="6005284B" w:rsidR="000C7468" w:rsidRPr="00B90347" w:rsidRDefault="0008174A" w:rsidP="0004737E">
      <w:pPr>
        <w:ind w:firstLine="0"/>
      </w:pPr>
      <w:r w:rsidRPr="00B90347">
        <w:t xml:space="preserve">Objects used for data retrieval of the US site </w:t>
      </w:r>
    </w:p>
    <w:p w14:paraId="7D5E7EC9" w14:textId="77777777" w:rsidR="00912F17"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dataRetrievalParams2 = {</w:t>
      </w:r>
    </w:p>
    <w:p w14:paraId="2D32DA6F" w14:textId="77777777" w:rsidR="00912F17"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  source: </w:t>
      </w:r>
      <w:r w:rsidRPr="00B90347">
        <w:rPr>
          <w:color w:val="FFA0A0"/>
        </w:rPr>
        <w:t>"noaa"</w:t>
      </w:r>
      <w:r w:rsidRPr="00B90347">
        <w:rPr>
          <w:color w:val="FFFFFF"/>
        </w:rPr>
        <w:t>,</w:t>
      </w:r>
    </w:p>
    <w:p w14:paraId="12F2A014" w14:textId="77777777" w:rsidR="00912F17"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  dataType: </w:t>
      </w:r>
      <w:r w:rsidRPr="00B90347">
        <w:rPr>
          <w:color w:val="FFA0A0"/>
        </w:rPr>
        <w:t>"datasets"</w:t>
      </w:r>
      <w:r w:rsidRPr="00B90347">
        <w:rPr>
          <w:color w:val="FFFFFF"/>
        </w:rPr>
        <w:t>,</w:t>
      </w:r>
    </w:p>
    <w:p w14:paraId="00F3EB3F" w14:textId="77777777" w:rsidR="00912F17"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  type: </w:t>
      </w:r>
      <w:r w:rsidRPr="00B90347">
        <w:rPr>
          <w:color w:val="FFA0A0"/>
        </w:rPr>
        <w:t>"json"</w:t>
      </w:r>
      <w:r w:rsidRPr="00B90347">
        <w:rPr>
          <w:color w:val="FFFFFF"/>
        </w:rPr>
        <w:t>,</w:t>
      </w:r>
    </w:p>
    <w:p w14:paraId="28948A68" w14:textId="77777777" w:rsidR="00912F17"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  arguments: {</w:t>
      </w:r>
    </w:p>
    <w:p w14:paraId="658E8C4D" w14:textId="77777777" w:rsidR="00912F17"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    stationid: </w:t>
      </w:r>
      <w:r w:rsidRPr="00B90347">
        <w:rPr>
          <w:color w:val="FFA0A0"/>
        </w:rPr>
        <w:t>"COOP:440166"</w:t>
      </w:r>
    </w:p>
    <w:p w14:paraId="28A9471E" w14:textId="77777777" w:rsidR="00912F17"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    datasetid: </w:t>
      </w:r>
      <w:r w:rsidRPr="00B90347">
        <w:rPr>
          <w:color w:val="FFA0A0"/>
        </w:rPr>
        <w:t>"PRECIP_15"</w:t>
      </w:r>
      <w:r w:rsidRPr="00B90347">
        <w:rPr>
          <w:color w:val="FFFFFF"/>
        </w:rPr>
        <w:t>,</w:t>
      </w:r>
    </w:p>
    <w:p w14:paraId="011A23AB" w14:textId="77777777" w:rsidR="00912F17"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    limit: </w:t>
      </w:r>
      <w:r w:rsidRPr="00B90347">
        <w:rPr>
          <w:color w:val="CD5C5C"/>
        </w:rPr>
        <w:t>1000</w:t>
      </w:r>
      <w:r w:rsidRPr="00B90347">
        <w:rPr>
          <w:color w:val="FFFFFF"/>
        </w:rPr>
        <w:t>,</w:t>
      </w:r>
    </w:p>
    <w:p w14:paraId="62D6FB76" w14:textId="77777777" w:rsidR="00912F17"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  },</w:t>
      </w:r>
    </w:p>
    <w:p w14:paraId="6C79BB60" w14:textId="77777777" w:rsidR="00912F17"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  token: tokennoa1,</w:t>
      </w:r>
    </w:p>
    <w:p w14:paraId="7968AAEF" w14:textId="3CD7B216" w:rsidR="00BC7BC1" w:rsidRPr="00B90347" w:rsidRDefault="00912F17" w:rsidP="00D45572">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8701186"/>
        <w:rPr>
          <w:color w:val="FFFFFF"/>
        </w:rPr>
      </w:pPr>
      <w:r w:rsidRPr="00B90347">
        <w:rPr>
          <w:color w:val="FFFFFF"/>
        </w:rPr>
        <w:t>};</w:t>
      </w:r>
    </w:p>
    <w:p w14:paraId="02CA7503" w14:textId="77777777" w:rsidR="00912F17" w:rsidRPr="00B90347" w:rsidRDefault="00912F17" w:rsidP="00A60C8F">
      <w:pPr>
        <w:pStyle w:val="coding"/>
        <w:rPr>
          <w:noProof/>
        </w:rPr>
      </w:pPr>
    </w:p>
    <w:p w14:paraId="09C1E4BD" w14:textId="2A9C9955" w:rsidR="00BC7BC1" w:rsidRPr="00B90347" w:rsidRDefault="00BC7BC1" w:rsidP="00912F17">
      <w:pPr>
        <w:pStyle w:val="coding"/>
        <w:jc w:val="center"/>
        <w:rPr>
          <w:color w:val="auto"/>
        </w:rPr>
      </w:pPr>
      <w:r w:rsidRPr="00B90347">
        <w:rPr>
          <w:noProof/>
        </w:rPr>
        <w:drawing>
          <wp:inline distT="0" distB="0" distL="0" distR="0" wp14:anchorId="0FE2C210" wp14:editId="5D9F8D14">
            <wp:extent cx="3691719" cy="2562847"/>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32471" t="6700" r="-1" b="50023"/>
                    <a:stretch/>
                  </pic:blipFill>
                  <pic:spPr bwMode="auto">
                    <a:xfrm>
                      <a:off x="0" y="0"/>
                      <a:ext cx="3696037" cy="2565845"/>
                    </a:xfrm>
                    <a:prstGeom prst="rect">
                      <a:avLst/>
                    </a:prstGeom>
                    <a:ln>
                      <a:noFill/>
                    </a:ln>
                    <a:extLst>
                      <a:ext uri="{53640926-AAD7-44D8-BBD7-CCE9431645EC}">
                        <a14:shadowObscured xmlns:a14="http://schemas.microsoft.com/office/drawing/2010/main"/>
                      </a:ext>
                    </a:extLst>
                  </pic:spPr>
                </pic:pic>
              </a:graphicData>
            </a:graphic>
          </wp:inline>
        </w:drawing>
      </w:r>
    </w:p>
    <w:p w14:paraId="54B3104B" w14:textId="2B65545D" w:rsidR="00912F17" w:rsidRPr="00B90347" w:rsidRDefault="00912F17" w:rsidP="00912F17">
      <w:pPr>
        <w:ind w:firstLine="0"/>
      </w:pPr>
      <w:r w:rsidRPr="00B90347">
        <w:t>Data from 1984</w:t>
      </w:r>
    </w:p>
    <w:p w14:paraId="5F52B6F6"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dataRetrievalParams3 = {</w:t>
      </w:r>
    </w:p>
    <w:p w14:paraId="0341D296"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source: </w:t>
      </w:r>
      <w:r w:rsidRPr="00B90347">
        <w:rPr>
          <w:color w:val="FFA0A0"/>
        </w:rPr>
        <w:t>"noaa"</w:t>
      </w:r>
      <w:r w:rsidRPr="00B90347">
        <w:rPr>
          <w:color w:val="FFFFFF"/>
        </w:rPr>
        <w:t>,</w:t>
      </w:r>
    </w:p>
    <w:p w14:paraId="0F388875"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dataType: </w:t>
      </w:r>
      <w:r w:rsidRPr="00B90347">
        <w:rPr>
          <w:color w:val="FFA0A0"/>
        </w:rPr>
        <w:t>"prec-15min"</w:t>
      </w:r>
      <w:r w:rsidRPr="00B90347">
        <w:rPr>
          <w:color w:val="FFFFFF"/>
        </w:rPr>
        <w:t>,</w:t>
      </w:r>
    </w:p>
    <w:p w14:paraId="06D79A52"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type: </w:t>
      </w:r>
      <w:r w:rsidRPr="00B90347">
        <w:rPr>
          <w:color w:val="FFA0A0"/>
        </w:rPr>
        <w:t>"json"</w:t>
      </w:r>
      <w:r w:rsidRPr="00B90347">
        <w:rPr>
          <w:color w:val="FFFFFF"/>
        </w:rPr>
        <w:t>,</w:t>
      </w:r>
    </w:p>
    <w:p w14:paraId="1847ED8B"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arguments: {</w:t>
      </w:r>
    </w:p>
    <w:p w14:paraId="1A70B85A"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stationid: </w:t>
      </w:r>
      <w:r w:rsidRPr="00B90347">
        <w:rPr>
          <w:color w:val="FFA0A0"/>
        </w:rPr>
        <w:t>"COOP:440166"</w:t>
      </w:r>
    </w:p>
    <w:p w14:paraId="715D19C7"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units: </w:t>
      </w:r>
      <w:r w:rsidRPr="00B90347">
        <w:rPr>
          <w:color w:val="FFA0A0"/>
        </w:rPr>
        <w:t>"metric"</w:t>
      </w:r>
      <w:r w:rsidRPr="00B90347">
        <w:rPr>
          <w:color w:val="FFFFFF"/>
        </w:rPr>
        <w:t>,</w:t>
      </w:r>
    </w:p>
    <w:p w14:paraId="1BB2D344"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startdate: </w:t>
      </w:r>
      <w:r w:rsidRPr="00B90347">
        <w:rPr>
          <w:color w:val="FFA0A0"/>
        </w:rPr>
        <w:t>"1984-01-01"</w:t>
      </w:r>
      <w:r w:rsidRPr="00B90347">
        <w:rPr>
          <w:color w:val="FFFFFF"/>
        </w:rPr>
        <w:t>,</w:t>
      </w:r>
    </w:p>
    <w:p w14:paraId="365FA7CD"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enddate: </w:t>
      </w:r>
      <w:r w:rsidRPr="00B90347">
        <w:rPr>
          <w:color w:val="FFA0A0"/>
        </w:rPr>
        <w:t>"1984-12-31"</w:t>
      </w:r>
      <w:r w:rsidRPr="00B90347">
        <w:rPr>
          <w:color w:val="FFFFFF"/>
        </w:rPr>
        <w:t>,</w:t>
      </w:r>
    </w:p>
    <w:p w14:paraId="0EB543FC"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limit: </w:t>
      </w:r>
      <w:r w:rsidRPr="00B90347">
        <w:rPr>
          <w:color w:val="CD5C5C"/>
        </w:rPr>
        <w:t>1000</w:t>
      </w:r>
      <w:r w:rsidRPr="00B90347">
        <w:rPr>
          <w:color w:val="FFFFFF"/>
        </w:rPr>
        <w:t>,</w:t>
      </w:r>
    </w:p>
    <w:p w14:paraId="5AFDCC39"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datatype: </w:t>
      </w:r>
      <w:r w:rsidRPr="00B90347">
        <w:rPr>
          <w:color w:val="FFA0A0"/>
        </w:rPr>
        <w:t>"QPCP"</w:t>
      </w:r>
      <w:r w:rsidRPr="00B90347">
        <w:rPr>
          <w:color w:val="FFFFFF"/>
        </w:rPr>
        <w:t>,</w:t>
      </w:r>
    </w:p>
    <w:p w14:paraId="559090F4"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w:t>
      </w:r>
    </w:p>
    <w:p w14:paraId="2615D036" w14:textId="77777777" w:rsidR="00912F17" w:rsidRPr="00B9034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color w:val="FFFFFF"/>
        </w:rPr>
      </w:pPr>
      <w:r w:rsidRPr="00B90347">
        <w:rPr>
          <w:color w:val="FFFFFF"/>
        </w:rPr>
        <w:t>  token: tokennoa1,</w:t>
      </w:r>
    </w:p>
    <w:p w14:paraId="2DE16CDA" w14:textId="1D07F1DE" w:rsidR="00912F17" w:rsidRDefault="00912F17" w:rsidP="00D45572">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482552612"/>
        <w:rPr>
          <w:ins w:id="3399" w:author="Carlos Erazo" w:date="2020-08-15T05:41:00Z"/>
          <w:color w:val="FFFFFF"/>
        </w:rPr>
      </w:pPr>
      <w:r w:rsidRPr="00B90347">
        <w:rPr>
          <w:color w:val="FFFFFF"/>
        </w:rPr>
        <w:t>};</w:t>
      </w:r>
    </w:p>
    <w:p w14:paraId="3EEBBAF9" w14:textId="77777777" w:rsidR="008B472E" w:rsidRDefault="008B472E" w:rsidP="008B472E">
      <w:pPr>
        <w:pStyle w:val="HTMLPreformatted"/>
        <w:pBdr>
          <w:top w:val="single" w:sz="6" w:space="2" w:color="888888"/>
          <w:left w:val="single" w:sz="6" w:space="2" w:color="888888"/>
          <w:bottom w:val="single" w:sz="6" w:space="2" w:color="888888"/>
          <w:right w:val="single" w:sz="6" w:space="2" w:color="888888"/>
        </w:pBdr>
        <w:shd w:val="clear" w:color="auto" w:fill="333333"/>
        <w:spacing w:beforeAutospacing="1" w:after="100" w:afterAutospacing="1"/>
        <w:ind w:left="720" w:firstLine="0"/>
        <w:divId w:val="482552612"/>
        <w:rPr>
          <w:ins w:id="3400" w:author="Carlos Erazo" w:date="2020-08-15T05:42:00Z"/>
          <w:color w:val="FFFFFF"/>
        </w:rPr>
        <w:sectPr w:rsidR="008B472E" w:rsidSect="00B24243">
          <w:headerReference w:type="even" r:id="rId102"/>
          <w:headerReference w:type="default" r:id="rId103"/>
          <w:footerReference w:type="even" r:id="rId104"/>
          <w:footerReference w:type="default" r:id="rId105"/>
          <w:pgSz w:w="11906" w:h="16838" w:code="9"/>
          <w:pgMar w:top="1440" w:right="1440" w:bottom="1440" w:left="1440" w:header="720" w:footer="720" w:gutter="0"/>
          <w:pgNumType w:fmt="lowerRoman" w:start="1"/>
          <w:cols w:space="720"/>
          <w:docGrid w:linePitch="360"/>
        </w:sectPr>
        <w:pPrChange w:id="3432" w:author="Carlos Erazo" w:date="2020-08-15T05:42:00Z">
          <w:pPr>
            <w:pStyle w:val="HTMLPreformatted"/>
            <w:numPr>
              <w:numId w:val="41"/>
            </w:numPr>
            <w:pBdr>
              <w:top w:val="single" w:sz="6" w:space="2" w:color="888888"/>
              <w:left w:val="single" w:sz="6" w:space="2" w:color="888888"/>
              <w:bottom w:val="single" w:sz="6" w:space="2" w:color="888888"/>
              <w:right w:val="single" w:sz="6" w:space="2" w:color="888888"/>
            </w:pBdr>
            <w:shd w:val="clear" w:color="auto" w:fill="333333"/>
            <w:spacing w:beforeAutospacing="1" w:after="100" w:afterAutospacing="1"/>
            <w:ind w:left="720" w:hanging="360"/>
            <w:divId w:val="482552612"/>
          </w:pPr>
        </w:pPrChange>
      </w:pPr>
    </w:p>
    <w:p w14:paraId="54D69947" w14:textId="5DEBECE3" w:rsidR="008B472E" w:rsidRPr="00B90347" w:rsidDel="008B472E" w:rsidRDefault="008B472E" w:rsidP="008B472E">
      <w:pPr>
        <w:pStyle w:val="HTMLPreformatted"/>
        <w:pBdr>
          <w:top w:val="single" w:sz="6" w:space="2" w:color="888888"/>
          <w:left w:val="single" w:sz="6" w:space="2" w:color="888888"/>
          <w:bottom w:val="single" w:sz="6" w:space="2" w:color="888888"/>
          <w:right w:val="single" w:sz="6" w:space="2" w:color="888888"/>
        </w:pBdr>
        <w:shd w:val="clear" w:color="auto" w:fill="333333"/>
        <w:spacing w:beforeAutospacing="1" w:after="100" w:afterAutospacing="1"/>
        <w:ind w:firstLine="0"/>
        <w:divId w:val="482552612"/>
        <w:rPr>
          <w:del w:id="3433" w:author="Carlos Erazo" w:date="2020-08-15T05:42:00Z"/>
          <w:color w:val="FFFFFF"/>
        </w:rPr>
        <w:pPrChange w:id="3434" w:author="Carlos Erazo" w:date="2020-08-15T05:42:00Z">
          <w:pPr>
            <w:pStyle w:val="HTMLPreformatted"/>
            <w:numPr>
              <w:numId w:val="41"/>
            </w:numPr>
            <w:pBdr>
              <w:top w:val="single" w:sz="6" w:space="2" w:color="888888"/>
              <w:left w:val="single" w:sz="6" w:space="2" w:color="888888"/>
              <w:bottom w:val="single" w:sz="6" w:space="2" w:color="888888"/>
              <w:right w:val="single" w:sz="6" w:space="2" w:color="888888"/>
            </w:pBdr>
            <w:shd w:val="clear" w:color="auto" w:fill="333333"/>
            <w:spacing w:beforeAutospacing="1" w:after="100" w:afterAutospacing="1"/>
            <w:ind w:left="720" w:hanging="360"/>
            <w:divId w:val="482552612"/>
          </w:pPr>
        </w:pPrChange>
      </w:pPr>
    </w:p>
    <w:p w14:paraId="29C25C12" w14:textId="77777777" w:rsidR="00912F17" w:rsidRPr="00B90347" w:rsidRDefault="00912F17" w:rsidP="008B472E">
      <w:pPr>
        <w:pStyle w:val="HTMLPreformatted"/>
        <w:pBdr>
          <w:top w:val="single" w:sz="6" w:space="2" w:color="888888"/>
          <w:left w:val="single" w:sz="6" w:space="2" w:color="888888"/>
          <w:bottom w:val="single" w:sz="6" w:space="2" w:color="888888"/>
          <w:right w:val="single" w:sz="6" w:space="2" w:color="888888"/>
        </w:pBdr>
        <w:shd w:val="clear" w:color="auto" w:fill="333333"/>
        <w:spacing w:beforeAutospacing="1" w:after="100" w:afterAutospacing="1"/>
        <w:ind w:firstLine="0"/>
        <w:divId w:val="482552612"/>
        <w:rPr>
          <w:noProof/>
        </w:rPr>
        <w:pPrChange w:id="3435" w:author="Carlos Erazo" w:date="2020-08-15T05:42:00Z">
          <w:pPr>
            <w:pStyle w:val="coding"/>
            <w:divId w:val="482552612"/>
          </w:pPr>
        </w:pPrChange>
      </w:pPr>
      <w:del w:id="3436" w:author="Carlos Erazo" w:date="2020-08-15T05:42:00Z">
        <w:r w:rsidRPr="008B472E" w:rsidDel="008B472E">
          <w:rPr>
            <w:color w:val="FFFFFF"/>
            <w:rPrChange w:id="3437" w:author="Carlos Erazo" w:date="2020-08-15T05:42:00Z">
              <w:rPr/>
            </w:rPrChange>
          </w:rPr>
          <w:delText> </w:delText>
        </w:r>
        <w:r w:rsidR="0004737E" w:rsidRPr="008B472E" w:rsidDel="008B472E">
          <w:rPr>
            <w:color w:val="auto"/>
          </w:rPr>
          <w:delText> </w:delText>
        </w:r>
        <w:r w:rsidR="00730098" w:rsidRPr="008B472E" w:rsidDel="008B472E">
          <w:rPr>
            <w:color w:val="FFFFFF"/>
            <w:rPrChange w:id="3438" w:author="Carlos Erazo" w:date="2020-08-15T05:42:00Z">
              <w:rPr/>
            </w:rPrChange>
          </w:rPr>
          <w:delText> </w:delText>
        </w:r>
      </w:del>
    </w:p>
    <w:p w14:paraId="34D384D0" w14:textId="0EFA0C9B" w:rsidR="00BC7BC1" w:rsidRPr="00B90347" w:rsidRDefault="00BC7BC1" w:rsidP="00912F17">
      <w:pPr>
        <w:pStyle w:val="coding"/>
        <w:ind w:firstLine="0"/>
        <w:jc w:val="center"/>
      </w:pPr>
      <w:r w:rsidRPr="00B90347">
        <w:rPr>
          <w:noProof/>
        </w:rPr>
        <w:drawing>
          <wp:inline distT="0" distB="0" distL="0" distR="0" wp14:anchorId="54D98D69" wp14:editId="0A0C2527">
            <wp:extent cx="3564539" cy="22859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33010" t="6833" b="53506"/>
                    <a:stretch/>
                  </pic:blipFill>
                  <pic:spPr bwMode="auto">
                    <a:xfrm>
                      <a:off x="0" y="0"/>
                      <a:ext cx="3564577" cy="2286000"/>
                    </a:xfrm>
                    <a:prstGeom prst="rect">
                      <a:avLst/>
                    </a:prstGeom>
                    <a:ln>
                      <a:noFill/>
                    </a:ln>
                    <a:extLst>
                      <a:ext uri="{53640926-AAD7-44D8-BBD7-CCE9431645EC}">
                        <a14:shadowObscured xmlns:a14="http://schemas.microsoft.com/office/drawing/2010/main"/>
                      </a:ext>
                    </a:extLst>
                  </pic:spPr>
                </pic:pic>
              </a:graphicData>
            </a:graphic>
          </wp:inline>
        </w:drawing>
      </w:r>
    </w:p>
    <w:p w14:paraId="65AA96C1" w14:textId="67823D73" w:rsidR="00AA106C" w:rsidRPr="00B90347" w:rsidRDefault="00AA106C" w:rsidP="00912F17">
      <w:pPr>
        <w:ind w:firstLine="0"/>
      </w:pPr>
      <w:r w:rsidRPr="00B90347">
        <w:t>Object requests</w:t>
      </w:r>
    </w:p>
    <w:p w14:paraId="28D0B388"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87CEEB"/>
        </w:rPr>
        <w:t>//Data for 1985</w:t>
      </w:r>
    </w:p>
    <w:p w14:paraId="698426F8"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dataRetrievalParams1 = {</w:t>
      </w:r>
    </w:p>
    <w:p w14:paraId="0DD7EBA3"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source: </w:t>
      </w:r>
      <w:r w:rsidRPr="00B90347">
        <w:rPr>
          <w:color w:val="FFA0A0"/>
        </w:rPr>
        <w:t>"noaa"</w:t>
      </w:r>
      <w:r w:rsidRPr="00B90347">
        <w:rPr>
          <w:color w:val="FFFFFF"/>
        </w:rPr>
        <w:t>,</w:t>
      </w:r>
    </w:p>
    <w:p w14:paraId="2F778323"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dataType: </w:t>
      </w:r>
      <w:r w:rsidRPr="00B90347">
        <w:rPr>
          <w:color w:val="FFA0A0"/>
        </w:rPr>
        <w:t>"prec-15min"</w:t>
      </w:r>
      <w:r w:rsidRPr="00B90347">
        <w:rPr>
          <w:color w:val="FFFFFF"/>
        </w:rPr>
        <w:t>,</w:t>
      </w:r>
    </w:p>
    <w:p w14:paraId="16EEB507"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type: </w:t>
      </w:r>
      <w:r w:rsidRPr="00B90347">
        <w:rPr>
          <w:color w:val="FFA0A0"/>
        </w:rPr>
        <w:t>"json"</w:t>
      </w:r>
      <w:r w:rsidRPr="00B90347">
        <w:rPr>
          <w:color w:val="FFFFFF"/>
        </w:rPr>
        <w:t>,</w:t>
      </w:r>
    </w:p>
    <w:p w14:paraId="5EA382D1"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arguments: {</w:t>
      </w:r>
    </w:p>
    <w:p w14:paraId="41DE6B62"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stationid: </w:t>
      </w:r>
      <w:r w:rsidRPr="00B90347">
        <w:rPr>
          <w:color w:val="FFA0A0"/>
        </w:rPr>
        <w:t>"COOP:440166"</w:t>
      </w:r>
    </w:p>
    <w:p w14:paraId="0CCA782E"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units: </w:t>
      </w:r>
      <w:r w:rsidRPr="00B90347">
        <w:rPr>
          <w:color w:val="FFA0A0"/>
        </w:rPr>
        <w:t>"metric"</w:t>
      </w:r>
      <w:r w:rsidRPr="00B90347">
        <w:rPr>
          <w:color w:val="FFFFFF"/>
        </w:rPr>
        <w:t>,</w:t>
      </w:r>
    </w:p>
    <w:p w14:paraId="4E712D90"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startdate: </w:t>
      </w:r>
      <w:r w:rsidRPr="00B90347">
        <w:rPr>
          <w:color w:val="FFA0A0"/>
        </w:rPr>
        <w:t>"1985-01-01"</w:t>
      </w:r>
      <w:r w:rsidRPr="00B90347">
        <w:rPr>
          <w:color w:val="FFFFFF"/>
        </w:rPr>
        <w:t>,</w:t>
      </w:r>
    </w:p>
    <w:p w14:paraId="66EDD7A2"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enddate: </w:t>
      </w:r>
      <w:r w:rsidRPr="00B90347">
        <w:rPr>
          <w:color w:val="FFA0A0"/>
        </w:rPr>
        <w:t>"1985-10-31"</w:t>
      </w:r>
      <w:r w:rsidRPr="00B90347">
        <w:rPr>
          <w:color w:val="FFFFFF"/>
        </w:rPr>
        <w:t>,</w:t>
      </w:r>
    </w:p>
    <w:p w14:paraId="4D765863"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limit: </w:t>
      </w:r>
      <w:r w:rsidRPr="00B90347">
        <w:rPr>
          <w:color w:val="CD5C5C"/>
        </w:rPr>
        <w:t>1000</w:t>
      </w:r>
      <w:r w:rsidRPr="00B90347">
        <w:rPr>
          <w:color w:val="FFFFFF"/>
        </w:rPr>
        <w:t>,</w:t>
      </w:r>
    </w:p>
    <w:p w14:paraId="5029B571"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datatype: </w:t>
      </w:r>
      <w:r w:rsidRPr="00B90347">
        <w:rPr>
          <w:color w:val="FFA0A0"/>
        </w:rPr>
        <w:t>"QPCP"</w:t>
      </w:r>
      <w:r w:rsidRPr="00B90347">
        <w:rPr>
          <w:color w:val="FFFFFF"/>
        </w:rPr>
        <w:t>,</w:t>
      </w:r>
    </w:p>
    <w:p w14:paraId="6B2283F8"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w:t>
      </w:r>
    </w:p>
    <w:p w14:paraId="262DABB8"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  token: tokennoa1,</w:t>
      </w:r>
    </w:p>
    <w:p w14:paraId="4121779A" w14:textId="77777777" w:rsidR="00912F17" w:rsidRPr="00B90347" w:rsidRDefault="00912F17" w:rsidP="00D45572">
      <w:pPr>
        <w:pStyle w:val="HTMLPreformatted"/>
        <w:numPr>
          <w:ilvl w:val="0"/>
          <w:numId w:val="42"/>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559561841"/>
        <w:rPr>
          <w:color w:val="FFFFFF"/>
        </w:rPr>
      </w:pPr>
      <w:r w:rsidRPr="00B90347">
        <w:rPr>
          <w:color w:val="FFFFFF"/>
        </w:rPr>
        <w:t>};</w:t>
      </w:r>
    </w:p>
    <w:p w14:paraId="6A896153" w14:textId="3BF62CE8" w:rsidR="00AA106C" w:rsidRPr="00B90347" w:rsidRDefault="00912F17" w:rsidP="00B61024">
      <w:pPr>
        <w:pStyle w:val="coding"/>
        <w:rPr>
          <w:sz w:val="18"/>
          <w:szCs w:val="16"/>
        </w:rPr>
      </w:pPr>
      <w:r w:rsidRPr="00B90347">
        <w:rPr>
          <w:color w:val="FFFFFF"/>
        </w:rPr>
        <w:t> </w:t>
      </w:r>
      <w:r w:rsidR="0004737E" w:rsidRPr="00B90347">
        <w:rPr>
          <w:color w:val="auto"/>
        </w:rPr>
        <w:t> </w:t>
      </w:r>
      <w:r w:rsidR="00730098" w:rsidRPr="00B90347">
        <w:rPr>
          <w:color w:val="FFFFFF"/>
          <w:sz w:val="18"/>
          <w:szCs w:val="16"/>
        </w:rPr>
        <w:t>  </w:t>
      </w:r>
    </w:p>
    <w:p w14:paraId="6A23851E"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dataRetrievalParams2 = {</w:t>
      </w:r>
    </w:p>
    <w:p w14:paraId="6FB6AF5B"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source: </w:t>
      </w:r>
      <w:r w:rsidRPr="00B90347">
        <w:rPr>
          <w:color w:val="FFA0A0"/>
        </w:rPr>
        <w:t>"noaa"</w:t>
      </w:r>
      <w:r w:rsidRPr="00B90347">
        <w:rPr>
          <w:color w:val="FFFFFF"/>
        </w:rPr>
        <w:t>,</w:t>
      </w:r>
    </w:p>
    <w:p w14:paraId="4E721FA2"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dataType: </w:t>
      </w:r>
      <w:r w:rsidRPr="00B90347">
        <w:rPr>
          <w:color w:val="FFA0A0"/>
        </w:rPr>
        <w:t>"prec-15min"</w:t>
      </w:r>
      <w:r w:rsidRPr="00B90347">
        <w:rPr>
          <w:color w:val="FFFFFF"/>
        </w:rPr>
        <w:t>,</w:t>
      </w:r>
    </w:p>
    <w:p w14:paraId="0B346126"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type: </w:t>
      </w:r>
      <w:r w:rsidRPr="00B90347">
        <w:rPr>
          <w:color w:val="FFA0A0"/>
        </w:rPr>
        <w:t>"json"</w:t>
      </w:r>
      <w:r w:rsidRPr="00B90347">
        <w:rPr>
          <w:color w:val="FFFFFF"/>
        </w:rPr>
        <w:t>,</w:t>
      </w:r>
    </w:p>
    <w:p w14:paraId="737F935E"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arguments: {</w:t>
      </w:r>
    </w:p>
    <w:p w14:paraId="00456F91"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stationid: </w:t>
      </w:r>
      <w:r w:rsidRPr="00B90347">
        <w:rPr>
          <w:color w:val="FFA0A0"/>
        </w:rPr>
        <w:t>"COOP:440166"</w:t>
      </w:r>
    </w:p>
    <w:p w14:paraId="02D5CF3E"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units: </w:t>
      </w:r>
      <w:r w:rsidRPr="00B90347">
        <w:rPr>
          <w:color w:val="FFA0A0"/>
        </w:rPr>
        <w:t>"metric"</w:t>
      </w:r>
      <w:r w:rsidRPr="00B90347">
        <w:rPr>
          <w:color w:val="FFFFFF"/>
        </w:rPr>
        <w:t>,</w:t>
      </w:r>
    </w:p>
    <w:p w14:paraId="5F7C2E87"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startdate: </w:t>
      </w:r>
      <w:r w:rsidRPr="00B90347">
        <w:rPr>
          <w:color w:val="FFA0A0"/>
        </w:rPr>
        <w:t>"1985-11-01"</w:t>
      </w:r>
      <w:r w:rsidRPr="00B90347">
        <w:rPr>
          <w:color w:val="FFFFFF"/>
        </w:rPr>
        <w:t>,</w:t>
      </w:r>
    </w:p>
    <w:p w14:paraId="3A11D151"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enddate: </w:t>
      </w:r>
      <w:r w:rsidRPr="00B90347">
        <w:rPr>
          <w:color w:val="FFA0A0"/>
        </w:rPr>
        <w:t>"1985-12-31"</w:t>
      </w:r>
      <w:r w:rsidRPr="00B90347">
        <w:rPr>
          <w:color w:val="FFFFFF"/>
        </w:rPr>
        <w:t>,</w:t>
      </w:r>
    </w:p>
    <w:p w14:paraId="5897D3A3"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limit: </w:t>
      </w:r>
      <w:r w:rsidRPr="00B90347">
        <w:rPr>
          <w:color w:val="CD5C5C"/>
        </w:rPr>
        <w:t>1000</w:t>
      </w:r>
      <w:r w:rsidRPr="00B90347">
        <w:rPr>
          <w:color w:val="FFFFFF"/>
        </w:rPr>
        <w:t>,</w:t>
      </w:r>
    </w:p>
    <w:p w14:paraId="539EEB6E"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datatype: </w:t>
      </w:r>
      <w:r w:rsidRPr="00B90347">
        <w:rPr>
          <w:color w:val="FFA0A0"/>
        </w:rPr>
        <w:t>"QPCP"</w:t>
      </w:r>
      <w:r w:rsidRPr="00B90347">
        <w:rPr>
          <w:color w:val="FFFFFF"/>
        </w:rPr>
        <w:t>,</w:t>
      </w:r>
    </w:p>
    <w:p w14:paraId="12BAC54A"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w:t>
      </w:r>
    </w:p>
    <w:p w14:paraId="222F51B2"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  token: tokennoa1,</w:t>
      </w:r>
    </w:p>
    <w:p w14:paraId="0C5DDAC8" w14:textId="77777777" w:rsidR="00912F17" w:rsidRPr="00B90347" w:rsidRDefault="00912F17" w:rsidP="00D45572">
      <w:pPr>
        <w:pStyle w:val="HTMLPreformatted"/>
        <w:numPr>
          <w:ilvl w:val="0"/>
          <w:numId w:val="43"/>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976063458"/>
        <w:rPr>
          <w:color w:val="FFFFFF"/>
        </w:rPr>
      </w:pPr>
      <w:r w:rsidRPr="00B90347">
        <w:rPr>
          <w:color w:val="FFFFFF"/>
        </w:rPr>
        <w:t>};</w:t>
      </w:r>
    </w:p>
    <w:p w14:paraId="2B4A0F8B" w14:textId="079ED837" w:rsidR="00AA106C" w:rsidRPr="00B90347" w:rsidRDefault="00912F17" w:rsidP="00B61024">
      <w:pPr>
        <w:pStyle w:val="coding"/>
      </w:pPr>
      <w:r w:rsidRPr="00B90347">
        <w:rPr>
          <w:color w:val="FFFFFF"/>
        </w:rPr>
        <w:lastRenderedPageBreak/>
        <w:t> </w:t>
      </w:r>
      <w:r w:rsidR="0004737E" w:rsidRPr="00B90347">
        <w:rPr>
          <w:color w:val="auto"/>
        </w:rPr>
        <w:t> </w:t>
      </w:r>
      <w:r w:rsidR="00730098" w:rsidRPr="00B90347">
        <w:rPr>
          <w:color w:val="FFFFFF"/>
        </w:rPr>
        <w:t> </w:t>
      </w:r>
    </w:p>
    <w:p w14:paraId="0800D0DD" w14:textId="77777777" w:rsidR="00B61024" w:rsidRPr="00B90347" w:rsidRDefault="00B61024" w:rsidP="00B61024"/>
    <w:p w14:paraId="42838190" w14:textId="51CD30D7" w:rsidR="00B61024" w:rsidRPr="00B90347" w:rsidRDefault="00B61024" w:rsidP="00BC7BC1">
      <w:pPr>
        <w:pStyle w:val="coding"/>
      </w:pPr>
      <w:r w:rsidRPr="00B90347">
        <w:rPr>
          <w:noProof/>
        </w:rPr>
        <w:drawing>
          <wp:inline distT="0" distB="0" distL="0" distR="0" wp14:anchorId="4822B07B" wp14:editId="434B6265">
            <wp:extent cx="4855541" cy="5800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15742" t="6657" r="2564" b="3244"/>
                    <a:stretch/>
                  </pic:blipFill>
                  <pic:spPr bwMode="auto">
                    <a:xfrm>
                      <a:off x="0" y="0"/>
                      <a:ext cx="4855541" cy="5800725"/>
                    </a:xfrm>
                    <a:prstGeom prst="rect">
                      <a:avLst/>
                    </a:prstGeom>
                    <a:ln>
                      <a:noFill/>
                    </a:ln>
                    <a:extLst>
                      <a:ext uri="{53640926-AAD7-44D8-BBD7-CCE9431645EC}">
                        <a14:shadowObscured xmlns:a14="http://schemas.microsoft.com/office/drawing/2010/main"/>
                      </a:ext>
                    </a:extLst>
                  </pic:spPr>
                </pic:pic>
              </a:graphicData>
            </a:graphic>
          </wp:inline>
        </w:drawing>
      </w:r>
    </w:p>
    <w:p w14:paraId="4D7FC7AE" w14:textId="77777777" w:rsidR="00912F17" w:rsidRPr="00B90347" w:rsidRDefault="00912F17" w:rsidP="00BC7BC1">
      <w:pPr>
        <w:pStyle w:val="coding"/>
        <w:rPr>
          <w:noProof/>
        </w:rPr>
      </w:pPr>
    </w:p>
    <w:p w14:paraId="47D78B3C" w14:textId="7D5F5654" w:rsidR="00AA106C" w:rsidRPr="00B90347" w:rsidRDefault="00AA106C" w:rsidP="00BC7BC1">
      <w:pPr>
        <w:pStyle w:val="coding"/>
      </w:pPr>
      <w:r w:rsidRPr="00B90347">
        <w:rPr>
          <w:noProof/>
        </w:rPr>
        <w:drawing>
          <wp:inline distT="0" distB="0" distL="0" distR="0" wp14:anchorId="183AD933" wp14:editId="5BEC09CD">
            <wp:extent cx="3352262" cy="9144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r="34277"/>
                    <a:stretch/>
                  </pic:blipFill>
                  <pic:spPr bwMode="auto">
                    <a:xfrm>
                      <a:off x="0" y="0"/>
                      <a:ext cx="3352262" cy="914400"/>
                    </a:xfrm>
                    <a:prstGeom prst="rect">
                      <a:avLst/>
                    </a:prstGeom>
                    <a:ln>
                      <a:noFill/>
                    </a:ln>
                    <a:extLst>
                      <a:ext uri="{53640926-AAD7-44D8-BBD7-CCE9431645EC}">
                        <a14:shadowObscured xmlns:a14="http://schemas.microsoft.com/office/drawing/2010/main"/>
                      </a:ext>
                    </a:extLst>
                  </pic:spPr>
                </pic:pic>
              </a:graphicData>
            </a:graphic>
          </wp:inline>
        </w:drawing>
      </w:r>
    </w:p>
    <w:p w14:paraId="66573409" w14:textId="4936A6DF" w:rsidR="00AA106C" w:rsidRPr="00B90347" w:rsidRDefault="00AA106C" w:rsidP="00BC7BC1">
      <w:pPr>
        <w:pStyle w:val="coding"/>
      </w:pPr>
      <w:r w:rsidRPr="00B90347">
        <w:rPr>
          <w:noProof/>
        </w:rPr>
        <w:lastRenderedPageBreak/>
        <w:drawing>
          <wp:inline distT="0" distB="0" distL="0" distR="0" wp14:anchorId="0182091D" wp14:editId="14C3CD4D">
            <wp:extent cx="1520328"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r="23091"/>
                    <a:stretch/>
                  </pic:blipFill>
                  <pic:spPr bwMode="auto">
                    <a:xfrm>
                      <a:off x="0" y="0"/>
                      <a:ext cx="1520328" cy="2743200"/>
                    </a:xfrm>
                    <a:prstGeom prst="rect">
                      <a:avLst/>
                    </a:prstGeom>
                    <a:ln>
                      <a:noFill/>
                    </a:ln>
                    <a:extLst>
                      <a:ext uri="{53640926-AAD7-44D8-BBD7-CCE9431645EC}">
                        <a14:shadowObscured xmlns:a14="http://schemas.microsoft.com/office/drawing/2010/main"/>
                      </a:ext>
                    </a:extLst>
                  </pic:spPr>
                </pic:pic>
              </a:graphicData>
            </a:graphic>
          </wp:inline>
        </w:drawing>
      </w:r>
    </w:p>
    <w:p w14:paraId="234EDF08" w14:textId="6F118F6E" w:rsidR="00E64173" w:rsidRPr="00B90347" w:rsidRDefault="00E64173" w:rsidP="00912F17">
      <w:pPr>
        <w:ind w:firstLine="0"/>
      </w:pPr>
      <w:r w:rsidRPr="00B90347">
        <w:t>Raw versus cleaned data.</w:t>
      </w:r>
    </w:p>
    <w:p w14:paraId="69E1113B"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87CEEB"/>
        </w:rPr>
        <w:t>//Data for 1986</w:t>
      </w:r>
    </w:p>
    <w:p w14:paraId="7A5EE2C4"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dataRetrievalParams1 = {</w:t>
      </w:r>
    </w:p>
    <w:p w14:paraId="252E6D58"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source: </w:t>
      </w:r>
      <w:r w:rsidRPr="00B90347">
        <w:rPr>
          <w:color w:val="FFA0A0"/>
        </w:rPr>
        <w:t>"noaa"</w:t>
      </w:r>
      <w:r w:rsidRPr="00B90347">
        <w:rPr>
          <w:color w:val="FFFFFF"/>
        </w:rPr>
        <w:t>,</w:t>
      </w:r>
    </w:p>
    <w:p w14:paraId="0125916E"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dataType: </w:t>
      </w:r>
      <w:r w:rsidRPr="00B90347">
        <w:rPr>
          <w:color w:val="FFA0A0"/>
        </w:rPr>
        <w:t>"prec-15min"</w:t>
      </w:r>
      <w:r w:rsidRPr="00B90347">
        <w:rPr>
          <w:color w:val="FFFFFF"/>
        </w:rPr>
        <w:t>,</w:t>
      </w:r>
    </w:p>
    <w:p w14:paraId="1948CEE1"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type: </w:t>
      </w:r>
      <w:r w:rsidRPr="00B90347">
        <w:rPr>
          <w:color w:val="FFA0A0"/>
        </w:rPr>
        <w:t>"json"</w:t>
      </w:r>
      <w:r w:rsidRPr="00B90347">
        <w:rPr>
          <w:color w:val="FFFFFF"/>
        </w:rPr>
        <w:t>,</w:t>
      </w:r>
    </w:p>
    <w:p w14:paraId="19353DC5"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arguments: {</w:t>
      </w:r>
    </w:p>
    <w:p w14:paraId="2A8F7E1B"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stationid: </w:t>
      </w:r>
      <w:r w:rsidRPr="00B90347">
        <w:rPr>
          <w:color w:val="FFA0A0"/>
        </w:rPr>
        <w:t>"COOP:440166"</w:t>
      </w:r>
    </w:p>
    <w:p w14:paraId="5DE5913C"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units: </w:t>
      </w:r>
      <w:r w:rsidRPr="00B90347">
        <w:rPr>
          <w:color w:val="FFA0A0"/>
        </w:rPr>
        <w:t>"metric"</w:t>
      </w:r>
      <w:r w:rsidRPr="00B90347">
        <w:rPr>
          <w:color w:val="FFFFFF"/>
        </w:rPr>
        <w:t>,</w:t>
      </w:r>
    </w:p>
    <w:p w14:paraId="4B018E90"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startdate: </w:t>
      </w:r>
      <w:r w:rsidRPr="00B90347">
        <w:rPr>
          <w:color w:val="FFA0A0"/>
        </w:rPr>
        <w:t>"1986-01-01"</w:t>
      </w:r>
      <w:r w:rsidRPr="00B90347">
        <w:rPr>
          <w:color w:val="FFFFFF"/>
        </w:rPr>
        <w:t>,</w:t>
      </w:r>
    </w:p>
    <w:p w14:paraId="15C711B7"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enddate: </w:t>
      </w:r>
      <w:r w:rsidRPr="00B90347">
        <w:rPr>
          <w:color w:val="FFA0A0"/>
        </w:rPr>
        <w:t>"1986-10-31"</w:t>
      </w:r>
      <w:r w:rsidRPr="00B90347">
        <w:rPr>
          <w:color w:val="FFFFFF"/>
        </w:rPr>
        <w:t>,</w:t>
      </w:r>
    </w:p>
    <w:p w14:paraId="10FF666F"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limit: </w:t>
      </w:r>
      <w:r w:rsidRPr="00B90347">
        <w:rPr>
          <w:color w:val="CD5C5C"/>
        </w:rPr>
        <w:t>1000</w:t>
      </w:r>
      <w:r w:rsidRPr="00B90347">
        <w:rPr>
          <w:color w:val="FFFFFF"/>
        </w:rPr>
        <w:t>,</w:t>
      </w:r>
    </w:p>
    <w:p w14:paraId="310978B5"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datatype: </w:t>
      </w:r>
      <w:r w:rsidRPr="00B90347">
        <w:rPr>
          <w:color w:val="FFA0A0"/>
        </w:rPr>
        <w:t>"QPCP"</w:t>
      </w:r>
      <w:r w:rsidRPr="00B90347">
        <w:rPr>
          <w:color w:val="FFFFFF"/>
        </w:rPr>
        <w:t>,</w:t>
      </w:r>
    </w:p>
    <w:p w14:paraId="53687D10"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w:t>
      </w:r>
    </w:p>
    <w:p w14:paraId="6A92A953"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  token: tokennoa1,</w:t>
      </w:r>
    </w:p>
    <w:p w14:paraId="1776BF2E" w14:textId="77777777" w:rsidR="00912F17" w:rsidRPr="00B90347" w:rsidRDefault="00912F17" w:rsidP="00D45572">
      <w:pPr>
        <w:pStyle w:val="HTMLPreformatted"/>
        <w:numPr>
          <w:ilvl w:val="0"/>
          <w:numId w:val="44"/>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1141968675"/>
        <w:rPr>
          <w:color w:val="FFFFFF"/>
        </w:rPr>
      </w:pPr>
      <w:r w:rsidRPr="00B90347">
        <w:rPr>
          <w:color w:val="FFFFFF"/>
        </w:rPr>
        <w:t>};</w:t>
      </w:r>
    </w:p>
    <w:p w14:paraId="78F58752"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dataRetrievalParams2 = {</w:t>
      </w:r>
    </w:p>
    <w:p w14:paraId="7E55549D"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source: </w:t>
      </w:r>
      <w:r w:rsidRPr="00B90347">
        <w:rPr>
          <w:color w:val="FFA0A0"/>
        </w:rPr>
        <w:t>"noaa"</w:t>
      </w:r>
      <w:r w:rsidRPr="00B90347">
        <w:rPr>
          <w:color w:val="FFFFFF"/>
        </w:rPr>
        <w:t>,</w:t>
      </w:r>
    </w:p>
    <w:p w14:paraId="2A9C06BE"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dataType: </w:t>
      </w:r>
      <w:r w:rsidRPr="00B90347">
        <w:rPr>
          <w:color w:val="FFA0A0"/>
        </w:rPr>
        <w:t>"prec-15min"</w:t>
      </w:r>
      <w:r w:rsidRPr="00B90347">
        <w:rPr>
          <w:color w:val="FFFFFF"/>
        </w:rPr>
        <w:t>,</w:t>
      </w:r>
    </w:p>
    <w:p w14:paraId="3EBB7CAB"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type: </w:t>
      </w:r>
      <w:r w:rsidRPr="00B90347">
        <w:rPr>
          <w:color w:val="FFA0A0"/>
        </w:rPr>
        <w:t>"json"</w:t>
      </w:r>
      <w:r w:rsidRPr="00B90347">
        <w:rPr>
          <w:color w:val="FFFFFF"/>
        </w:rPr>
        <w:t>,</w:t>
      </w:r>
    </w:p>
    <w:p w14:paraId="39AA7733"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arguments: {</w:t>
      </w:r>
    </w:p>
    <w:p w14:paraId="5BABB984"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stationid: </w:t>
      </w:r>
      <w:r w:rsidRPr="00B90347">
        <w:rPr>
          <w:color w:val="FFA0A0"/>
        </w:rPr>
        <w:t>"COOP:440166"</w:t>
      </w:r>
    </w:p>
    <w:p w14:paraId="65F8DC8F"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units: </w:t>
      </w:r>
      <w:r w:rsidRPr="00B90347">
        <w:rPr>
          <w:color w:val="FFA0A0"/>
        </w:rPr>
        <w:t>"metric"</w:t>
      </w:r>
      <w:r w:rsidRPr="00B90347">
        <w:rPr>
          <w:color w:val="FFFFFF"/>
        </w:rPr>
        <w:t>,</w:t>
      </w:r>
    </w:p>
    <w:p w14:paraId="17325176"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startdate: </w:t>
      </w:r>
      <w:r w:rsidRPr="00B90347">
        <w:rPr>
          <w:color w:val="FFA0A0"/>
        </w:rPr>
        <w:t>"1986-11-01"</w:t>
      </w:r>
      <w:r w:rsidRPr="00B90347">
        <w:rPr>
          <w:color w:val="FFFFFF"/>
        </w:rPr>
        <w:t>,</w:t>
      </w:r>
    </w:p>
    <w:p w14:paraId="006BEAD9"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enddate: </w:t>
      </w:r>
      <w:r w:rsidRPr="00B90347">
        <w:rPr>
          <w:color w:val="FFA0A0"/>
        </w:rPr>
        <w:t>"1987-12-31"</w:t>
      </w:r>
      <w:r w:rsidRPr="00B90347">
        <w:rPr>
          <w:color w:val="FFFFFF"/>
        </w:rPr>
        <w:t>,</w:t>
      </w:r>
    </w:p>
    <w:p w14:paraId="471D252E"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limit: </w:t>
      </w:r>
      <w:r w:rsidRPr="00B90347">
        <w:rPr>
          <w:color w:val="CD5C5C"/>
        </w:rPr>
        <w:t>1000</w:t>
      </w:r>
      <w:r w:rsidRPr="00B90347">
        <w:rPr>
          <w:color w:val="FFFFFF"/>
        </w:rPr>
        <w:t>,</w:t>
      </w:r>
    </w:p>
    <w:p w14:paraId="44281ED8"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datatype: </w:t>
      </w:r>
      <w:r w:rsidRPr="00B90347">
        <w:rPr>
          <w:color w:val="FFA0A0"/>
        </w:rPr>
        <w:t>"QPCP"</w:t>
      </w:r>
      <w:r w:rsidRPr="00B90347">
        <w:rPr>
          <w:color w:val="FFFFFF"/>
        </w:rPr>
        <w:t>,</w:t>
      </w:r>
    </w:p>
    <w:p w14:paraId="52340E33"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w:t>
      </w:r>
    </w:p>
    <w:p w14:paraId="32118A2D"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  token: tokennoa1,</w:t>
      </w:r>
    </w:p>
    <w:p w14:paraId="65EEBD68" w14:textId="77777777" w:rsidR="00912F17" w:rsidRPr="00B90347" w:rsidRDefault="00912F17" w:rsidP="00D45572">
      <w:pPr>
        <w:pStyle w:val="HTMLPreformatted"/>
        <w:numPr>
          <w:ilvl w:val="0"/>
          <w:numId w:val="45"/>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269702957"/>
        <w:rPr>
          <w:color w:val="FFFFFF"/>
        </w:rPr>
      </w:pPr>
      <w:r w:rsidRPr="00B90347">
        <w:rPr>
          <w:color w:val="FFFFFF"/>
        </w:rPr>
        <w:t>}</w:t>
      </w:r>
    </w:p>
    <w:p w14:paraId="7B1945AC" w14:textId="12E52F8D" w:rsidR="00B02911" w:rsidRPr="00B90347" w:rsidRDefault="00912F17">
      <w:pPr>
        <w:rPr>
          <w:noProof/>
        </w:rPr>
      </w:pPr>
      <w:r w:rsidRPr="00B90347">
        <w:rPr>
          <w:color w:val="FFFFFF"/>
        </w:rPr>
        <w:t> </w:t>
      </w:r>
      <w:r w:rsidR="0004737E" w:rsidRPr="00B90347">
        <w:rPr>
          <w:color w:val="auto"/>
        </w:rPr>
        <w:t> </w:t>
      </w:r>
    </w:p>
    <w:p w14:paraId="25677D92" w14:textId="1392D777" w:rsidR="000B06DA" w:rsidRPr="00B90347" w:rsidRDefault="00B02911">
      <w:r w:rsidRPr="00B90347">
        <w:rPr>
          <w:noProof/>
        </w:rPr>
        <w:lastRenderedPageBreak/>
        <w:drawing>
          <wp:inline distT="0" distB="0" distL="0" distR="0" wp14:anchorId="4AE6FDCA" wp14:editId="12C6531A">
            <wp:extent cx="477202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16186" t="6805" r="3526" b="38455"/>
                    <a:stretch/>
                  </pic:blipFill>
                  <pic:spPr bwMode="auto">
                    <a:xfrm>
                      <a:off x="0" y="0"/>
                      <a:ext cx="4772025" cy="3524250"/>
                    </a:xfrm>
                    <a:prstGeom prst="rect">
                      <a:avLst/>
                    </a:prstGeom>
                    <a:ln>
                      <a:noFill/>
                    </a:ln>
                    <a:extLst>
                      <a:ext uri="{53640926-AAD7-44D8-BBD7-CCE9431645EC}">
                        <a14:shadowObscured xmlns:a14="http://schemas.microsoft.com/office/drawing/2010/main"/>
                      </a:ext>
                    </a:extLst>
                  </pic:spPr>
                </pic:pic>
              </a:graphicData>
            </a:graphic>
          </wp:inline>
        </w:drawing>
      </w:r>
    </w:p>
    <w:p w14:paraId="0360AD00" w14:textId="0A49F134" w:rsidR="00B02911" w:rsidRPr="00B90347" w:rsidRDefault="00B02911">
      <w:r w:rsidRPr="00B90347">
        <w:t>Response from the first request.</w:t>
      </w:r>
    </w:p>
    <w:p w14:paraId="51B7079F" w14:textId="69523125" w:rsidR="00E64173" w:rsidRPr="00B90347" w:rsidRDefault="00E64173"/>
    <w:p w14:paraId="7E05124C" w14:textId="159D3CF1" w:rsidR="00B02911" w:rsidRPr="00B90347" w:rsidRDefault="00B02911">
      <w:r w:rsidRPr="00B90347">
        <w:rPr>
          <w:noProof/>
        </w:rPr>
        <w:lastRenderedPageBreak/>
        <w:drawing>
          <wp:inline distT="0" distB="0" distL="0" distR="0" wp14:anchorId="4C37A724" wp14:editId="675A8459">
            <wp:extent cx="5753100" cy="5915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160" t="7841" r="3045" b="295"/>
                    <a:stretch/>
                  </pic:blipFill>
                  <pic:spPr bwMode="auto">
                    <a:xfrm>
                      <a:off x="0" y="0"/>
                      <a:ext cx="5753100" cy="5915025"/>
                    </a:xfrm>
                    <a:prstGeom prst="rect">
                      <a:avLst/>
                    </a:prstGeom>
                    <a:ln>
                      <a:noFill/>
                    </a:ln>
                    <a:extLst>
                      <a:ext uri="{53640926-AAD7-44D8-BBD7-CCE9431645EC}">
                        <a14:shadowObscured xmlns:a14="http://schemas.microsoft.com/office/drawing/2010/main"/>
                      </a:ext>
                    </a:extLst>
                  </pic:spPr>
                </pic:pic>
              </a:graphicData>
            </a:graphic>
          </wp:inline>
        </w:drawing>
      </w:r>
    </w:p>
    <w:p w14:paraId="378C97B6" w14:textId="42DCAD17" w:rsidR="00B02911" w:rsidRPr="00B90347" w:rsidRDefault="00B02911">
      <w:r w:rsidRPr="00B90347">
        <w:t>Second request, join two requests, identify outliers and frequency.</w:t>
      </w:r>
    </w:p>
    <w:p w14:paraId="0A18509F" w14:textId="77777777" w:rsidR="00B02911" w:rsidRPr="00B90347" w:rsidRDefault="00B02911">
      <w:pPr>
        <w:rPr>
          <w:noProof/>
        </w:rPr>
      </w:pPr>
    </w:p>
    <w:p w14:paraId="70E8E25A" w14:textId="77777777" w:rsidR="00B02911" w:rsidRPr="00B90347" w:rsidRDefault="00B02911">
      <w:pPr>
        <w:rPr>
          <w:noProof/>
        </w:rPr>
      </w:pPr>
    </w:p>
    <w:p w14:paraId="2F87B91E" w14:textId="77777777" w:rsidR="00B02911" w:rsidRPr="00B90347" w:rsidRDefault="00B02911">
      <w:pPr>
        <w:rPr>
          <w:noProof/>
        </w:rPr>
      </w:pPr>
    </w:p>
    <w:p w14:paraId="5852B8AB" w14:textId="53F1D777" w:rsidR="00E64173" w:rsidRPr="00B90347" w:rsidRDefault="00B02911">
      <w:r w:rsidRPr="00B90347">
        <w:rPr>
          <w:noProof/>
        </w:rPr>
        <w:lastRenderedPageBreak/>
        <w:drawing>
          <wp:inline distT="0" distB="0" distL="0" distR="0" wp14:anchorId="66155758" wp14:editId="7B34AADC">
            <wp:extent cx="2190750" cy="386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320" t="7692" r="73718" b="50000"/>
                    <a:stretch/>
                  </pic:blipFill>
                  <pic:spPr bwMode="auto">
                    <a:xfrm>
                      <a:off x="0" y="0"/>
                      <a:ext cx="2191946" cy="3869731"/>
                    </a:xfrm>
                    <a:prstGeom prst="rect">
                      <a:avLst/>
                    </a:prstGeom>
                    <a:ln>
                      <a:noFill/>
                    </a:ln>
                    <a:extLst>
                      <a:ext uri="{53640926-AAD7-44D8-BBD7-CCE9431645EC}">
                        <a14:shadowObscured xmlns:a14="http://schemas.microsoft.com/office/drawing/2010/main"/>
                      </a:ext>
                    </a:extLst>
                  </pic:spPr>
                </pic:pic>
              </a:graphicData>
            </a:graphic>
          </wp:inline>
        </w:drawing>
      </w:r>
    </w:p>
    <w:p w14:paraId="7FE3CAAA" w14:textId="64B36A42" w:rsidR="00E64173" w:rsidRPr="00B90347" w:rsidRDefault="00E64173">
      <w:r w:rsidRPr="00B90347">
        <w:t>Raw data versus cleaned data.</w:t>
      </w:r>
    </w:p>
    <w:p w14:paraId="27DCBDD6"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87CEEB"/>
        </w:rPr>
        <w:t>//Data for 1987</w:t>
      </w:r>
    </w:p>
    <w:p w14:paraId="5A6B8897"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dataRetrievalParams1 = {</w:t>
      </w:r>
    </w:p>
    <w:p w14:paraId="6A63FE7E"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source: </w:t>
      </w:r>
      <w:r w:rsidRPr="00B90347">
        <w:rPr>
          <w:color w:val="FFA0A0"/>
        </w:rPr>
        <w:t>"noaa"</w:t>
      </w:r>
      <w:r w:rsidRPr="00B90347">
        <w:rPr>
          <w:color w:val="FFFFFF"/>
        </w:rPr>
        <w:t>,</w:t>
      </w:r>
    </w:p>
    <w:p w14:paraId="1927085C"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dataType: </w:t>
      </w:r>
      <w:r w:rsidRPr="00B90347">
        <w:rPr>
          <w:color w:val="FFA0A0"/>
        </w:rPr>
        <w:t>"prec-15min"</w:t>
      </w:r>
      <w:r w:rsidRPr="00B90347">
        <w:rPr>
          <w:color w:val="FFFFFF"/>
        </w:rPr>
        <w:t>,</w:t>
      </w:r>
    </w:p>
    <w:p w14:paraId="09786A12"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type: </w:t>
      </w:r>
      <w:r w:rsidRPr="00B90347">
        <w:rPr>
          <w:color w:val="FFA0A0"/>
        </w:rPr>
        <w:t>"json"</w:t>
      </w:r>
      <w:r w:rsidRPr="00B90347">
        <w:rPr>
          <w:color w:val="FFFFFF"/>
        </w:rPr>
        <w:t>,</w:t>
      </w:r>
    </w:p>
    <w:p w14:paraId="6B89F44D"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arguments: {</w:t>
      </w:r>
    </w:p>
    <w:p w14:paraId="266E1DEB"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stationid: </w:t>
      </w:r>
      <w:r w:rsidRPr="00B90347">
        <w:rPr>
          <w:color w:val="FFA0A0"/>
        </w:rPr>
        <w:t>"COOP:440166"</w:t>
      </w:r>
    </w:p>
    <w:p w14:paraId="697E823B"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units: </w:t>
      </w:r>
      <w:r w:rsidRPr="00B90347">
        <w:rPr>
          <w:color w:val="FFA0A0"/>
        </w:rPr>
        <w:t>"metric"</w:t>
      </w:r>
      <w:r w:rsidRPr="00B90347">
        <w:rPr>
          <w:color w:val="FFFFFF"/>
        </w:rPr>
        <w:t>,</w:t>
      </w:r>
    </w:p>
    <w:p w14:paraId="355704AD"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startdate: </w:t>
      </w:r>
      <w:r w:rsidRPr="00B90347">
        <w:rPr>
          <w:color w:val="FFA0A0"/>
        </w:rPr>
        <w:t>"1987-01-01"</w:t>
      </w:r>
      <w:r w:rsidRPr="00B90347">
        <w:rPr>
          <w:color w:val="FFFFFF"/>
        </w:rPr>
        <w:t>,</w:t>
      </w:r>
    </w:p>
    <w:p w14:paraId="665B2242"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enddate: </w:t>
      </w:r>
      <w:r w:rsidRPr="00B90347">
        <w:rPr>
          <w:color w:val="FFA0A0"/>
        </w:rPr>
        <w:t>"1987-10-31"</w:t>
      </w:r>
      <w:r w:rsidRPr="00B90347">
        <w:rPr>
          <w:color w:val="FFFFFF"/>
        </w:rPr>
        <w:t>,</w:t>
      </w:r>
    </w:p>
    <w:p w14:paraId="513E2DC5"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limit: </w:t>
      </w:r>
      <w:r w:rsidRPr="00B90347">
        <w:rPr>
          <w:color w:val="CD5C5C"/>
        </w:rPr>
        <w:t>1000</w:t>
      </w:r>
      <w:r w:rsidRPr="00B90347">
        <w:rPr>
          <w:color w:val="FFFFFF"/>
        </w:rPr>
        <w:t>,</w:t>
      </w:r>
    </w:p>
    <w:p w14:paraId="596EB8B4"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datatype: </w:t>
      </w:r>
      <w:r w:rsidRPr="00B90347">
        <w:rPr>
          <w:color w:val="FFA0A0"/>
        </w:rPr>
        <w:t>"QPCP"</w:t>
      </w:r>
      <w:r w:rsidRPr="00B90347">
        <w:rPr>
          <w:color w:val="FFFFFF"/>
        </w:rPr>
        <w:t>,</w:t>
      </w:r>
    </w:p>
    <w:p w14:paraId="07B0BEF1"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w:t>
      </w:r>
    </w:p>
    <w:p w14:paraId="2299C618"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  token: tokennoa1,</w:t>
      </w:r>
    </w:p>
    <w:p w14:paraId="00515672" w14:textId="77777777" w:rsidR="00705AAC" w:rsidRPr="00B90347" w:rsidRDefault="00705AAC" w:rsidP="00D45572">
      <w:pPr>
        <w:pStyle w:val="HTMLPreformatted"/>
        <w:numPr>
          <w:ilvl w:val="0"/>
          <w:numId w:val="46"/>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624701577"/>
        <w:rPr>
          <w:color w:val="FFFFFF"/>
        </w:rPr>
      </w:pPr>
      <w:r w:rsidRPr="00B90347">
        <w:rPr>
          <w:color w:val="FFFFFF"/>
        </w:rPr>
        <w:t>};</w:t>
      </w:r>
    </w:p>
    <w:p w14:paraId="7A87A2AB" w14:textId="4B6E1114" w:rsidR="00E64173" w:rsidRPr="00B90347" w:rsidRDefault="00705AAC" w:rsidP="00E64173">
      <w:pPr>
        <w:pStyle w:val="coding"/>
        <w:rPr>
          <w:sz w:val="18"/>
          <w:szCs w:val="16"/>
        </w:rPr>
      </w:pPr>
      <w:r w:rsidRPr="00B90347">
        <w:rPr>
          <w:color w:val="FFFFFF"/>
        </w:rPr>
        <w:t> </w:t>
      </w:r>
      <w:r w:rsidR="0004737E" w:rsidRPr="00B90347">
        <w:rPr>
          <w:color w:val="auto"/>
        </w:rPr>
        <w:t> </w:t>
      </w:r>
      <w:r w:rsidR="00730098" w:rsidRPr="00B90347">
        <w:rPr>
          <w:color w:val="FFFFFF"/>
          <w:sz w:val="18"/>
          <w:szCs w:val="16"/>
        </w:rPr>
        <w:t>  </w:t>
      </w:r>
    </w:p>
    <w:p w14:paraId="6DB3DC31"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dataRetrievalParams2 = {</w:t>
      </w:r>
    </w:p>
    <w:p w14:paraId="281328E1"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source: </w:t>
      </w:r>
      <w:r w:rsidRPr="00B90347">
        <w:rPr>
          <w:color w:val="FFA0A0"/>
        </w:rPr>
        <w:t>"noaa"</w:t>
      </w:r>
      <w:r w:rsidRPr="00B90347">
        <w:rPr>
          <w:color w:val="FFFFFF"/>
        </w:rPr>
        <w:t>,</w:t>
      </w:r>
    </w:p>
    <w:p w14:paraId="02141AEE"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dataType: </w:t>
      </w:r>
      <w:r w:rsidRPr="00B90347">
        <w:rPr>
          <w:color w:val="FFA0A0"/>
        </w:rPr>
        <w:t>"prec-15min"</w:t>
      </w:r>
      <w:r w:rsidRPr="00B90347">
        <w:rPr>
          <w:color w:val="FFFFFF"/>
        </w:rPr>
        <w:t>,</w:t>
      </w:r>
    </w:p>
    <w:p w14:paraId="5859D21C"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type: </w:t>
      </w:r>
      <w:r w:rsidRPr="00B90347">
        <w:rPr>
          <w:color w:val="FFA0A0"/>
        </w:rPr>
        <w:t>"json"</w:t>
      </w:r>
      <w:r w:rsidRPr="00B90347">
        <w:rPr>
          <w:color w:val="FFFFFF"/>
        </w:rPr>
        <w:t>,</w:t>
      </w:r>
    </w:p>
    <w:p w14:paraId="08DE581D"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arguments: {</w:t>
      </w:r>
    </w:p>
    <w:p w14:paraId="54E71625"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stationid: </w:t>
      </w:r>
      <w:r w:rsidRPr="00B90347">
        <w:rPr>
          <w:color w:val="FFA0A0"/>
        </w:rPr>
        <w:t>"COOP:440166"</w:t>
      </w:r>
    </w:p>
    <w:p w14:paraId="40495977"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units: </w:t>
      </w:r>
      <w:r w:rsidRPr="00B90347">
        <w:rPr>
          <w:color w:val="FFA0A0"/>
        </w:rPr>
        <w:t>"metric"</w:t>
      </w:r>
      <w:r w:rsidRPr="00B90347">
        <w:rPr>
          <w:color w:val="FFFFFF"/>
        </w:rPr>
        <w:t>,</w:t>
      </w:r>
    </w:p>
    <w:p w14:paraId="58FA03C5"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startdate: </w:t>
      </w:r>
      <w:r w:rsidRPr="00B90347">
        <w:rPr>
          <w:color w:val="FFA0A0"/>
        </w:rPr>
        <w:t>"1987-11-01"</w:t>
      </w:r>
      <w:r w:rsidRPr="00B90347">
        <w:rPr>
          <w:color w:val="FFFFFF"/>
        </w:rPr>
        <w:t>,</w:t>
      </w:r>
    </w:p>
    <w:p w14:paraId="0A6F78BB"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enddate: </w:t>
      </w:r>
      <w:r w:rsidRPr="00B90347">
        <w:rPr>
          <w:color w:val="FFA0A0"/>
        </w:rPr>
        <w:t>"1987-12-31"</w:t>
      </w:r>
      <w:r w:rsidRPr="00B90347">
        <w:rPr>
          <w:color w:val="FFFFFF"/>
        </w:rPr>
        <w:t>,</w:t>
      </w:r>
    </w:p>
    <w:p w14:paraId="71776171"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limit: </w:t>
      </w:r>
      <w:r w:rsidRPr="00B90347">
        <w:rPr>
          <w:color w:val="CD5C5C"/>
        </w:rPr>
        <w:t>1000</w:t>
      </w:r>
      <w:r w:rsidRPr="00B90347">
        <w:rPr>
          <w:color w:val="FFFFFF"/>
        </w:rPr>
        <w:t>,</w:t>
      </w:r>
    </w:p>
    <w:p w14:paraId="0BE21F25"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lastRenderedPageBreak/>
        <w:t>    datatype: </w:t>
      </w:r>
      <w:r w:rsidRPr="00B90347">
        <w:rPr>
          <w:color w:val="FFA0A0"/>
        </w:rPr>
        <w:t>"QPCP"</w:t>
      </w:r>
      <w:r w:rsidRPr="00B90347">
        <w:rPr>
          <w:color w:val="FFFFFF"/>
        </w:rPr>
        <w:t>,</w:t>
      </w:r>
    </w:p>
    <w:p w14:paraId="7CD181EA"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w:t>
      </w:r>
    </w:p>
    <w:p w14:paraId="0C71E60C"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  token: tokennoa1,</w:t>
      </w:r>
    </w:p>
    <w:p w14:paraId="08930D8A" w14:textId="77777777" w:rsidR="00705AAC" w:rsidRPr="00B90347" w:rsidRDefault="00705AAC" w:rsidP="00D45572">
      <w:pPr>
        <w:pStyle w:val="HTMLPreformatted"/>
        <w:numPr>
          <w:ilvl w:val="0"/>
          <w:numId w:val="47"/>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Autospacing="1" w:after="100" w:afterAutospacing="1"/>
        <w:divId w:val="30347079"/>
        <w:rPr>
          <w:color w:val="FFFFFF"/>
        </w:rPr>
      </w:pPr>
      <w:r w:rsidRPr="00B90347">
        <w:rPr>
          <w:color w:val="FFFFFF"/>
        </w:rPr>
        <w:t>};</w:t>
      </w:r>
    </w:p>
    <w:p w14:paraId="256AE593" w14:textId="0C7B1CEF" w:rsidR="00E64173" w:rsidRPr="00B90347" w:rsidRDefault="00705AAC" w:rsidP="00E64173">
      <w:pPr>
        <w:pStyle w:val="coding"/>
        <w:rPr>
          <w:noProof/>
        </w:rPr>
      </w:pPr>
      <w:r w:rsidRPr="00B90347">
        <w:rPr>
          <w:color w:val="FFFFFF"/>
        </w:rPr>
        <w:t> </w:t>
      </w:r>
      <w:r w:rsidR="0004737E" w:rsidRPr="00B90347">
        <w:rPr>
          <w:color w:val="auto"/>
        </w:rPr>
        <w:t> </w:t>
      </w:r>
      <w:r w:rsidR="00730098" w:rsidRPr="00B90347">
        <w:rPr>
          <w:color w:val="FFFFFF"/>
        </w:rPr>
        <w:t> </w:t>
      </w:r>
    </w:p>
    <w:p w14:paraId="1BB037DD" w14:textId="7200CF6E" w:rsidR="00E64173" w:rsidRPr="00B90347" w:rsidRDefault="00E64173" w:rsidP="00E64173">
      <w:pPr>
        <w:pStyle w:val="coding"/>
      </w:pPr>
      <w:r w:rsidRPr="00B90347">
        <w:rPr>
          <w:noProof/>
        </w:rPr>
        <w:drawing>
          <wp:inline distT="0" distB="0" distL="0" distR="0" wp14:anchorId="1A47E52E" wp14:editId="7AF70828">
            <wp:extent cx="4857750" cy="561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15866" t="7544" r="2404" b="5177"/>
                    <a:stretch/>
                  </pic:blipFill>
                  <pic:spPr bwMode="auto">
                    <a:xfrm>
                      <a:off x="0" y="0"/>
                      <a:ext cx="4857750" cy="5619750"/>
                    </a:xfrm>
                    <a:prstGeom prst="rect">
                      <a:avLst/>
                    </a:prstGeom>
                    <a:ln>
                      <a:noFill/>
                    </a:ln>
                    <a:extLst>
                      <a:ext uri="{53640926-AAD7-44D8-BBD7-CCE9431645EC}">
                        <a14:shadowObscured xmlns:a14="http://schemas.microsoft.com/office/drawing/2010/main"/>
                      </a:ext>
                    </a:extLst>
                  </pic:spPr>
                </pic:pic>
              </a:graphicData>
            </a:graphic>
          </wp:inline>
        </w:drawing>
      </w:r>
    </w:p>
    <w:p w14:paraId="26C551D5" w14:textId="77777777" w:rsidR="00E64173" w:rsidRPr="00B90347" w:rsidRDefault="00E64173" w:rsidP="00E64173">
      <w:pPr>
        <w:pStyle w:val="coding"/>
      </w:pPr>
    </w:p>
    <w:p w14:paraId="2422AB45" w14:textId="3B14C48E" w:rsidR="00E64173" w:rsidRPr="00B90347" w:rsidRDefault="00E64173" w:rsidP="00E64173">
      <w:pPr>
        <w:pStyle w:val="coding"/>
      </w:pPr>
      <w:r w:rsidRPr="00B90347">
        <w:t>Response for both requests and joining the two sets of data.</w:t>
      </w:r>
    </w:p>
    <w:p w14:paraId="789F83A7" w14:textId="7AE10E79" w:rsidR="00E64173" w:rsidRPr="00B90347" w:rsidRDefault="00E64173" w:rsidP="00E64173">
      <w:pPr>
        <w:pStyle w:val="coding"/>
      </w:pPr>
      <w:r w:rsidRPr="00B90347">
        <w:rPr>
          <w:noProof/>
        </w:rPr>
        <w:lastRenderedPageBreak/>
        <w:drawing>
          <wp:inline distT="0" distB="0" distL="0" distR="0" wp14:anchorId="277F15E2" wp14:editId="7E090514">
            <wp:extent cx="5943600" cy="2862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862580"/>
                    </a:xfrm>
                    <a:prstGeom prst="rect">
                      <a:avLst/>
                    </a:prstGeom>
                  </pic:spPr>
                </pic:pic>
              </a:graphicData>
            </a:graphic>
          </wp:inline>
        </w:drawing>
      </w:r>
    </w:p>
    <w:p w14:paraId="26F53DB5" w14:textId="10112544" w:rsidR="00E64173" w:rsidRPr="00B90347" w:rsidRDefault="00E64173" w:rsidP="00E64173">
      <w:pPr>
        <w:pStyle w:val="coding"/>
      </w:pPr>
      <w:r w:rsidRPr="00B90347">
        <w:t>Outliers and frequency for raw data.</w:t>
      </w:r>
    </w:p>
    <w:p w14:paraId="7CCF667C" w14:textId="3B9B9982" w:rsidR="00E64173" w:rsidRPr="00B90347" w:rsidRDefault="00E64173" w:rsidP="00E64173">
      <w:pPr>
        <w:pStyle w:val="coding"/>
      </w:pPr>
    </w:p>
    <w:p w14:paraId="5B5CF0CF" w14:textId="55A1DF3B" w:rsidR="002939F8" w:rsidRPr="00B90347" w:rsidRDefault="00E64173" w:rsidP="00E64173">
      <w:pPr>
        <w:pStyle w:val="coding"/>
      </w:pPr>
      <w:r w:rsidRPr="00B90347">
        <w:rPr>
          <w:noProof/>
        </w:rPr>
        <w:drawing>
          <wp:inline distT="0" distB="0" distL="0" distR="0" wp14:anchorId="34CEEDF2" wp14:editId="018B36C2">
            <wp:extent cx="2676525" cy="3771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76525" cy="3771900"/>
                    </a:xfrm>
                    <a:prstGeom prst="rect">
                      <a:avLst/>
                    </a:prstGeom>
                  </pic:spPr>
                </pic:pic>
              </a:graphicData>
            </a:graphic>
          </wp:inline>
        </w:drawing>
      </w:r>
    </w:p>
    <w:p w14:paraId="031E4AC6" w14:textId="77777777" w:rsidR="00397F80" w:rsidRPr="00B90347" w:rsidRDefault="002939F8" w:rsidP="001474F5">
      <w:pPr>
        <w:ind w:firstLine="0"/>
        <w:pPrChange w:id="3439" w:author="Carlos Erazo" w:date="2020-08-15T00:46:00Z">
          <w:pPr>
            <w:pStyle w:val="Heading2"/>
          </w:pPr>
        </w:pPrChange>
      </w:pPr>
      <w:r w:rsidRPr="00B90347">
        <w:br w:type="page"/>
      </w:r>
      <w:r w:rsidR="00397F80" w:rsidRPr="00B90347">
        <w:lastRenderedPageBreak/>
        <w:t>Case Study 2</w:t>
      </w:r>
    </w:p>
    <w:p w14:paraId="6974DEA1" w14:textId="77777777" w:rsidR="00B07DE7" w:rsidRPr="00B90347" w:rsidRDefault="00397F80">
      <w:pPr>
        <w:spacing w:before="0" w:after="160" w:line="259" w:lineRule="auto"/>
        <w:ind w:firstLine="0"/>
        <w:jc w:val="left"/>
      </w:pPr>
      <w:r w:rsidRPr="00B90347">
        <w:rPr>
          <w:noProof/>
        </w:rPr>
        <w:drawing>
          <wp:inline distT="0" distB="0" distL="0" distR="0" wp14:anchorId="70A99E86" wp14:editId="363367DA">
            <wp:extent cx="5731510" cy="45046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4504690"/>
                    </a:xfrm>
                    <a:prstGeom prst="rect">
                      <a:avLst/>
                    </a:prstGeom>
                  </pic:spPr>
                </pic:pic>
              </a:graphicData>
            </a:graphic>
          </wp:inline>
        </w:drawing>
      </w:r>
      <w:r w:rsidRPr="00B90347">
        <w:t xml:space="preserve"> </w:t>
      </w:r>
    </w:p>
    <w:p w14:paraId="5DB58F9C" w14:textId="77777777" w:rsidR="00B07DE7" w:rsidRPr="00B90347" w:rsidRDefault="00B07DE7">
      <w:pPr>
        <w:spacing w:before="0" w:after="160" w:line="259" w:lineRule="auto"/>
        <w:ind w:firstLine="0"/>
        <w:jc w:val="left"/>
      </w:pPr>
      <w:r w:rsidRPr="00B90347">
        <w:t>Uploading the data into console.</w:t>
      </w:r>
    </w:p>
    <w:p w14:paraId="402FA84E" w14:textId="77777777" w:rsidR="00B07DE7" w:rsidRPr="00B90347" w:rsidRDefault="00B07DE7">
      <w:pPr>
        <w:spacing w:before="0" w:after="160" w:line="259" w:lineRule="auto"/>
        <w:ind w:firstLine="0"/>
        <w:jc w:val="left"/>
      </w:pPr>
      <w:r w:rsidRPr="00B90347">
        <w:rPr>
          <w:noProof/>
        </w:rPr>
        <w:drawing>
          <wp:inline distT="0" distB="0" distL="0" distR="0" wp14:anchorId="44154E41" wp14:editId="31B03070">
            <wp:extent cx="5731510" cy="2947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947035"/>
                    </a:xfrm>
                    <a:prstGeom prst="rect">
                      <a:avLst/>
                    </a:prstGeom>
                  </pic:spPr>
                </pic:pic>
              </a:graphicData>
            </a:graphic>
          </wp:inline>
        </w:drawing>
      </w:r>
    </w:p>
    <w:p w14:paraId="355AEF10" w14:textId="77777777" w:rsidR="007B1DAE" w:rsidRPr="00B90347" w:rsidRDefault="00B07DE7">
      <w:pPr>
        <w:spacing w:before="0" w:after="160" w:line="259" w:lineRule="auto"/>
        <w:ind w:firstLine="0"/>
        <w:jc w:val="left"/>
      </w:pPr>
      <w:r w:rsidRPr="00B90347">
        <w:lastRenderedPageBreak/>
        <w:t>Running the rainaggr function on the data.</w:t>
      </w:r>
    </w:p>
    <w:p w14:paraId="3610D668" w14:textId="77777777" w:rsidR="007B1DAE" w:rsidRPr="00B90347" w:rsidRDefault="007B1DAE">
      <w:pPr>
        <w:spacing w:before="0" w:after="160" w:line="259" w:lineRule="auto"/>
        <w:ind w:firstLine="0"/>
        <w:jc w:val="left"/>
        <w:rPr>
          <w:noProof/>
        </w:rPr>
      </w:pPr>
    </w:p>
    <w:p w14:paraId="781C9ED4" w14:textId="48574674" w:rsidR="007B4F82" w:rsidRPr="00B90347" w:rsidRDefault="00841D42">
      <w:pPr>
        <w:spacing w:before="0" w:after="160" w:line="259" w:lineRule="auto"/>
        <w:ind w:firstLine="0"/>
        <w:jc w:val="left"/>
      </w:pPr>
      <w:r w:rsidRPr="00B90347">
        <w:rPr>
          <w:noProof/>
        </w:rPr>
        <w:drawing>
          <wp:inline distT="0" distB="0" distL="0" distR="0" wp14:anchorId="12788A81" wp14:editId="758ABC8E">
            <wp:extent cx="5201392" cy="31066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14141" cy="3114274"/>
                    </a:xfrm>
                    <a:prstGeom prst="rect">
                      <a:avLst/>
                    </a:prstGeom>
                  </pic:spPr>
                </pic:pic>
              </a:graphicData>
            </a:graphic>
          </wp:inline>
        </w:drawing>
      </w:r>
    </w:p>
    <w:p w14:paraId="176488DA" w14:textId="77777777" w:rsidR="002C4924" w:rsidRPr="00B90347" w:rsidRDefault="007B1DAE" w:rsidP="007B1DAE">
      <w:pPr>
        <w:spacing w:before="0" w:after="160" w:line="259" w:lineRule="auto"/>
        <w:ind w:firstLine="0"/>
        <w:jc w:val="left"/>
      </w:pPr>
      <w:r w:rsidRPr="00B90347">
        <w:t>Initial DRH hydrograph used for UH derivation.</w:t>
      </w:r>
    </w:p>
    <w:p w14:paraId="45092469" w14:textId="00A01761" w:rsidR="007B4F82" w:rsidRPr="00B90347" w:rsidRDefault="002C4924" w:rsidP="007B1DAE">
      <w:pPr>
        <w:spacing w:before="0" w:after="160" w:line="259" w:lineRule="auto"/>
        <w:ind w:firstLine="0"/>
        <w:jc w:val="left"/>
      </w:pPr>
      <w:r w:rsidRPr="00B90347">
        <w:rPr>
          <w:noProof/>
        </w:rPr>
        <w:drawing>
          <wp:inline distT="0" distB="0" distL="0" distR="0" wp14:anchorId="79292C69" wp14:editId="66B266A1">
            <wp:extent cx="5070753"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r="54003"/>
                    <a:stretch/>
                  </pic:blipFill>
                  <pic:spPr bwMode="auto">
                    <a:xfrm>
                      <a:off x="0" y="0"/>
                      <a:ext cx="5070753" cy="1371600"/>
                    </a:xfrm>
                    <a:prstGeom prst="rect">
                      <a:avLst/>
                    </a:prstGeom>
                    <a:ln>
                      <a:noFill/>
                    </a:ln>
                    <a:extLst>
                      <a:ext uri="{53640926-AAD7-44D8-BBD7-CCE9431645EC}">
                        <a14:shadowObscured xmlns:a14="http://schemas.microsoft.com/office/drawing/2010/main"/>
                      </a:ext>
                    </a:extLst>
                  </pic:spPr>
                </pic:pic>
              </a:graphicData>
            </a:graphic>
          </wp:inline>
        </w:drawing>
      </w:r>
    </w:p>
    <w:p w14:paraId="18ADA79A" w14:textId="00AD6076" w:rsidR="00D217F9" w:rsidRPr="00B90347" w:rsidRDefault="005F1E30" w:rsidP="007B1DAE">
      <w:pPr>
        <w:spacing w:before="0" w:after="160" w:line="259" w:lineRule="auto"/>
        <w:ind w:firstLine="0"/>
        <w:jc w:val="left"/>
      </w:pPr>
      <w:r w:rsidRPr="00B90347">
        <w:rPr>
          <w:noProof/>
        </w:rPr>
        <w:lastRenderedPageBreak/>
        <w:drawing>
          <wp:inline distT="0" distB="0" distL="0" distR="0" wp14:anchorId="165A4664" wp14:editId="3A3B25A1">
            <wp:extent cx="5731510" cy="620903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6209030"/>
                    </a:xfrm>
                    <a:prstGeom prst="rect">
                      <a:avLst/>
                    </a:prstGeom>
                  </pic:spPr>
                </pic:pic>
              </a:graphicData>
            </a:graphic>
          </wp:inline>
        </w:drawing>
      </w:r>
    </w:p>
    <w:p w14:paraId="2A467A14" w14:textId="0A33F1E4" w:rsidR="00D217F9" w:rsidRPr="00B90347" w:rsidRDefault="00D217F9" w:rsidP="007B1DAE">
      <w:pPr>
        <w:spacing w:before="0" w:after="160" w:line="259" w:lineRule="auto"/>
        <w:ind w:firstLine="0"/>
        <w:jc w:val="left"/>
      </w:pPr>
      <w:r w:rsidRPr="00B90347">
        <w:t>Upload</w:t>
      </w:r>
      <w:r w:rsidR="005F1E30" w:rsidRPr="00B90347">
        <w:t xml:space="preserve"> of the rainfall events. </w:t>
      </w:r>
    </w:p>
    <w:p w14:paraId="05D37187" w14:textId="65DF097E" w:rsidR="000B73B9" w:rsidRPr="00B90347" w:rsidRDefault="000B73B9" w:rsidP="007B1DAE">
      <w:pPr>
        <w:spacing w:before="0" w:after="160" w:line="259" w:lineRule="auto"/>
        <w:ind w:firstLine="0"/>
        <w:jc w:val="left"/>
      </w:pPr>
      <w:r w:rsidRPr="00B90347">
        <w:rPr>
          <w:noProof/>
        </w:rPr>
        <w:lastRenderedPageBreak/>
        <w:drawing>
          <wp:inline distT="0" distB="0" distL="0" distR="0" wp14:anchorId="23CC0AB6" wp14:editId="31CB8664">
            <wp:extent cx="5731510" cy="32080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208020"/>
                    </a:xfrm>
                    <a:prstGeom prst="rect">
                      <a:avLst/>
                    </a:prstGeom>
                  </pic:spPr>
                </pic:pic>
              </a:graphicData>
            </a:graphic>
          </wp:inline>
        </w:drawing>
      </w:r>
    </w:p>
    <w:p w14:paraId="387C14FE" w14:textId="714E0737" w:rsidR="000B73B9" w:rsidRPr="00B90347" w:rsidRDefault="000B73B9" w:rsidP="007B1DAE">
      <w:pPr>
        <w:spacing w:before="0" w:after="160" w:line="259" w:lineRule="auto"/>
        <w:ind w:firstLine="0"/>
        <w:jc w:val="left"/>
      </w:pPr>
      <w:r w:rsidRPr="00B90347">
        <w:t xml:space="preserve">Hyetograph from average precipitation. </w:t>
      </w:r>
    </w:p>
    <w:p w14:paraId="5977CA15" w14:textId="24725CF0" w:rsidR="00126CA5" w:rsidRPr="00B90347" w:rsidRDefault="00126CA5" w:rsidP="007B1DAE">
      <w:pPr>
        <w:spacing w:before="0" w:after="160" w:line="259" w:lineRule="auto"/>
        <w:ind w:firstLine="0"/>
        <w:jc w:val="left"/>
      </w:pPr>
      <w:r w:rsidRPr="00B90347">
        <w:rPr>
          <w:noProof/>
        </w:rPr>
        <w:drawing>
          <wp:inline distT="0" distB="0" distL="0" distR="0" wp14:anchorId="42FEF421" wp14:editId="2E3E3B36">
            <wp:extent cx="5731510" cy="28924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892425"/>
                    </a:xfrm>
                    <a:prstGeom prst="rect">
                      <a:avLst/>
                    </a:prstGeom>
                  </pic:spPr>
                </pic:pic>
              </a:graphicData>
            </a:graphic>
          </wp:inline>
        </w:drawing>
      </w:r>
    </w:p>
    <w:p w14:paraId="47CDB148" w14:textId="3916F6B1" w:rsidR="00126CA5" w:rsidRPr="00B90347" w:rsidRDefault="00126CA5" w:rsidP="007B1DAE">
      <w:pPr>
        <w:spacing w:before="0" w:after="160" w:line="259" w:lineRule="auto"/>
        <w:ind w:firstLine="0"/>
        <w:jc w:val="left"/>
      </w:pPr>
      <w:r w:rsidRPr="00B90347">
        <w:rPr>
          <w:noProof/>
        </w:rPr>
        <w:lastRenderedPageBreak/>
        <w:drawing>
          <wp:inline distT="0" distB="0" distL="0" distR="0" wp14:anchorId="4102AE7B" wp14:editId="2AA1433E">
            <wp:extent cx="5731510" cy="32340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234055"/>
                    </a:xfrm>
                    <a:prstGeom prst="rect">
                      <a:avLst/>
                    </a:prstGeom>
                  </pic:spPr>
                </pic:pic>
              </a:graphicData>
            </a:graphic>
          </wp:inline>
        </w:drawing>
      </w:r>
    </w:p>
    <w:p w14:paraId="52642041" w14:textId="76F25225" w:rsidR="00126CA5" w:rsidRPr="00B90347" w:rsidRDefault="00126CA5" w:rsidP="007B1DAE">
      <w:pPr>
        <w:spacing w:before="0" w:after="160" w:line="259" w:lineRule="auto"/>
        <w:ind w:firstLine="0"/>
        <w:jc w:val="left"/>
      </w:pPr>
      <w:r w:rsidRPr="00B90347">
        <w:t>Hyteograph aggregated</w:t>
      </w:r>
    </w:p>
    <w:p w14:paraId="49464C34" w14:textId="3DC4EC9F" w:rsidR="00D11BAF" w:rsidRPr="00B90347" w:rsidRDefault="00841D42" w:rsidP="007B1DAE">
      <w:pPr>
        <w:spacing w:before="0" w:after="160" w:line="259" w:lineRule="auto"/>
        <w:ind w:firstLine="0"/>
        <w:jc w:val="left"/>
      </w:pPr>
      <w:r w:rsidRPr="00B90347">
        <w:rPr>
          <w:noProof/>
        </w:rPr>
        <w:drawing>
          <wp:inline distT="0" distB="0" distL="0" distR="0" wp14:anchorId="46B658AB" wp14:editId="12ADA929">
            <wp:extent cx="5731510" cy="33470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347085"/>
                    </a:xfrm>
                    <a:prstGeom prst="rect">
                      <a:avLst/>
                    </a:prstGeom>
                  </pic:spPr>
                </pic:pic>
              </a:graphicData>
            </a:graphic>
          </wp:inline>
        </w:drawing>
      </w:r>
    </w:p>
    <w:p w14:paraId="78AA8AAF" w14:textId="67EF9FEB" w:rsidR="00126CA5" w:rsidRPr="00B90347" w:rsidRDefault="00126CA5" w:rsidP="007B1DAE">
      <w:pPr>
        <w:spacing w:before="0" w:after="160" w:line="259" w:lineRule="auto"/>
        <w:ind w:firstLine="0"/>
        <w:jc w:val="left"/>
      </w:pPr>
    </w:p>
    <w:p w14:paraId="46D5A95A" w14:textId="615B7E8D" w:rsidR="005F1E30" w:rsidRPr="00B90347" w:rsidRDefault="005F1E30" w:rsidP="007B1DAE">
      <w:pPr>
        <w:spacing w:before="0" w:after="160" w:line="259" w:lineRule="auto"/>
        <w:ind w:firstLine="0"/>
        <w:jc w:val="left"/>
      </w:pPr>
    </w:p>
    <w:p w14:paraId="4C5D68E0" w14:textId="77777777" w:rsidR="007B4F82" w:rsidRPr="00B90347" w:rsidRDefault="007B4F82" w:rsidP="007B1DAE">
      <w:pPr>
        <w:spacing w:before="0" w:after="160" w:line="259" w:lineRule="auto"/>
        <w:ind w:firstLine="0"/>
        <w:jc w:val="left"/>
        <w:rPr>
          <w:noProof/>
        </w:rPr>
      </w:pPr>
    </w:p>
    <w:p w14:paraId="6EF3D35F" w14:textId="77777777" w:rsidR="007B4F82" w:rsidRPr="00B90347" w:rsidDel="00CB5C40" w:rsidRDefault="007B4F82" w:rsidP="007B1DAE">
      <w:pPr>
        <w:spacing w:before="0" w:after="160" w:line="259" w:lineRule="auto"/>
        <w:ind w:firstLine="0"/>
        <w:jc w:val="left"/>
        <w:rPr>
          <w:del w:id="3440" w:author="Carlos Erazo" w:date="2020-08-15T06:04:00Z"/>
          <w:noProof/>
        </w:rPr>
      </w:pPr>
    </w:p>
    <w:p w14:paraId="77B12B68" w14:textId="3A0E7346" w:rsidR="007B4F82" w:rsidRPr="00B90347" w:rsidDel="00CB5C40" w:rsidRDefault="007B4F82" w:rsidP="007B1DAE">
      <w:pPr>
        <w:spacing w:before="0" w:after="160" w:line="259" w:lineRule="auto"/>
        <w:ind w:firstLine="0"/>
        <w:jc w:val="left"/>
        <w:rPr>
          <w:del w:id="3441" w:author="Carlos Erazo" w:date="2020-08-15T06:04:00Z"/>
          <w:noProof/>
        </w:rPr>
      </w:pPr>
    </w:p>
    <w:p w14:paraId="519384B5" w14:textId="38D54432" w:rsidR="00592930" w:rsidRPr="00B90347" w:rsidRDefault="00397F80" w:rsidP="007B1DAE">
      <w:pPr>
        <w:spacing w:before="0" w:after="160" w:line="259" w:lineRule="auto"/>
        <w:ind w:firstLine="0"/>
        <w:jc w:val="left"/>
      </w:pPr>
      <w:del w:id="3442" w:author="Carlos Erazo" w:date="2020-08-15T06:04:00Z">
        <w:r w:rsidRPr="00B90347" w:rsidDel="00CB5C40">
          <w:br w:type="page"/>
        </w:r>
      </w:del>
    </w:p>
    <w:p w14:paraId="1E2618D7" w14:textId="122EE37B" w:rsidR="002A4823" w:rsidRPr="00D57E3F" w:rsidRDefault="00C113FD" w:rsidP="001474F5">
      <w:pPr>
        <w:ind w:firstLine="0"/>
        <w:rPr>
          <w:b/>
          <w:bCs/>
          <w:rPrChange w:id="3443" w:author="Carlos Erazo" w:date="2020-08-15T05:49:00Z">
            <w:rPr/>
          </w:rPrChange>
        </w:rPr>
        <w:pPrChange w:id="3444" w:author="Carlos Erazo" w:date="2020-08-15T00:46:00Z">
          <w:pPr>
            <w:pStyle w:val="Heading2"/>
          </w:pPr>
        </w:pPrChange>
      </w:pPr>
      <w:r w:rsidRPr="00D57E3F">
        <w:rPr>
          <w:b/>
          <w:bCs/>
          <w:rPrChange w:id="3445" w:author="Carlos Erazo" w:date="2020-08-15T05:49:00Z">
            <w:rPr/>
          </w:rPrChange>
        </w:rPr>
        <w:lastRenderedPageBreak/>
        <w:t>Usages</w:t>
      </w:r>
    </w:p>
    <w:p w14:paraId="4F861289" w14:textId="1F3FBA9A" w:rsidR="00977E45" w:rsidRPr="00B90347" w:rsidRDefault="00977E45" w:rsidP="00977E45">
      <w:pPr>
        <w:jc w:val="left"/>
      </w:pPr>
      <w:r w:rsidRPr="00B90347">
        <w:t xml:space="preserve">If </w:t>
      </w:r>
      <w:r w:rsidR="00C113FD" w:rsidRPr="00B90347">
        <w:t xml:space="preserve">an </w:t>
      </w:r>
      <w:r w:rsidRPr="00B90347">
        <w:t>object has been established as argument, the names inside the description represent the keys of the object. If it is an array instead, then the type of data will be specified. Time series can be both represented in the following formats:</w:t>
      </w:r>
    </w:p>
    <w:p w14:paraId="1EEC2DB1" w14:textId="77777777" w:rsidR="0004737E" w:rsidRPr="00B90347" w:rsidRDefault="0004737E" w:rsidP="00D4557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B90347">
        <w:rPr>
          <w:color w:val="auto"/>
        </w:rPr>
        <w:t>var timeseries1: [["date1", "date2", "date3"], [1,2,3]]</w:t>
      </w:r>
    </w:p>
    <w:p w14:paraId="65A19E50" w14:textId="77777777" w:rsidR="0004737E" w:rsidRPr="00B90347" w:rsidRDefault="0004737E" w:rsidP="00D4557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B90347">
        <w:rPr>
          <w:color w:val="auto"/>
        </w:rPr>
        <w:t>var timeseries2: [[0.5,1,1.5],[1,2,3]]</w:t>
      </w:r>
    </w:p>
    <w:p w14:paraId="206921E7" w14:textId="04435A0D" w:rsidR="0012691D" w:rsidRPr="00B90347" w:rsidRDefault="0004737E">
      <w:pPr>
        <w:jc w:val="left"/>
      </w:pPr>
      <w:r w:rsidRPr="00B90347">
        <w:rPr>
          <w:color w:val="auto"/>
        </w:rPr>
        <w:t> </w:t>
      </w:r>
      <w:r w:rsidR="00C113FD" w:rsidRPr="00B90347">
        <w:t xml:space="preserve">If </w:t>
      </w:r>
      <w:r w:rsidR="00F159CC" w:rsidRPr="00B90347">
        <w:t xml:space="preserve">an </w:t>
      </w:r>
      <w:r w:rsidR="00C113FD" w:rsidRPr="00B90347">
        <w:t>argument example mentions: “If time series, either in date string or number”, one of the two array types from above are expected.</w:t>
      </w:r>
      <w:r w:rsidR="00285CBE" w:rsidRPr="00B90347">
        <w:t xml:space="preserve"> For more detailed explanations or examples on usage, please reference to the repository.</w:t>
      </w:r>
    </w:p>
    <w:p w14:paraId="1AB492B1" w14:textId="79A6E5A5" w:rsidR="001F3D73" w:rsidRPr="00B90347" w:rsidRDefault="001F3D73">
      <w:pPr>
        <w:jc w:val="left"/>
      </w:pPr>
      <w:r w:rsidRPr="00B90347">
        <w:t>* helper functions.</w:t>
      </w:r>
    </w:p>
    <w:p w14:paraId="02CF4E42" w14:textId="77777777" w:rsidR="0012691D" w:rsidRPr="00B90347" w:rsidRDefault="0012691D">
      <w:pPr>
        <w:jc w:val="left"/>
      </w:pPr>
    </w:p>
    <w:p w14:paraId="4122A0CA" w14:textId="77777777" w:rsidR="0012691D" w:rsidRPr="00B90347" w:rsidRDefault="0012691D">
      <w:pPr>
        <w:jc w:val="left"/>
        <w:rPr>
          <w:rPrChange w:id="3446" w:author="Carlos Erazo" w:date="2020-08-15T02:17:00Z">
            <w:rPr>
              <w:lang w:val="es-HN"/>
            </w:rPr>
          </w:rPrChange>
        </w:rPr>
      </w:pPr>
    </w:p>
    <w:p w14:paraId="72591A04" w14:textId="77777777" w:rsidR="0012691D" w:rsidRPr="00B90347" w:rsidRDefault="0012691D">
      <w:pPr>
        <w:jc w:val="left"/>
      </w:pPr>
    </w:p>
    <w:p w14:paraId="6AA07604" w14:textId="77777777" w:rsidR="0012691D" w:rsidRPr="00B90347" w:rsidRDefault="0012691D">
      <w:pPr>
        <w:jc w:val="left"/>
      </w:pPr>
    </w:p>
    <w:p w14:paraId="2B51EBF1" w14:textId="77777777" w:rsidR="0012691D" w:rsidRPr="00B90347" w:rsidRDefault="0012691D">
      <w:pPr>
        <w:jc w:val="left"/>
      </w:pPr>
    </w:p>
    <w:p w14:paraId="0E66A54B" w14:textId="77777777" w:rsidR="0012691D" w:rsidRPr="00B90347" w:rsidRDefault="0012691D">
      <w:pPr>
        <w:jc w:val="left"/>
      </w:pPr>
    </w:p>
    <w:p w14:paraId="35334D3B" w14:textId="77777777" w:rsidR="0012691D" w:rsidRPr="00B90347" w:rsidRDefault="0012691D">
      <w:pPr>
        <w:jc w:val="left"/>
      </w:pPr>
    </w:p>
    <w:p w14:paraId="4089163F" w14:textId="77777777" w:rsidR="0012691D" w:rsidRPr="00B90347" w:rsidRDefault="0012691D">
      <w:pPr>
        <w:jc w:val="left"/>
      </w:pPr>
    </w:p>
    <w:p w14:paraId="0C6A05C8" w14:textId="77777777" w:rsidR="0012691D" w:rsidRPr="00B90347" w:rsidRDefault="0012691D">
      <w:pPr>
        <w:jc w:val="left"/>
      </w:pPr>
    </w:p>
    <w:p w14:paraId="0F540FAA" w14:textId="77777777" w:rsidR="0012691D" w:rsidRPr="00B90347" w:rsidRDefault="0012691D">
      <w:pPr>
        <w:jc w:val="left"/>
      </w:pPr>
    </w:p>
    <w:p w14:paraId="6CD46289" w14:textId="77777777" w:rsidR="0012691D" w:rsidRPr="00B90347" w:rsidRDefault="0012691D">
      <w:pPr>
        <w:jc w:val="left"/>
      </w:pPr>
    </w:p>
    <w:p w14:paraId="100DA9C1" w14:textId="77777777" w:rsidR="0012691D" w:rsidRPr="00B90347" w:rsidRDefault="0012691D" w:rsidP="0004737E">
      <w:pPr>
        <w:ind w:firstLine="0"/>
        <w:jc w:val="left"/>
        <w:sectPr w:rsidR="0012691D" w:rsidRPr="00B90347" w:rsidSect="00D57E3F">
          <w:headerReference w:type="even" r:id="rId125"/>
          <w:headerReference w:type="default" r:id="rId126"/>
          <w:footerReference w:type="even" r:id="rId127"/>
          <w:footerReference w:type="default" r:id="rId128"/>
          <w:pgSz w:w="11906" w:h="16838" w:code="9"/>
          <w:pgMar w:top="1440" w:right="1440" w:bottom="1440" w:left="1440" w:header="720" w:footer="720" w:gutter="0"/>
          <w:pgNumType w:fmt="lowerRoman"/>
          <w:cols w:space="720"/>
          <w:docGrid w:linePitch="360"/>
          <w:sectPrChange w:id="3482" w:author="Carlos Erazo" w:date="2020-08-15T05:48:00Z">
            <w:sectPr w:rsidR="0012691D" w:rsidRPr="00B90347" w:rsidSect="00D57E3F">
              <w:pgMar w:top="1440" w:right="1440" w:bottom="1440" w:left="1440" w:header="720" w:footer="720" w:gutter="0"/>
              <w:pgNumType w:fmt="decimal"/>
            </w:sectPr>
          </w:sectPrChange>
        </w:sectPr>
      </w:pPr>
    </w:p>
    <w:tbl>
      <w:tblPr>
        <w:tblStyle w:val="TableGridLight"/>
        <w:tblW w:w="14857" w:type="dxa"/>
        <w:jc w:val="center"/>
        <w:tblLook w:val="04A0" w:firstRow="1" w:lastRow="0" w:firstColumn="1" w:lastColumn="0" w:noHBand="0" w:noVBand="1"/>
        <w:tblPrChange w:id="3483" w:author="Carlos Erazo" w:date="2020-08-15T06:06:00Z">
          <w:tblPr>
            <w:tblStyle w:val="TableGridLight"/>
            <w:tblW w:w="14572" w:type="dxa"/>
            <w:jc w:val="center"/>
            <w:tblLook w:val="04A0" w:firstRow="1" w:lastRow="0" w:firstColumn="1" w:lastColumn="0" w:noHBand="0" w:noVBand="1"/>
          </w:tblPr>
        </w:tblPrChange>
      </w:tblPr>
      <w:tblGrid>
        <w:gridCol w:w="816"/>
        <w:gridCol w:w="1117"/>
        <w:gridCol w:w="1866"/>
        <w:gridCol w:w="1853"/>
        <w:gridCol w:w="5045"/>
        <w:gridCol w:w="4160"/>
        <w:tblGridChange w:id="3484">
          <w:tblGrid>
            <w:gridCol w:w="816"/>
            <w:gridCol w:w="1117"/>
            <w:gridCol w:w="1866"/>
            <w:gridCol w:w="1745"/>
            <w:gridCol w:w="4948"/>
            <w:gridCol w:w="4080"/>
          </w:tblGrid>
        </w:tblGridChange>
      </w:tblGrid>
      <w:tr w:rsidR="00203C70" w:rsidRPr="00B90347" w14:paraId="258C6E84" w14:textId="77777777" w:rsidTr="00CB5C40">
        <w:trPr>
          <w:trHeight w:val="14"/>
          <w:tblHeader/>
          <w:jc w:val="center"/>
          <w:trPrChange w:id="3485" w:author="Carlos Erazo" w:date="2020-08-15T06:06:00Z">
            <w:trPr>
              <w:trHeight w:val="18"/>
              <w:jc w:val="center"/>
            </w:trPr>
          </w:trPrChange>
        </w:trPr>
        <w:tc>
          <w:tcPr>
            <w:tcW w:w="0" w:type="auto"/>
            <w:noWrap/>
            <w:vAlign w:val="center"/>
            <w:hideMark/>
            <w:tcPrChange w:id="3486" w:author="Carlos Erazo" w:date="2020-08-15T06:06:00Z">
              <w:tcPr>
                <w:tcW w:w="0" w:type="auto"/>
                <w:noWrap/>
                <w:vAlign w:val="center"/>
                <w:hideMark/>
              </w:tcPr>
            </w:tcPrChange>
          </w:tcPr>
          <w:p w14:paraId="28BEC056" w14:textId="77777777" w:rsidR="0012691D" w:rsidRPr="00B90347" w:rsidRDefault="0012691D" w:rsidP="00FA5F8B">
            <w:pPr>
              <w:pStyle w:val="tables1"/>
              <w:jc w:val="center"/>
              <w:rPr>
                <w:b/>
                <w:bCs/>
                <w:sz w:val="18"/>
                <w:szCs w:val="18"/>
              </w:rPr>
            </w:pPr>
            <w:r w:rsidRPr="00B90347">
              <w:rPr>
                <w:b/>
                <w:bCs/>
                <w:sz w:val="18"/>
                <w:szCs w:val="18"/>
              </w:rPr>
              <w:lastRenderedPageBreak/>
              <w:t>Module</w:t>
            </w:r>
          </w:p>
        </w:tc>
        <w:tc>
          <w:tcPr>
            <w:tcW w:w="0" w:type="auto"/>
            <w:noWrap/>
            <w:vAlign w:val="center"/>
            <w:hideMark/>
            <w:tcPrChange w:id="3487" w:author="Carlos Erazo" w:date="2020-08-15T06:06:00Z">
              <w:tcPr>
                <w:tcW w:w="0" w:type="auto"/>
                <w:noWrap/>
                <w:vAlign w:val="center"/>
                <w:hideMark/>
              </w:tcPr>
            </w:tcPrChange>
          </w:tcPr>
          <w:p w14:paraId="38E5610F" w14:textId="77777777" w:rsidR="0012691D" w:rsidRPr="00B90347" w:rsidRDefault="0012691D" w:rsidP="00FA5F8B">
            <w:pPr>
              <w:pStyle w:val="tables1"/>
              <w:jc w:val="center"/>
              <w:rPr>
                <w:b/>
                <w:bCs/>
                <w:sz w:val="18"/>
                <w:szCs w:val="18"/>
              </w:rPr>
            </w:pPr>
            <w:r w:rsidRPr="00B90347">
              <w:rPr>
                <w:b/>
                <w:bCs/>
                <w:sz w:val="18"/>
                <w:szCs w:val="18"/>
              </w:rPr>
              <w:t>Component</w:t>
            </w:r>
          </w:p>
        </w:tc>
        <w:tc>
          <w:tcPr>
            <w:tcW w:w="0" w:type="auto"/>
            <w:noWrap/>
            <w:vAlign w:val="center"/>
            <w:hideMark/>
            <w:tcPrChange w:id="3488" w:author="Carlos Erazo" w:date="2020-08-15T06:06:00Z">
              <w:tcPr>
                <w:tcW w:w="0" w:type="auto"/>
                <w:noWrap/>
                <w:vAlign w:val="center"/>
                <w:hideMark/>
              </w:tcPr>
            </w:tcPrChange>
          </w:tcPr>
          <w:p w14:paraId="52C950AB" w14:textId="77777777" w:rsidR="0012691D" w:rsidRPr="00B90347" w:rsidRDefault="0012691D" w:rsidP="00FA5F8B">
            <w:pPr>
              <w:pStyle w:val="tables1"/>
              <w:jc w:val="center"/>
              <w:rPr>
                <w:b/>
                <w:bCs/>
                <w:sz w:val="18"/>
                <w:szCs w:val="18"/>
              </w:rPr>
            </w:pPr>
            <w:r w:rsidRPr="00B90347">
              <w:rPr>
                <w:b/>
                <w:bCs/>
                <w:sz w:val="18"/>
                <w:szCs w:val="18"/>
              </w:rPr>
              <w:t>Function</w:t>
            </w:r>
          </w:p>
        </w:tc>
        <w:tc>
          <w:tcPr>
            <w:tcW w:w="0" w:type="auto"/>
            <w:vAlign w:val="center"/>
            <w:hideMark/>
            <w:tcPrChange w:id="3489" w:author="Carlos Erazo" w:date="2020-08-15T06:06:00Z">
              <w:tcPr>
                <w:tcW w:w="0" w:type="auto"/>
                <w:vAlign w:val="center"/>
                <w:hideMark/>
              </w:tcPr>
            </w:tcPrChange>
          </w:tcPr>
          <w:p w14:paraId="10289042" w14:textId="77777777" w:rsidR="0012691D" w:rsidRPr="00B90347" w:rsidRDefault="0012691D" w:rsidP="00FA5F8B">
            <w:pPr>
              <w:pStyle w:val="tables1"/>
              <w:jc w:val="center"/>
              <w:rPr>
                <w:b/>
                <w:bCs/>
                <w:sz w:val="18"/>
                <w:szCs w:val="18"/>
              </w:rPr>
            </w:pPr>
            <w:r w:rsidRPr="00B90347">
              <w:rPr>
                <w:b/>
                <w:bCs/>
                <w:sz w:val="18"/>
                <w:szCs w:val="18"/>
              </w:rPr>
              <w:t>Arguments</w:t>
            </w:r>
          </w:p>
        </w:tc>
        <w:tc>
          <w:tcPr>
            <w:tcW w:w="5045" w:type="dxa"/>
            <w:vAlign w:val="center"/>
            <w:hideMark/>
            <w:tcPrChange w:id="3490" w:author="Carlos Erazo" w:date="2020-08-15T06:06:00Z">
              <w:tcPr>
                <w:tcW w:w="4948" w:type="dxa"/>
                <w:vAlign w:val="center"/>
                <w:hideMark/>
              </w:tcPr>
            </w:tcPrChange>
          </w:tcPr>
          <w:p w14:paraId="7F32E92C" w14:textId="77777777" w:rsidR="0012691D" w:rsidRPr="00B90347" w:rsidRDefault="0012691D" w:rsidP="00FA5F8B">
            <w:pPr>
              <w:pStyle w:val="tables1"/>
              <w:jc w:val="center"/>
              <w:rPr>
                <w:b/>
                <w:bCs/>
                <w:sz w:val="18"/>
                <w:szCs w:val="18"/>
              </w:rPr>
            </w:pPr>
            <w:r w:rsidRPr="00B90347">
              <w:rPr>
                <w:b/>
                <w:bCs/>
                <w:sz w:val="18"/>
                <w:szCs w:val="18"/>
              </w:rPr>
              <w:t>Example Arguments</w:t>
            </w:r>
          </w:p>
        </w:tc>
        <w:tc>
          <w:tcPr>
            <w:tcW w:w="4160" w:type="dxa"/>
            <w:noWrap/>
            <w:vAlign w:val="center"/>
            <w:hideMark/>
            <w:tcPrChange w:id="3491" w:author="Carlos Erazo" w:date="2020-08-15T06:06:00Z">
              <w:tcPr>
                <w:tcW w:w="4080" w:type="dxa"/>
                <w:noWrap/>
                <w:vAlign w:val="center"/>
                <w:hideMark/>
              </w:tcPr>
            </w:tcPrChange>
          </w:tcPr>
          <w:p w14:paraId="5F283BD6" w14:textId="77777777" w:rsidR="0012691D" w:rsidRPr="00B90347" w:rsidRDefault="0012691D" w:rsidP="00FA5F8B">
            <w:pPr>
              <w:pStyle w:val="tables1"/>
              <w:jc w:val="center"/>
              <w:rPr>
                <w:b/>
                <w:bCs/>
                <w:sz w:val="18"/>
                <w:szCs w:val="18"/>
              </w:rPr>
            </w:pPr>
            <w:r w:rsidRPr="00B90347">
              <w:rPr>
                <w:b/>
                <w:bCs/>
                <w:sz w:val="18"/>
                <w:szCs w:val="18"/>
              </w:rPr>
              <w:t>Example function call</w:t>
            </w:r>
          </w:p>
        </w:tc>
      </w:tr>
      <w:tr w:rsidR="00203C70" w:rsidRPr="00B90347" w14:paraId="22A2409C" w14:textId="77777777" w:rsidTr="00D90B78">
        <w:trPr>
          <w:trHeight w:val="47"/>
          <w:jc w:val="center"/>
          <w:trPrChange w:id="3492" w:author="Carlos Erazo" w:date="2020-08-15T01:39:00Z">
            <w:trPr>
              <w:trHeight w:val="60"/>
              <w:jc w:val="center"/>
            </w:trPr>
          </w:trPrChange>
        </w:trPr>
        <w:tc>
          <w:tcPr>
            <w:tcW w:w="0" w:type="auto"/>
            <w:noWrap/>
            <w:hideMark/>
            <w:tcPrChange w:id="3493" w:author="Carlos Erazo" w:date="2020-08-15T01:39:00Z">
              <w:tcPr>
                <w:tcW w:w="0" w:type="auto"/>
                <w:noWrap/>
                <w:hideMark/>
              </w:tcPr>
            </w:tcPrChange>
          </w:tcPr>
          <w:p w14:paraId="17787567" w14:textId="77777777" w:rsidR="0012691D" w:rsidRPr="00B90347" w:rsidRDefault="0012691D" w:rsidP="0070617C">
            <w:pPr>
              <w:pStyle w:val="tables1"/>
              <w:jc w:val="center"/>
              <w:rPr>
                <w:sz w:val="18"/>
                <w:szCs w:val="18"/>
              </w:rPr>
            </w:pPr>
            <w:r w:rsidRPr="00B90347">
              <w:rPr>
                <w:sz w:val="18"/>
                <w:szCs w:val="18"/>
              </w:rPr>
              <w:t>Analyze</w:t>
            </w:r>
          </w:p>
        </w:tc>
        <w:tc>
          <w:tcPr>
            <w:tcW w:w="0" w:type="auto"/>
            <w:noWrap/>
            <w:hideMark/>
            <w:tcPrChange w:id="3494" w:author="Carlos Erazo" w:date="2020-08-15T01:39:00Z">
              <w:tcPr>
                <w:tcW w:w="0" w:type="auto"/>
                <w:noWrap/>
                <w:hideMark/>
              </w:tcPr>
            </w:tcPrChange>
          </w:tcPr>
          <w:p w14:paraId="033CB3C8" w14:textId="77777777" w:rsidR="0012691D" w:rsidRPr="00B90347" w:rsidRDefault="0012691D" w:rsidP="0070617C">
            <w:pPr>
              <w:pStyle w:val="tables1"/>
              <w:jc w:val="center"/>
              <w:rPr>
                <w:i/>
                <w:iCs/>
                <w:sz w:val="18"/>
                <w:szCs w:val="18"/>
              </w:rPr>
            </w:pPr>
            <w:r w:rsidRPr="00B90347">
              <w:rPr>
                <w:i/>
                <w:iCs/>
                <w:sz w:val="18"/>
                <w:szCs w:val="18"/>
              </w:rPr>
              <w:t>hydro</w:t>
            </w:r>
          </w:p>
        </w:tc>
        <w:tc>
          <w:tcPr>
            <w:tcW w:w="0" w:type="auto"/>
            <w:noWrap/>
            <w:hideMark/>
            <w:tcPrChange w:id="3495" w:author="Carlos Erazo" w:date="2020-08-15T01:39:00Z">
              <w:tcPr>
                <w:tcW w:w="0" w:type="auto"/>
                <w:noWrap/>
                <w:hideMark/>
              </w:tcPr>
            </w:tcPrChange>
          </w:tcPr>
          <w:p w14:paraId="4AC9BE72" w14:textId="77777777" w:rsidR="0012691D" w:rsidRPr="00B90347" w:rsidRDefault="0012691D" w:rsidP="00203C70">
            <w:pPr>
              <w:pStyle w:val="tables1"/>
              <w:jc w:val="left"/>
              <w:rPr>
                <w:sz w:val="18"/>
                <w:szCs w:val="18"/>
              </w:rPr>
            </w:pPr>
            <w:r w:rsidRPr="00B90347">
              <w:rPr>
                <w:sz w:val="18"/>
                <w:szCs w:val="18"/>
              </w:rPr>
              <w:t>Totalprec</w:t>
            </w:r>
          </w:p>
        </w:tc>
        <w:tc>
          <w:tcPr>
            <w:tcW w:w="0" w:type="auto"/>
            <w:hideMark/>
            <w:tcPrChange w:id="3496" w:author="Carlos Erazo" w:date="2020-08-15T01:39:00Z">
              <w:tcPr>
                <w:tcW w:w="0" w:type="auto"/>
                <w:hideMark/>
              </w:tcPr>
            </w:tcPrChange>
          </w:tcPr>
          <w:p w14:paraId="389BFD80" w14:textId="77777777" w:rsidR="0012691D" w:rsidRPr="00B90347" w:rsidRDefault="0012691D" w:rsidP="0012691D">
            <w:pPr>
              <w:pStyle w:val="tables1"/>
              <w:jc w:val="left"/>
              <w:rPr>
                <w:sz w:val="18"/>
                <w:szCs w:val="18"/>
              </w:rPr>
            </w:pPr>
            <w:r w:rsidRPr="00B90347">
              <w:rPr>
                <w:sz w:val="18"/>
                <w:szCs w:val="18"/>
              </w:rPr>
              <w:t>arr - array of arrays</w:t>
            </w:r>
          </w:p>
        </w:tc>
        <w:tc>
          <w:tcPr>
            <w:tcW w:w="5045" w:type="dxa"/>
            <w:hideMark/>
            <w:tcPrChange w:id="3497" w:author="Carlos Erazo" w:date="2020-08-15T01:39:00Z">
              <w:tcPr>
                <w:tcW w:w="4948" w:type="dxa"/>
                <w:hideMark/>
              </w:tcPr>
            </w:tcPrChange>
          </w:tcPr>
          <w:p w14:paraId="5358D910" w14:textId="77777777" w:rsidR="0012691D" w:rsidRPr="00B90347" w:rsidRDefault="0012691D" w:rsidP="0012691D">
            <w:pPr>
              <w:pStyle w:val="tables1"/>
              <w:jc w:val="left"/>
              <w:rPr>
                <w:sz w:val="18"/>
                <w:szCs w:val="18"/>
              </w:rPr>
            </w:pPr>
            <w:r w:rsidRPr="00B90347">
              <w:rPr>
                <w:sz w:val="18"/>
                <w:szCs w:val="18"/>
              </w:rPr>
              <w:t>var arr = n*array</w:t>
            </w:r>
          </w:p>
        </w:tc>
        <w:tc>
          <w:tcPr>
            <w:tcW w:w="4160" w:type="dxa"/>
            <w:hideMark/>
            <w:tcPrChange w:id="3498" w:author="Carlos Erazo" w:date="2020-08-15T01:39:00Z">
              <w:tcPr>
                <w:tcW w:w="4080" w:type="dxa"/>
                <w:hideMark/>
              </w:tcPr>
            </w:tcPrChange>
          </w:tcPr>
          <w:p w14:paraId="128C122F" w14:textId="41DEC952" w:rsidR="0012691D" w:rsidRPr="00B90347" w:rsidRDefault="001F3D73" w:rsidP="0012691D">
            <w:pPr>
              <w:pStyle w:val="tables1"/>
              <w:rPr>
                <w:sz w:val="18"/>
                <w:szCs w:val="18"/>
              </w:rPr>
            </w:pPr>
            <w:r w:rsidRPr="00B90347">
              <w:rPr>
                <w:sz w:val="18"/>
                <w:szCs w:val="18"/>
              </w:rPr>
              <w:t xml:space="preserve">var x = </w:t>
            </w:r>
            <w:r w:rsidR="0012691D" w:rsidRPr="00B90347">
              <w:rPr>
                <w:sz w:val="18"/>
                <w:szCs w:val="18"/>
              </w:rPr>
              <w:t>hydro[n].analyze.hydro.totalprec(arr)</w:t>
            </w:r>
          </w:p>
        </w:tc>
      </w:tr>
      <w:tr w:rsidR="00203C70" w:rsidRPr="00B90347" w14:paraId="0CA60A20" w14:textId="77777777" w:rsidTr="00D90B78">
        <w:trPr>
          <w:trHeight w:val="66"/>
          <w:jc w:val="center"/>
          <w:trPrChange w:id="3499" w:author="Carlos Erazo" w:date="2020-08-15T01:39:00Z">
            <w:trPr>
              <w:trHeight w:val="85"/>
              <w:jc w:val="center"/>
            </w:trPr>
          </w:trPrChange>
        </w:trPr>
        <w:tc>
          <w:tcPr>
            <w:tcW w:w="0" w:type="auto"/>
            <w:noWrap/>
            <w:tcPrChange w:id="3500" w:author="Carlos Erazo" w:date="2020-08-15T01:39:00Z">
              <w:tcPr>
                <w:tcW w:w="0" w:type="auto"/>
                <w:noWrap/>
              </w:tcPr>
            </w:tcPrChange>
          </w:tcPr>
          <w:p w14:paraId="4595689A" w14:textId="48080103" w:rsidR="0012691D" w:rsidRPr="00B90347" w:rsidRDefault="0012691D" w:rsidP="0012691D">
            <w:pPr>
              <w:pStyle w:val="tables1"/>
              <w:rPr>
                <w:sz w:val="18"/>
                <w:szCs w:val="18"/>
              </w:rPr>
            </w:pPr>
          </w:p>
        </w:tc>
        <w:tc>
          <w:tcPr>
            <w:tcW w:w="0" w:type="auto"/>
            <w:noWrap/>
            <w:tcPrChange w:id="3501" w:author="Carlos Erazo" w:date="2020-08-15T01:39:00Z">
              <w:tcPr>
                <w:tcW w:w="0" w:type="auto"/>
                <w:noWrap/>
              </w:tcPr>
            </w:tcPrChange>
          </w:tcPr>
          <w:p w14:paraId="0FDAC42D" w14:textId="23BA958D" w:rsidR="0012691D" w:rsidRPr="00B90347" w:rsidRDefault="0012691D" w:rsidP="0012691D">
            <w:pPr>
              <w:pStyle w:val="tables1"/>
              <w:rPr>
                <w:sz w:val="18"/>
                <w:szCs w:val="18"/>
              </w:rPr>
            </w:pPr>
          </w:p>
        </w:tc>
        <w:tc>
          <w:tcPr>
            <w:tcW w:w="0" w:type="auto"/>
            <w:noWrap/>
            <w:hideMark/>
            <w:tcPrChange w:id="3502" w:author="Carlos Erazo" w:date="2020-08-15T01:39:00Z">
              <w:tcPr>
                <w:tcW w:w="0" w:type="auto"/>
                <w:noWrap/>
                <w:hideMark/>
              </w:tcPr>
            </w:tcPrChange>
          </w:tcPr>
          <w:p w14:paraId="56A498DC" w14:textId="77777777" w:rsidR="0012691D" w:rsidRPr="00B90347" w:rsidRDefault="0012691D" w:rsidP="00203C70">
            <w:pPr>
              <w:pStyle w:val="tables1"/>
              <w:jc w:val="left"/>
              <w:rPr>
                <w:sz w:val="18"/>
                <w:szCs w:val="18"/>
              </w:rPr>
            </w:pPr>
            <w:r w:rsidRPr="00B90347">
              <w:rPr>
                <w:sz w:val="18"/>
                <w:szCs w:val="18"/>
              </w:rPr>
              <w:t>arithmetic</w:t>
            </w:r>
          </w:p>
        </w:tc>
        <w:tc>
          <w:tcPr>
            <w:tcW w:w="0" w:type="auto"/>
            <w:hideMark/>
            <w:tcPrChange w:id="3503" w:author="Carlos Erazo" w:date="2020-08-15T01:39:00Z">
              <w:tcPr>
                <w:tcW w:w="0" w:type="auto"/>
                <w:hideMark/>
              </w:tcPr>
            </w:tcPrChange>
          </w:tcPr>
          <w:p w14:paraId="038917B4" w14:textId="77777777" w:rsidR="0012691D" w:rsidRPr="00B90347" w:rsidRDefault="0012691D" w:rsidP="0012691D">
            <w:pPr>
              <w:pStyle w:val="tables1"/>
              <w:jc w:val="left"/>
              <w:rPr>
                <w:sz w:val="18"/>
                <w:szCs w:val="18"/>
              </w:rPr>
            </w:pPr>
            <w:r w:rsidRPr="00B90347">
              <w:rPr>
                <w:sz w:val="18"/>
                <w:szCs w:val="18"/>
              </w:rPr>
              <w:t>arr - array of numbers.</w:t>
            </w:r>
          </w:p>
        </w:tc>
        <w:tc>
          <w:tcPr>
            <w:tcW w:w="5045" w:type="dxa"/>
            <w:hideMark/>
            <w:tcPrChange w:id="3504" w:author="Carlos Erazo" w:date="2020-08-15T01:39:00Z">
              <w:tcPr>
                <w:tcW w:w="4948" w:type="dxa"/>
                <w:hideMark/>
              </w:tcPr>
            </w:tcPrChange>
          </w:tcPr>
          <w:p w14:paraId="3D5EF775" w14:textId="77777777" w:rsidR="0012691D" w:rsidRPr="00B90347" w:rsidRDefault="0012691D" w:rsidP="0012691D">
            <w:pPr>
              <w:pStyle w:val="tables1"/>
              <w:jc w:val="left"/>
              <w:rPr>
                <w:sz w:val="18"/>
                <w:szCs w:val="18"/>
              </w:rPr>
            </w:pPr>
            <w:r w:rsidRPr="00B90347">
              <w:rPr>
                <w:sz w:val="18"/>
                <w:szCs w:val="18"/>
              </w:rPr>
              <w:t>var arr = array</w:t>
            </w:r>
          </w:p>
        </w:tc>
        <w:tc>
          <w:tcPr>
            <w:tcW w:w="4160" w:type="dxa"/>
            <w:hideMark/>
            <w:tcPrChange w:id="3505" w:author="Carlos Erazo" w:date="2020-08-15T01:39:00Z">
              <w:tcPr>
                <w:tcW w:w="4080" w:type="dxa"/>
                <w:hideMark/>
              </w:tcPr>
            </w:tcPrChange>
          </w:tcPr>
          <w:p w14:paraId="7F481DA4" w14:textId="3886F5EC" w:rsidR="0012691D" w:rsidRPr="00B90347" w:rsidRDefault="001F3D73" w:rsidP="0012691D">
            <w:pPr>
              <w:pStyle w:val="tables1"/>
              <w:rPr>
                <w:sz w:val="18"/>
                <w:szCs w:val="18"/>
              </w:rPr>
            </w:pPr>
            <w:r w:rsidRPr="00B90347">
              <w:rPr>
                <w:sz w:val="18"/>
                <w:szCs w:val="18"/>
              </w:rPr>
              <w:t xml:space="preserve">var x = </w:t>
            </w:r>
            <w:r w:rsidR="0012691D" w:rsidRPr="00B90347">
              <w:rPr>
                <w:sz w:val="18"/>
                <w:szCs w:val="18"/>
              </w:rPr>
              <w:t>hydro[n].analyze.hydro.arithmetic(arr)</w:t>
            </w:r>
          </w:p>
        </w:tc>
      </w:tr>
      <w:tr w:rsidR="00203C70" w:rsidRPr="00B90347" w14:paraId="065C9046" w14:textId="77777777" w:rsidTr="00D90B78">
        <w:trPr>
          <w:trHeight w:val="84"/>
          <w:jc w:val="center"/>
          <w:trPrChange w:id="3506" w:author="Carlos Erazo" w:date="2020-08-15T01:39:00Z">
            <w:trPr>
              <w:trHeight w:val="107"/>
              <w:jc w:val="center"/>
            </w:trPr>
          </w:trPrChange>
        </w:trPr>
        <w:tc>
          <w:tcPr>
            <w:tcW w:w="0" w:type="auto"/>
            <w:noWrap/>
            <w:tcPrChange w:id="3507" w:author="Carlos Erazo" w:date="2020-08-15T01:39:00Z">
              <w:tcPr>
                <w:tcW w:w="0" w:type="auto"/>
                <w:noWrap/>
              </w:tcPr>
            </w:tcPrChange>
          </w:tcPr>
          <w:p w14:paraId="58DF36AE" w14:textId="1F8F12E9" w:rsidR="0012691D" w:rsidRPr="00B90347" w:rsidRDefault="0012691D" w:rsidP="0012691D">
            <w:pPr>
              <w:pStyle w:val="tables1"/>
              <w:rPr>
                <w:sz w:val="18"/>
                <w:szCs w:val="18"/>
              </w:rPr>
            </w:pPr>
          </w:p>
        </w:tc>
        <w:tc>
          <w:tcPr>
            <w:tcW w:w="0" w:type="auto"/>
            <w:noWrap/>
            <w:tcPrChange w:id="3508" w:author="Carlos Erazo" w:date="2020-08-15T01:39:00Z">
              <w:tcPr>
                <w:tcW w:w="0" w:type="auto"/>
                <w:noWrap/>
              </w:tcPr>
            </w:tcPrChange>
          </w:tcPr>
          <w:p w14:paraId="06418EE0" w14:textId="761BB22B" w:rsidR="0012691D" w:rsidRPr="00B90347" w:rsidRDefault="0012691D" w:rsidP="0012691D">
            <w:pPr>
              <w:pStyle w:val="tables1"/>
              <w:rPr>
                <w:sz w:val="18"/>
                <w:szCs w:val="18"/>
              </w:rPr>
            </w:pPr>
          </w:p>
        </w:tc>
        <w:tc>
          <w:tcPr>
            <w:tcW w:w="0" w:type="auto"/>
            <w:noWrap/>
            <w:hideMark/>
            <w:tcPrChange w:id="3509" w:author="Carlos Erazo" w:date="2020-08-15T01:39:00Z">
              <w:tcPr>
                <w:tcW w:w="0" w:type="auto"/>
                <w:noWrap/>
                <w:hideMark/>
              </w:tcPr>
            </w:tcPrChange>
          </w:tcPr>
          <w:p w14:paraId="1C12DCCD" w14:textId="77777777" w:rsidR="0012691D" w:rsidRPr="00B90347" w:rsidRDefault="0012691D" w:rsidP="00203C70">
            <w:pPr>
              <w:pStyle w:val="tables1"/>
              <w:jc w:val="left"/>
              <w:rPr>
                <w:sz w:val="18"/>
                <w:szCs w:val="18"/>
              </w:rPr>
            </w:pPr>
            <w:r w:rsidRPr="00B90347">
              <w:rPr>
                <w:sz w:val="18"/>
                <w:szCs w:val="18"/>
              </w:rPr>
              <w:t>thiessen</w:t>
            </w:r>
          </w:p>
        </w:tc>
        <w:tc>
          <w:tcPr>
            <w:tcW w:w="0" w:type="auto"/>
            <w:hideMark/>
            <w:tcPrChange w:id="3510" w:author="Carlos Erazo" w:date="2020-08-15T01:39:00Z">
              <w:tcPr>
                <w:tcW w:w="0" w:type="auto"/>
                <w:hideMark/>
              </w:tcPr>
            </w:tcPrChange>
          </w:tcPr>
          <w:p w14:paraId="1AAD6B82" w14:textId="77777777" w:rsidR="0012691D" w:rsidRPr="00B90347" w:rsidRDefault="0012691D" w:rsidP="0012691D">
            <w:pPr>
              <w:pStyle w:val="tables1"/>
              <w:jc w:val="left"/>
              <w:rPr>
                <w:sz w:val="18"/>
                <w:szCs w:val="18"/>
              </w:rPr>
            </w:pPr>
            <w:r w:rsidRPr="00B90347">
              <w:rPr>
                <w:sz w:val="18"/>
                <w:szCs w:val="18"/>
              </w:rPr>
              <w:t>Object - precipitation and areas.</w:t>
            </w:r>
          </w:p>
        </w:tc>
        <w:tc>
          <w:tcPr>
            <w:tcW w:w="5045" w:type="dxa"/>
            <w:hideMark/>
            <w:tcPrChange w:id="3511" w:author="Carlos Erazo" w:date="2020-08-15T01:39:00Z">
              <w:tcPr>
                <w:tcW w:w="4948" w:type="dxa"/>
                <w:hideMark/>
              </w:tcPr>
            </w:tcPrChange>
          </w:tcPr>
          <w:p w14:paraId="0A021533" w14:textId="77777777" w:rsidR="0012691D" w:rsidRPr="00B90347" w:rsidRDefault="0012691D" w:rsidP="0012691D">
            <w:pPr>
              <w:pStyle w:val="tables1"/>
              <w:jc w:val="left"/>
              <w:rPr>
                <w:sz w:val="18"/>
                <w:szCs w:val="18"/>
              </w:rPr>
            </w:pPr>
            <w:r w:rsidRPr="00B90347">
              <w:rPr>
                <w:sz w:val="18"/>
                <w:szCs w:val="18"/>
              </w:rPr>
              <w:t>var obj = {rainfall: 1darray(numbers), areas: 1darray(numbers)}</w:t>
            </w:r>
          </w:p>
        </w:tc>
        <w:tc>
          <w:tcPr>
            <w:tcW w:w="4160" w:type="dxa"/>
            <w:hideMark/>
            <w:tcPrChange w:id="3512" w:author="Carlos Erazo" w:date="2020-08-15T01:39:00Z">
              <w:tcPr>
                <w:tcW w:w="4080" w:type="dxa"/>
                <w:hideMark/>
              </w:tcPr>
            </w:tcPrChange>
          </w:tcPr>
          <w:p w14:paraId="0CF3F722" w14:textId="7C79AB59" w:rsidR="0012691D" w:rsidRPr="00B90347" w:rsidRDefault="001F3D73" w:rsidP="0012691D">
            <w:pPr>
              <w:pStyle w:val="tables1"/>
              <w:rPr>
                <w:sz w:val="18"/>
                <w:szCs w:val="18"/>
              </w:rPr>
            </w:pPr>
            <w:r w:rsidRPr="00B90347">
              <w:rPr>
                <w:sz w:val="18"/>
                <w:szCs w:val="18"/>
              </w:rPr>
              <w:t xml:space="preserve">var x = </w:t>
            </w:r>
            <w:r w:rsidR="0012691D" w:rsidRPr="00B90347">
              <w:rPr>
                <w:sz w:val="18"/>
                <w:szCs w:val="18"/>
              </w:rPr>
              <w:t>hydro[n].analyze.hydro.thiessen(obj)</w:t>
            </w:r>
          </w:p>
        </w:tc>
      </w:tr>
      <w:tr w:rsidR="00203C70" w:rsidRPr="00D57E3F" w14:paraId="2B230EDF" w14:textId="77777777" w:rsidTr="00D90B78">
        <w:trPr>
          <w:trHeight w:val="325"/>
          <w:jc w:val="center"/>
          <w:trPrChange w:id="3513" w:author="Carlos Erazo" w:date="2020-08-15T01:39:00Z">
            <w:trPr>
              <w:trHeight w:val="413"/>
              <w:jc w:val="center"/>
            </w:trPr>
          </w:trPrChange>
        </w:trPr>
        <w:tc>
          <w:tcPr>
            <w:tcW w:w="0" w:type="auto"/>
            <w:noWrap/>
            <w:tcPrChange w:id="3514" w:author="Carlos Erazo" w:date="2020-08-15T01:39:00Z">
              <w:tcPr>
                <w:tcW w:w="0" w:type="auto"/>
                <w:noWrap/>
              </w:tcPr>
            </w:tcPrChange>
          </w:tcPr>
          <w:p w14:paraId="28177465" w14:textId="636DF38D" w:rsidR="0012691D" w:rsidRPr="00B90347" w:rsidRDefault="0012691D" w:rsidP="0012691D">
            <w:pPr>
              <w:pStyle w:val="tables1"/>
              <w:rPr>
                <w:sz w:val="18"/>
                <w:szCs w:val="18"/>
              </w:rPr>
            </w:pPr>
          </w:p>
        </w:tc>
        <w:tc>
          <w:tcPr>
            <w:tcW w:w="0" w:type="auto"/>
            <w:noWrap/>
            <w:tcPrChange w:id="3515" w:author="Carlos Erazo" w:date="2020-08-15T01:39:00Z">
              <w:tcPr>
                <w:tcW w:w="0" w:type="auto"/>
                <w:noWrap/>
              </w:tcPr>
            </w:tcPrChange>
          </w:tcPr>
          <w:p w14:paraId="26D90B8D" w14:textId="4ED52EB7" w:rsidR="0012691D" w:rsidRPr="00B90347" w:rsidRDefault="0012691D" w:rsidP="0012691D">
            <w:pPr>
              <w:pStyle w:val="tables1"/>
              <w:rPr>
                <w:sz w:val="18"/>
                <w:szCs w:val="18"/>
              </w:rPr>
            </w:pPr>
          </w:p>
        </w:tc>
        <w:tc>
          <w:tcPr>
            <w:tcW w:w="0" w:type="auto"/>
            <w:noWrap/>
            <w:hideMark/>
            <w:tcPrChange w:id="3516" w:author="Carlos Erazo" w:date="2020-08-15T01:39:00Z">
              <w:tcPr>
                <w:tcW w:w="0" w:type="auto"/>
                <w:noWrap/>
                <w:hideMark/>
              </w:tcPr>
            </w:tcPrChange>
          </w:tcPr>
          <w:p w14:paraId="6F9CF749" w14:textId="77777777" w:rsidR="0012691D" w:rsidRPr="00B90347" w:rsidRDefault="0012691D" w:rsidP="00203C70">
            <w:pPr>
              <w:pStyle w:val="tables1"/>
              <w:jc w:val="left"/>
              <w:rPr>
                <w:sz w:val="18"/>
                <w:szCs w:val="18"/>
              </w:rPr>
            </w:pPr>
            <w:r w:rsidRPr="00B90347">
              <w:rPr>
                <w:sz w:val="18"/>
                <w:szCs w:val="18"/>
              </w:rPr>
              <w:t>bucketmodel</w:t>
            </w:r>
          </w:p>
        </w:tc>
        <w:tc>
          <w:tcPr>
            <w:tcW w:w="0" w:type="auto"/>
            <w:hideMark/>
            <w:tcPrChange w:id="3517" w:author="Carlos Erazo" w:date="2020-08-15T01:39:00Z">
              <w:tcPr>
                <w:tcW w:w="0" w:type="auto"/>
                <w:hideMark/>
              </w:tcPr>
            </w:tcPrChange>
          </w:tcPr>
          <w:p w14:paraId="73C7AE44" w14:textId="77777777" w:rsidR="0012691D" w:rsidRPr="00B90347" w:rsidRDefault="0012691D" w:rsidP="0012691D">
            <w:pPr>
              <w:pStyle w:val="tables1"/>
              <w:jc w:val="left"/>
              <w:rPr>
                <w:sz w:val="18"/>
                <w:szCs w:val="18"/>
              </w:rPr>
            </w:pPr>
            <w:r w:rsidRPr="00B90347">
              <w:rPr>
                <w:sz w:val="18"/>
                <w:szCs w:val="18"/>
              </w:rPr>
              <w:t>Object - precipitation, baseflow, evaporation as object, landuse as object, infiltration*</w:t>
            </w:r>
          </w:p>
        </w:tc>
        <w:tc>
          <w:tcPr>
            <w:tcW w:w="5045" w:type="dxa"/>
            <w:hideMark/>
            <w:tcPrChange w:id="3518" w:author="Carlos Erazo" w:date="2020-08-15T01:39:00Z">
              <w:tcPr>
                <w:tcW w:w="4948" w:type="dxa"/>
                <w:hideMark/>
              </w:tcPr>
            </w:tcPrChange>
          </w:tcPr>
          <w:p w14:paraId="4E75658E" w14:textId="77777777" w:rsidR="0012691D" w:rsidRPr="00B90347" w:rsidRDefault="0012691D" w:rsidP="0012691D">
            <w:pPr>
              <w:pStyle w:val="tables1"/>
              <w:jc w:val="left"/>
              <w:rPr>
                <w:sz w:val="18"/>
                <w:szCs w:val="18"/>
              </w:rPr>
            </w:pPr>
            <w:r w:rsidRPr="00B90347">
              <w:rPr>
                <w:sz w:val="18"/>
                <w:szCs w:val="18"/>
              </w:rPr>
              <w:t>var obj = {rainfall: 1d or 2darray(time series or just rainfall event. If time series, either in date string or number for date.), baseflow: number, evaporation:{data: 1d or 2darray(time series or just rainfall event. If time series, either in date string or number for date.)} landuse: {agriculture: number, barerock: number, grassland: number, forest: number, moorland: number}, infiltration: number }</w:t>
            </w:r>
          </w:p>
        </w:tc>
        <w:tc>
          <w:tcPr>
            <w:tcW w:w="4160" w:type="dxa"/>
            <w:hideMark/>
            <w:tcPrChange w:id="3519" w:author="Carlos Erazo" w:date="2020-08-15T01:39:00Z">
              <w:tcPr>
                <w:tcW w:w="4080" w:type="dxa"/>
                <w:hideMark/>
              </w:tcPr>
            </w:tcPrChange>
          </w:tcPr>
          <w:p w14:paraId="08C5E65C" w14:textId="660F9E5F" w:rsidR="0012691D" w:rsidRPr="00D57E3F" w:rsidRDefault="001F3D73" w:rsidP="0012691D">
            <w:pPr>
              <w:pStyle w:val="tables1"/>
              <w:rPr>
                <w:sz w:val="18"/>
                <w:szCs w:val="18"/>
                <w:lang w:val="es-HN"/>
              </w:rPr>
            </w:pPr>
            <w:r w:rsidRPr="00D57E3F">
              <w:rPr>
                <w:sz w:val="18"/>
                <w:szCs w:val="18"/>
                <w:lang w:val="es-HN"/>
              </w:rPr>
              <w:t xml:space="preserve">var x = </w:t>
            </w:r>
            <w:r w:rsidR="0012691D" w:rsidRPr="00D57E3F">
              <w:rPr>
                <w:sz w:val="18"/>
                <w:szCs w:val="18"/>
                <w:lang w:val="es-HN"/>
              </w:rPr>
              <w:t>hydro[n].analyze.hydro.bucketmodel(obj)</w:t>
            </w:r>
          </w:p>
        </w:tc>
      </w:tr>
      <w:tr w:rsidR="00203C70" w:rsidRPr="00B90347" w14:paraId="1666C416" w14:textId="77777777" w:rsidTr="00D90B78">
        <w:trPr>
          <w:trHeight w:val="170"/>
          <w:jc w:val="center"/>
          <w:trPrChange w:id="3520" w:author="Carlos Erazo" w:date="2020-08-15T01:39:00Z">
            <w:trPr>
              <w:trHeight w:val="216"/>
              <w:jc w:val="center"/>
            </w:trPr>
          </w:trPrChange>
        </w:trPr>
        <w:tc>
          <w:tcPr>
            <w:tcW w:w="0" w:type="auto"/>
            <w:noWrap/>
            <w:tcPrChange w:id="3521" w:author="Carlos Erazo" w:date="2020-08-15T01:39:00Z">
              <w:tcPr>
                <w:tcW w:w="0" w:type="auto"/>
                <w:noWrap/>
              </w:tcPr>
            </w:tcPrChange>
          </w:tcPr>
          <w:p w14:paraId="7AFE445E" w14:textId="0F77CE0D" w:rsidR="0012691D" w:rsidRPr="00D57E3F" w:rsidRDefault="0012691D" w:rsidP="0012691D">
            <w:pPr>
              <w:pStyle w:val="tables1"/>
              <w:rPr>
                <w:sz w:val="18"/>
                <w:szCs w:val="18"/>
                <w:lang w:val="es-HN"/>
              </w:rPr>
            </w:pPr>
          </w:p>
        </w:tc>
        <w:tc>
          <w:tcPr>
            <w:tcW w:w="0" w:type="auto"/>
            <w:noWrap/>
            <w:tcPrChange w:id="3522" w:author="Carlos Erazo" w:date="2020-08-15T01:39:00Z">
              <w:tcPr>
                <w:tcW w:w="0" w:type="auto"/>
                <w:noWrap/>
              </w:tcPr>
            </w:tcPrChange>
          </w:tcPr>
          <w:p w14:paraId="0791D5AB" w14:textId="0C255698" w:rsidR="0012691D" w:rsidRPr="00D57E3F" w:rsidRDefault="0012691D" w:rsidP="0012691D">
            <w:pPr>
              <w:pStyle w:val="tables1"/>
              <w:rPr>
                <w:sz w:val="18"/>
                <w:szCs w:val="18"/>
                <w:lang w:val="es-HN"/>
              </w:rPr>
            </w:pPr>
          </w:p>
        </w:tc>
        <w:tc>
          <w:tcPr>
            <w:tcW w:w="0" w:type="auto"/>
            <w:noWrap/>
            <w:hideMark/>
            <w:tcPrChange w:id="3523" w:author="Carlos Erazo" w:date="2020-08-15T01:39:00Z">
              <w:tcPr>
                <w:tcW w:w="0" w:type="auto"/>
                <w:noWrap/>
                <w:hideMark/>
              </w:tcPr>
            </w:tcPrChange>
          </w:tcPr>
          <w:p w14:paraId="00BEBCFE" w14:textId="77777777" w:rsidR="0012691D" w:rsidRPr="00B90347" w:rsidRDefault="0012691D" w:rsidP="00203C70">
            <w:pPr>
              <w:pStyle w:val="tables1"/>
              <w:jc w:val="left"/>
              <w:rPr>
                <w:sz w:val="18"/>
                <w:szCs w:val="18"/>
              </w:rPr>
            </w:pPr>
            <w:r w:rsidRPr="00B90347">
              <w:rPr>
                <w:sz w:val="18"/>
                <w:szCs w:val="18"/>
              </w:rPr>
              <w:t>floodhydro</w:t>
            </w:r>
          </w:p>
        </w:tc>
        <w:tc>
          <w:tcPr>
            <w:tcW w:w="0" w:type="auto"/>
            <w:hideMark/>
            <w:tcPrChange w:id="3524" w:author="Carlos Erazo" w:date="2020-08-15T01:39:00Z">
              <w:tcPr>
                <w:tcW w:w="0" w:type="auto"/>
                <w:hideMark/>
              </w:tcPr>
            </w:tcPrChange>
          </w:tcPr>
          <w:p w14:paraId="306514C5" w14:textId="77777777" w:rsidR="0012691D" w:rsidRPr="00B90347" w:rsidRDefault="0012691D" w:rsidP="0012691D">
            <w:pPr>
              <w:pStyle w:val="tables1"/>
              <w:jc w:val="left"/>
              <w:rPr>
                <w:sz w:val="18"/>
                <w:szCs w:val="18"/>
              </w:rPr>
            </w:pPr>
            <w:r w:rsidRPr="00B90347">
              <w:rPr>
                <w:sz w:val="18"/>
                <w:szCs w:val="18"/>
              </w:rPr>
              <w:t>Object - precipitation, unithydro, cn, stormduration, timestep</w:t>
            </w:r>
          </w:p>
        </w:tc>
        <w:tc>
          <w:tcPr>
            <w:tcW w:w="5045" w:type="dxa"/>
            <w:hideMark/>
            <w:tcPrChange w:id="3525" w:author="Carlos Erazo" w:date="2020-08-15T01:39:00Z">
              <w:tcPr>
                <w:tcW w:w="4948" w:type="dxa"/>
                <w:hideMark/>
              </w:tcPr>
            </w:tcPrChange>
          </w:tcPr>
          <w:p w14:paraId="30DAA1C2" w14:textId="77777777" w:rsidR="0012691D" w:rsidRPr="00B90347" w:rsidRDefault="0012691D" w:rsidP="0012691D">
            <w:pPr>
              <w:pStyle w:val="tables1"/>
              <w:jc w:val="left"/>
              <w:rPr>
                <w:sz w:val="18"/>
                <w:szCs w:val="18"/>
              </w:rPr>
            </w:pPr>
            <w:r w:rsidRPr="00B90347">
              <w:rPr>
                <w:sz w:val="18"/>
                <w:szCs w:val="18"/>
              </w:rPr>
              <w:t>var obj = {rainfall: 2d array(time series either in date string or number for date), unithydro: 2d array(timeseries in number), cn: number, stormduration: number, timestep: number}</w:t>
            </w:r>
          </w:p>
        </w:tc>
        <w:tc>
          <w:tcPr>
            <w:tcW w:w="4160" w:type="dxa"/>
            <w:hideMark/>
            <w:tcPrChange w:id="3526" w:author="Carlos Erazo" w:date="2020-08-15T01:39:00Z">
              <w:tcPr>
                <w:tcW w:w="4080" w:type="dxa"/>
                <w:hideMark/>
              </w:tcPr>
            </w:tcPrChange>
          </w:tcPr>
          <w:p w14:paraId="4E7C6CCD" w14:textId="731779FA" w:rsidR="0012691D" w:rsidRPr="00B90347" w:rsidRDefault="001F3D73" w:rsidP="0012691D">
            <w:pPr>
              <w:pStyle w:val="tables1"/>
              <w:rPr>
                <w:sz w:val="18"/>
                <w:szCs w:val="18"/>
              </w:rPr>
            </w:pPr>
            <w:r w:rsidRPr="00B90347">
              <w:rPr>
                <w:sz w:val="18"/>
                <w:szCs w:val="18"/>
              </w:rPr>
              <w:t xml:space="preserve">var x = </w:t>
            </w:r>
            <w:r w:rsidR="0012691D" w:rsidRPr="00B90347">
              <w:rPr>
                <w:sz w:val="18"/>
                <w:szCs w:val="18"/>
              </w:rPr>
              <w:t>hydro[n].analyze.hydro.floodhydro(obj)</w:t>
            </w:r>
          </w:p>
        </w:tc>
      </w:tr>
      <w:tr w:rsidR="00203C70" w:rsidRPr="00B90347" w14:paraId="605C2D5B" w14:textId="77777777" w:rsidTr="00D90B78">
        <w:trPr>
          <w:trHeight w:val="84"/>
          <w:jc w:val="center"/>
          <w:trPrChange w:id="3527" w:author="Carlos Erazo" w:date="2020-08-15T01:39:00Z">
            <w:trPr>
              <w:trHeight w:val="107"/>
              <w:jc w:val="center"/>
            </w:trPr>
          </w:trPrChange>
        </w:trPr>
        <w:tc>
          <w:tcPr>
            <w:tcW w:w="0" w:type="auto"/>
            <w:noWrap/>
            <w:tcPrChange w:id="3528" w:author="Carlos Erazo" w:date="2020-08-15T01:39:00Z">
              <w:tcPr>
                <w:tcW w:w="0" w:type="auto"/>
                <w:noWrap/>
              </w:tcPr>
            </w:tcPrChange>
          </w:tcPr>
          <w:p w14:paraId="7F7D466C" w14:textId="6961DD78" w:rsidR="0012691D" w:rsidRPr="00B90347" w:rsidRDefault="0012691D" w:rsidP="0012691D">
            <w:pPr>
              <w:pStyle w:val="tables1"/>
              <w:rPr>
                <w:sz w:val="18"/>
                <w:szCs w:val="18"/>
              </w:rPr>
            </w:pPr>
          </w:p>
        </w:tc>
        <w:tc>
          <w:tcPr>
            <w:tcW w:w="0" w:type="auto"/>
            <w:noWrap/>
            <w:tcPrChange w:id="3529" w:author="Carlos Erazo" w:date="2020-08-15T01:39:00Z">
              <w:tcPr>
                <w:tcW w:w="0" w:type="auto"/>
                <w:noWrap/>
              </w:tcPr>
            </w:tcPrChange>
          </w:tcPr>
          <w:p w14:paraId="0403938D" w14:textId="0228917B" w:rsidR="0012691D" w:rsidRPr="00B90347" w:rsidRDefault="0012691D" w:rsidP="0012691D">
            <w:pPr>
              <w:pStyle w:val="tables1"/>
              <w:rPr>
                <w:sz w:val="18"/>
                <w:szCs w:val="18"/>
              </w:rPr>
            </w:pPr>
          </w:p>
        </w:tc>
        <w:tc>
          <w:tcPr>
            <w:tcW w:w="0" w:type="auto"/>
            <w:noWrap/>
            <w:hideMark/>
            <w:tcPrChange w:id="3530" w:author="Carlos Erazo" w:date="2020-08-15T01:39:00Z">
              <w:tcPr>
                <w:tcW w:w="0" w:type="auto"/>
                <w:noWrap/>
                <w:hideMark/>
              </w:tcPr>
            </w:tcPrChange>
          </w:tcPr>
          <w:p w14:paraId="18403482" w14:textId="77777777" w:rsidR="0012691D" w:rsidRPr="00B90347" w:rsidRDefault="0012691D" w:rsidP="00203C70">
            <w:pPr>
              <w:pStyle w:val="tables1"/>
              <w:jc w:val="left"/>
              <w:rPr>
                <w:sz w:val="18"/>
                <w:szCs w:val="18"/>
              </w:rPr>
            </w:pPr>
            <w:r w:rsidRPr="00B90347">
              <w:rPr>
                <w:sz w:val="18"/>
                <w:szCs w:val="18"/>
              </w:rPr>
              <w:t>dimunithydro</w:t>
            </w:r>
          </w:p>
        </w:tc>
        <w:tc>
          <w:tcPr>
            <w:tcW w:w="0" w:type="auto"/>
            <w:hideMark/>
            <w:tcPrChange w:id="3531" w:author="Carlos Erazo" w:date="2020-08-15T01:39:00Z">
              <w:tcPr>
                <w:tcW w:w="0" w:type="auto"/>
                <w:hideMark/>
              </w:tcPr>
            </w:tcPrChange>
          </w:tcPr>
          <w:p w14:paraId="722B201D" w14:textId="77777777" w:rsidR="0012691D" w:rsidRPr="00B90347" w:rsidRDefault="0012691D" w:rsidP="0012691D">
            <w:pPr>
              <w:pStyle w:val="tables1"/>
              <w:jc w:val="left"/>
              <w:rPr>
                <w:sz w:val="18"/>
                <w:szCs w:val="18"/>
              </w:rPr>
            </w:pPr>
            <w:r w:rsidRPr="00B90347">
              <w:rPr>
                <w:sz w:val="18"/>
                <w:szCs w:val="18"/>
              </w:rPr>
              <w:t>Object - distribution as object, timestep, numhours</w:t>
            </w:r>
          </w:p>
        </w:tc>
        <w:tc>
          <w:tcPr>
            <w:tcW w:w="5045" w:type="dxa"/>
            <w:hideMark/>
            <w:tcPrChange w:id="3532" w:author="Carlos Erazo" w:date="2020-08-15T01:39:00Z">
              <w:tcPr>
                <w:tcW w:w="4948" w:type="dxa"/>
                <w:hideMark/>
              </w:tcPr>
            </w:tcPrChange>
          </w:tcPr>
          <w:p w14:paraId="7B7BDDE9" w14:textId="77777777" w:rsidR="0012691D" w:rsidRPr="00B90347" w:rsidRDefault="0012691D" w:rsidP="0012691D">
            <w:pPr>
              <w:pStyle w:val="tables1"/>
              <w:jc w:val="left"/>
              <w:rPr>
                <w:sz w:val="18"/>
                <w:szCs w:val="18"/>
              </w:rPr>
            </w:pPr>
            <w:r w:rsidRPr="00B90347">
              <w:rPr>
                <w:sz w:val="18"/>
                <w:szCs w:val="18"/>
              </w:rPr>
              <w:t>var obj = {distribution: {type: string, PRF: number}, timestep: number, numhours: number}</w:t>
            </w:r>
          </w:p>
        </w:tc>
        <w:tc>
          <w:tcPr>
            <w:tcW w:w="4160" w:type="dxa"/>
            <w:hideMark/>
            <w:tcPrChange w:id="3533" w:author="Carlos Erazo" w:date="2020-08-15T01:39:00Z">
              <w:tcPr>
                <w:tcW w:w="4080" w:type="dxa"/>
                <w:hideMark/>
              </w:tcPr>
            </w:tcPrChange>
          </w:tcPr>
          <w:p w14:paraId="59FD2AB4" w14:textId="11AC1053" w:rsidR="0012691D" w:rsidRPr="00B90347" w:rsidRDefault="001F3D73" w:rsidP="0012691D">
            <w:pPr>
              <w:pStyle w:val="tables1"/>
              <w:rPr>
                <w:sz w:val="18"/>
                <w:szCs w:val="18"/>
              </w:rPr>
            </w:pPr>
            <w:r w:rsidRPr="00B90347">
              <w:rPr>
                <w:sz w:val="18"/>
                <w:szCs w:val="18"/>
              </w:rPr>
              <w:t xml:space="preserve">var x = </w:t>
            </w:r>
            <w:r w:rsidR="0012691D" w:rsidRPr="00B90347">
              <w:rPr>
                <w:sz w:val="18"/>
                <w:szCs w:val="18"/>
              </w:rPr>
              <w:t>hydro[n].analyze.hydro.dimunithydro(obj)</w:t>
            </w:r>
          </w:p>
        </w:tc>
      </w:tr>
      <w:tr w:rsidR="00203C70" w:rsidRPr="00B90347" w14:paraId="2642A17D" w14:textId="77777777" w:rsidTr="00D90B78">
        <w:trPr>
          <w:trHeight w:val="100"/>
          <w:jc w:val="center"/>
          <w:trPrChange w:id="3534" w:author="Carlos Erazo" w:date="2020-08-15T01:39:00Z">
            <w:trPr>
              <w:trHeight w:val="127"/>
              <w:jc w:val="center"/>
            </w:trPr>
          </w:trPrChange>
        </w:trPr>
        <w:tc>
          <w:tcPr>
            <w:tcW w:w="0" w:type="auto"/>
            <w:noWrap/>
            <w:tcPrChange w:id="3535" w:author="Carlos Erazo" w:date="2020-08-15T01:39:00Z">
              <w:tcPr>
                <w:tcW w:w="0" w:type="auto"/>
                <w:noWrap/>
              </w:tcPr>
            </w:tcPrChange>
          </w:tcPr>
          <w:p w14:paraId="4B44E076" w14:textId="6CB1912F" w:rsidR="0012691D" w:rsidRPr="00B90347" w:rsidRDefault="0012691D" w:rsidP="0012691D">
            <w:pPr>
              <w:pStyle w:val="tables1"/>
              <w:rPr>
                <w:sz w:val="18"/>
                <w:szCs w:val="18"/>
              </w:rPr>
            </w:pPr>
          </w:p>
        </w:tc>
        <w:tc>
          <w:tcPr>
            <w:tcW w:w="0" w:type="auto"/>
            <w:noWrap/>
            <w:tcPrChange w:id="3536" w:author="Carlos Erazo" w:date="2020-08-15T01:39:00Z">
              <w:tcPr>
                <w:tcW w:w="0" w:type="auto"/>
                <w:noWrap/>
              </w:tcPr>
            </w:tcPrChange>
          </w:tcPr>
          <w:p w14:paraId="2C63F7FE" w14:textId="6A7A30DD" w:rsidR="0012691D" w:rsidRPr="00B90347" w:rsidRDefault="0012691D" w:rsidP="0012691D">
            <w:pPr>
              <w:pStyle w:val="tables1"/>
              <w:rPr>
                <w:sz w:val="18"/>
                <w:szCs w:val="18"/>
              </w:rPr>
            </w:pPr>
          </w:p>
        </w:tc>
        <w:tc>
          <w:tcPr>
            <w:tcW w:w="0" w:type="auto"/>
            <w:noWrap/>
            <w:hideMark/>
            <w:tcPrChange w:id="3537" w:author="Carlos Erazo" w:date="2020-08-15T01:39:00Z">
              <w:tcPr>
                <w:tcW w:w="0" w:type="auto"/>
                <w:noWrap/>
                <w:hideMark/>
              </w:tcPr>
            </w:tcPrChange>
          </w:tcPr>
          <w:p w14:paraId="122D9F0C" w14:textId="77777777" w:rsidR="0012691D" w:rsidRPr="00B90347" w:rsidRDefault="0012691D" w:rsidP="00203C70">
            <w:pPr>
              <w:pStyle w:val="tables1"/>
              <w:jc w:val="left"/>
              <w:rPr>
                <w:sz w:val="18"/>
                <w:szCs w:val="18"/>
              </w:rPr>
            </w:pPr>
            <w:r w:rsidRPr="00B90347">
              <w:rPr>
                <w:sz w:val="18"/>
                <w:szCs w:val="18"/>
              </w:rPr>
              <w:t>ground1d</w:t>
            </w:r>
          </w:p>
        </w:tc>
        <w:tc>
          <w:tcPr>
            <w:tcW w:w="0" w:type="auto"/>
            <w:hideMark/>
            <w:tcPrChange w:id="3538" w:author="Carlos Erazo" w:date="2020-08-15T01:39:00Z">
              <w:tcPr>
                <w:tcW w:w="0" w:type="auto"/>
                <w:hideMark/>
              </w:tcPr>
            </w:tcPrChange>
          </w:tcPr>
          <w:p w14:paraId="7B3B45AE" w14:textId="77777777" w:rsidR="0012691D" w:rsidRPr="00B90347" w:rsidRDefault="0012691D" w:rsidP="0012691D">
            <w:pPr>
              <w:pStyle w:val="tables1"/>
              <w:jc w:val="left"/>
              <w:rPr>
                <w:sz w:val="18"/>
                <w:szCs w:val="18"/>
              </w:rPr>
            </w:pPr>
            <w:r w:rsidRPr="00B90347">
              <w:rPr>
                <w:sz w:val="18"/>
                <w:szCs w:val="18"/>
              </w:rPr>
              <w:t>Object - length, k, nodes, w0, w1, hL, q0, qL</w:t>
            </w:r>
          </w:p>
        </w:tc>
        <w:tc>
          <w:tcPr>
            <w:tcW w:w="5045" w:type="dxa"/>
            <w:hideMark/>
            <w:tcPrChange w:id="3539" w:author="Carlos Erazo" w:date="2020-08-15T01:39:00Z">
              <w:tcPr>
                <w:tcW w:w="4948" w:type="dxa"/>
                <w:hideMark/>
              </w:tcPr>
            </w:tcPrChange>
          </w:tcPr>
          <w:p w14:paraId="2BED1880" w14:textId="77777777" w:rsidR="0012691D" w:rsidRPr="00B90347" w:rsidRDefault="0012691D" w:rsidP="0012691D">
            <w:pPr>
              <w:pStyle w:val="tables1"/>
              <w:jc w:val="left"/>
              <w:rPr>
                <w:sz w:val="18"/>
                <w:szCs w:val="18"/>
              </w:rPr>
            </w:pPr>
            <w:r w:rsidRPr="00B90347">
              <w:rPr>
                <w:sz w:val="18"/>
                <w:szCs w:val="18"/>
              </w:rPr>
              <w:t>var obj = {length: number, k: number, w0: number, w1: number, hL: number, q0: number, qL: number}</w:t>
            </w:r>
          </w:p>
        </w:tc>
        <w:tc>
          <w:tcPr>
            <w:tcW w:w="4160" w:type="dxa"/>
            <w:hideMark/>
            <w:tcPrChange w:id="3540" w:author="Carlos Erazo" w:date="2020-08-15T01:39:00Z">
              <w:tcPr>
                <w:tcW w:w="4080" w:type="dxa"/>
                <w:hideMark/>
              </w:tcPr>
            </w:tcPrChange>
          </w:tcPr>
          <w:p w14:paraId="41D1BCBE" w14:textId="20EBA93B" w:rsidR="0012691D" w:rsidRPr="00B90347" w:rsidRDefault="001F3D73" w:rsidP="0012691D">
            <w:pPr>
              <w:pStyle w:val="tables1"/>
              <w:rPr>
                <w:sz w:val="18"/>
                <w:szCs w:val="18"/>
              </w:rPr>
            </w:pPr>
            <w:r w:rsidRPr="00B90347">
              <w:rPr>
                <w:sz w:val="18"/>
                <w:szCs w:val="18"/>
              </w:rPr>
              <w:t xml:space="preserve">var x = </w:t>
            </w:r>
            <w:r w:rsidR="0012691D" w:rsidRPr="00B90347">
              <w:rPr>
                <w:sz w:val="18"/>
                <w:szCs w:val="18"/>
              </w:rPr>
              <w:t>hydro[n].analyze.hydro.ground1d(obj)</w:t>
            </w:r>
          </w:p>
        </w:tc>
      </w:tr>
      <w:tr w:rsidR="00203C70" w:rsidRPr="00B90347" w14:paraId="265E5D0C" w14:textId="77777777" w:rsidTr="00D90B78">
        <w:trPr>
          <w:trHeight w:val="47"/>
          <w:jc w:val="center"/>
          <w:trPrChange w:id="3541" w:author="Carlos Erazo" w:date="2020-08-15T01:39:00Z">
            <w:trPr>
              <w:trHeight w:val="60"/>
              <w:jc w:val="center"/>
            </w:trPr>
          </w:trPrChange>
        </w:trPr>
        <w:tc>
          <w:tcPr>
            <w:tcW w:w="0" w:type="auto"/>
            <w:noWrap/>
            <w:tcPrChange w:id="3542" w:author="Carlos Erazo" w:date="2020-08-15T01:39:00Z">
              <w:tcPr>
                <w:tcW w:w="0" w:type="auto"/>
                <w:noWrap/>
              </w:tcPr>
            </w:tcPrChange>
          </w:tcPr>
          <w:p w14:paraId="6539F16E" w14:textId="05999A3C" w:rsidR="0012691D" w:rsidRPr="00B90347" w:rsidRDefault="0012691D" w:rsidP="0012691D">
            <w:pPr>
              <w:pStyle w:val="tables1"/>
              <w:rPr>
                <w:sz w:val="18"/>
                <w:szCs w:val="18"/>
              </w:rPr>
            </w:pPr>
          </w:p>
        </w:tc>
        <w:tc>
          <w:tcPr>
            <w:tcW w:w="0" w:type="auto"/>
            <w:noWrap/>
            <w:tcPrChange w:id="3543" w:author="Carlos Erazo" w:date="2020-08-15T01:39:00Z">
              <w:tcPr>
                <w:tcW w:w="0" w:type="auto"/>
                <w:noWrap/>
              </w:tcPr>
            </w:tcPrChange>
          </w:tcPr>
          <w:p w14:paraId="7AEFEB90" w14:textId="731B9E6C" w:rsidR="0012691D" w:rsidRPr="00B90347" w:rsidRDefault="0012691D" w:rsidP="0012691D">
            <w:pPr>
              <w:pStyle w:val="tables1"/>
              <w:rPr>
                <w:sz w:val="18"/>
                <w:szCs w:val="18"/>
              </w:rPr>
            </w:pPr>
          </w:p>
        </w:tc>
        <w:tc>
          <w:tcPr>
            <w:tcW w:w="0" w:type="auto"/>
            <w:noWrap/>
            <w:hideMark/>
            <w:tcPrChange w:id="3544" w:author="Carlos Erazo" w:date="2020-08-15T01:39:00Z">
              <w:tcPr>
                <w:tcW w:w="0" w:type="auto"/>
                <w:noWrap/>
                <w:hideMark/>
              </w:tcPr>
            </w:tcPrChange>
          </w:tcPr>
          <w:p w14:paraId="612CF503" w14:textId="1ECFC09A" w:rsidR="0012691D" w:rsidRPr="00B90347" w:rsidRDefault="001F3D73" w:rsidP="00203C70">
            <w:pPr>
              <w:pStyle w:val="tables1"/>
              <w:jc w:val="left"/>
              <w:rPr>
                <w:sz w:val="18"/>
                <w:szCs w:val="18"/>
              </w:rPr>
            </w:pPr>
            <w:r w:rsidRPr="00B90347">
              <w:rPr>
                <w:sz w:val="18"/>
                <w:szCs w:val="18"/>
              </w:rPr>
              <w:t>*</w:t>
            </w:r>
            <w:r w:rsidR="0012691D" w:rsidRPr="00B90347">
              <w:rPr>
                <w:sz w:val="18"/>
                <w:szCs w:val="18"/>
              </w:rPr>
              <w:t>move</w:t>
            </w:r>
          </w:p>
        </w:tc>
        <w:tc>
          <w:tcPr>
            <w:tcW w:w="0" w:type="auto"/>
            <w:hideMark/>
            <w:tcPrChange w:id="3545" w:author="Carlos Erazo" w:date="2020-08-15T01:39:00Z">
              <w:tcPr>
                <w:tcW w:w="0" w:type="auto"/>
                <w:hideMark/>
              </w:tcPr>
            </w:tcPrChange>
          </w:tcPr>
          <w:p w14:paraId="14C05E1E" w14:textId="77777777" w:rsidR="0012691D" w:rsidRPr="00B90347" w:rsidRDefault="0012691D" w:rsidP="0012691D">
            <w:pPr>
              <w:pStyle w:val="tables1"/>
              <w:jc w:val="left"/>
              <w:rPr>
                <w:sz w:val="18"/>
                <w:szCs w:val="18"/>
              </w:rPr>
            </w:pPr>
            <w:r w:rsidRPr="00B90347">
              <w:rPr>
                <w:sz w:val="18"/>
                <w:szCs w:val="18"/>
              </w:rPr>
              <w:t>arr - array of numbers, from - number, to - number</w:t>
            </w:r>
          </w:p>
        </w:tc>
        <w:tc>
          <w:tcPr>
            <w:tcW w:w="5045" w:type="dxa"/>
            <w:hideMark/>
            <w:tcPrChange w:id="3546" w:author="Carlos Erazo" w:date="2020-08-15T01:39:00Z">
              <w:tcPr>
                <w:tcW w:w="4948" w:type="dxa"/>
                <w:hideMark/>
              </w:tcPr>
            </w:tcPrChange>
          </w:tcPr>
          <w:p w14:paraId="32E75933" w14:textId="77777777" w:rsidR="0012691D" w:rsidRPr="00B90347" w:rsidRDefault="0012691D" w:rsidP="0012691D">
            <w:pPr>
              <w:pStyle w:val="tables1"/>
              <w:jc w:val="left"/>
              <w:rPr>
                <w:sz w:val="18"/>
                <w:szCs w:val="18"/>
              </w:rPr>
            </w:pPr>
            <w:r w:rsidRPr="00B90347">
              <w:rPr>
                <w:sz w:val="18"/>
                <w:szCs w:val="18"/>
              </w:rPr>
              <w:t>var arr = array of numbers, from - number, to - number</w:t>
            </w:r>
          </w:p>
        </w:tc>
        <w:tc>
          <w:tcPr>
            <w:tcW w:w="4160" w:type="dxa"/>
            <w:hideMark/>
            <w:tcPrChange w:id="3547" w:author="Carlos Erazo" w:date="2020-08-15T01:39:00Z">
              <w:tcPr>
                <w:tcW w:w="4080" w:type="dxa"/>
                <w:hideMark/>
              </w:tcPr>
            </w:tcPrChange>
          </w:tcPr>
          <w:p w14:paraId="7055CB1F" w14:textId="632F5057" w:rsidR="0012691D" w:rsidRPr="00B90347" w:rsidRDefault="0012691D" w:rsidP="0012691D">
            <w:pPr>
              <w:pStyle w:val="tables1"/>
              <w:rPr>
                <w:sz w:val="18"/>
                <w:szCs w:val="18"/>
              </w:rPr>
            </w:pPr>
            <w:r w:rsidRPr="00B90347">
              <w:rPr>
                <w:sz w:val="18"/>
                <w:szCs w:val="18"/>
              </w:rPr>
              <w:t>hydro[n].analyze.hydro.move(arr, from, to)</w:t>
            </w:r>
          </w:p>
        </w:tc>
      </w:tr>
      <w:tr w:rsidR="00203C70" w:rsidRPr="00B90347" w14:paraId="641F44C7" w14:textId="77777777" w:rsidTr="00D90B78">
        <w:trPr>
          <w:trHeight w:val="32"/>
          <w:jc w:val="center"/>
          <w:trPrChange w:id="3548" w:author="Carlos Erazo" w:date="2020-08-15T01:39:00Z">
            <w:trPr>
              <w:trHeight w:val="41"/>
              <w:jc w:val="center"/>
            </w:trPr>
          </w:trPrChange>
        </w:trPr>
        <w:tc>
          <w:tcPr>
            <w:tcW w:w="0" w:type="auto"/>
            <w:noWrap/>
            <w:tcPrChange w:id="3549" w:author="Carlos Erazo" w:date="2020-08-15T01:39:00Z">
              <w:tcPr>
                <w:tcW w:w="0" w:type="auto"/>
                <w:noWrap/>
              </w:tcPr>
            </w:tcPrChange>
          </w:tcPr>
          <w:p w14:paraId="0D2467B6" w14:textId="5EEBEAAF" w:rsidR="0012691D" w:rsidRPr="00B90347" w:rsidRDefault="0012691D" w:rsidP="0012691D">
            <w:pPr>
              <w:pStyle w:val="tables1"/>
              <w:rPr>
                <w:sz w:val="18"/>
                <w:szCs w:val="18"/>
              </w:rPr>
            </w:pPr>
          </w:p>
        </w:tc>
        <w:tc>
          <w:tcPr>
            <w:tcW w:w="0" w:type="auto"/>
            <w:noWrap/>
            <w:tcPrChange w:id="3550" w:author="Carlos Erazo" w:date="2020-08-15T01:39:00Z">
              <w:tcPr>
                <w:tcW w:w="0" w:type="auto"/>
                <w:noWrap/>
              </w:tcPr>
            </w:tcPrChange>
          </w:tcPr>
          <w:p w14:paraId="48AB5622" w14:textId="70BEB328" w:rsidR="0012691D" w:rsidRPr="00B90347" w:rsidRDefault="0012691D" w:rsidP="0012691D">
            <w:pPr>
              <w:pStyle w:val="tables1"/>
              <w:rPr>
                <w:sz w:val="18"/>
                <w:szCs w:val="18"/>
              </w:rPr>
            </w:pPr>
          </w:p>
        </w:tc>
        <w:tc>
          <w:tcPr>
            <w:tcW w:w="0" w:type="auto"/>
            <w:noWrap/>
            <w:hideMark/>
            <w:tcPrChange w:id="3551" w:author="Carlos Erazo" w:date="2020-08-15T01:39:00Z">
              <w:tcPr>
                <w:tcW w:w="0" w:type="auto"/>
                <w:noWrap/>
                <w:hideMark/>
              </w:tcPr>
            </w:tcPrChange>
          </w:tcPr>
          <w:p w14:paraId="701425D9" w14:textId="530C6D73" w:rsidR="0012691D" w:rsidRPr="00B90347" w:rsidRDefault="001F3D73" w:rsidP="00203C70">
            <w:pPr>
              <w:pStyle w:val="tables1"/>
              <w:jc w:val="left"/>
              <w:rPr>
                <w:sz w:val="18"/>
                <w:szCs w:val="18"/>
              </w:rPr>
            </w:pPr>
            <w:r w:rsidRPr="00B90347">
              <w:rPr>
                <w:sz w:val="18"/>
                <w:szCs w:val="18"/>
              </w:rPr>
              <w:t>*</w:t>
            </w:r>
            <w:r w:rsidR="0012691D" w:rsidRPr="00B90347">
              <w:rPr>
                <w:sz w:val="18"/>
                <w:szCs w:val="18"/>
              </w:rPr>
              <w:t>matrix</w:t>
            </w:r>
          </w:p>
        </w:tc>
        <w:tc>
          <w:tcPr>
            <w:tcW w:w="0" w:type="auto"/>
            <w:hideMark/>
            <w:tcPrChange w:id="3552" w:author="Carlos Erazo" w:date="2020-08-15T01:39:00Z">
              <w:tcPr>
                <w:tcW w:w="0" w:type="auto"/>
                <w:hideMark/>
              </w:tcPr>
            </w:tcPrChange>
          </w:tcPr>
          <w:p w14:paraId="4FFCEB52" w14:textId="77777777" w:rsidR="0012691D" w:rsidRPr="00B90347" w:rsidRDefault="0012691D" w:rsidP="0012691D">
            <w:pPr>
              <w:pStyle w:val="tables1"/>
              <w:jc w:val="left"/>
              <w:rPr>
                <w:sz w:val="18"/>
                <w:szCs w:val="18"/>
              </w:rPr>
            </w:pPr>
            <w:r w:rsidRPr="00B90347">
              <w:rPr>
                <w:sz w:val="18"/>
                <w:szCs w:val="18"/>
              </w:rPr>
              <w:t>m - number, n - number, d - number</w:t>
            </w:r>
          </w:p>
        </w:tc>
        <w:tc>
          <w:tcPr>
            <w:tcW w:w="5045" w:type="dxa"/>
            <w:hideMark/>
            <w:tcPrChange w:id="3553" w:author="Carlos Erazo" w:date="2020-08-15T01:39:00Z">
              <w:tcPr>
                <w:tcW w:w="4948" w:type="dxa"/>
                <w:hideMark/>
              </w:tcPr>
            </w:tcPrChange>
          </w:tcPr>
          <w:p w14:paraId="34DC7B70" w14:textId="77777777" w:rsidR="0012691D" w:rsidRPr="00B90347" w:rsidRDefault="0012691D" w:rsidP="0012691D">
            <w:pPr>
              <w:pStyle w:val="tables1"/>
              <w:jc w:val="left"/>
              <w:rPr>
                <w:sz w:val="18"/>
                <w:szCs w:val="18"/>
              </w:rPr>
            </w:pPr>
            <w:r w:rsidRPr="00B90347">
              <w:rPr>
                <w:sz w:val="18"/>
                <w:szCs w:val="18"/>
              </w:rPr>
              <w:t>m - number, n - number, d - number</w:t>
            </w:r>
          </w:p>
        </w:tc>
        <w:tc>
          <w:tcPr>
            <w:tcW w:w="4160" w:type="dxa"/>
            <w:hideMark/>
            <w:tcPrChange w:id="3554" w:author="Carlos Erazo" w:date="2020-08-15T01:39:00Z">
              <w:tcPr>
                <w:tcW w:w="4080" w:type="dxa"/>
                <w:hideMark/>
              </w:tcPr>
            </w:tcPrChange>
          </w:tcPr>
          <w:p w14:paraId="09783894" w14:textId="248D2B8E" w:rsidR="0012691D" w:rsidRPr="00B90347" w:rsidRDefault="001F3D73" w:rsidP="0012691D">
            <w:pPr>
              <w:pStyle w:val="tables1"/>
              <w:rPr>
                <w:sz w:val="18"/>
                <w:szCs w:val="18"/>
              </w:rPr>
            </w:pPr>
            <w:r w:rsidRPr="00B90347">
              <w:rPr>
                <w:sz w:val="18"/>
                <w:szCs w:val="18"/>
              </w:rPr>
              <w:t xml:space="preserve">var x = </w:t>
            </w:r>
            <w:r w:rsidR="0012691D" w:rsidRPr="00B90347">
              <w:rPr>
                <w:sz w:val="18"/>
                <w:szCs w:val="18"/>
              </w:rPr>
              <w:t>hydro[n].analyze.hydro.matrix(m, n, d)</w:t>
            </w:r>
          </w:p>
        </w:tc>
      </w:tr>
      <w:tr w:rsidR="00203C70" w:rsidRPr="00B90347" w14:paraId="67981326" w14:textId="77777777" w:rsidTr="00D90B78">
        <w:trPr>
          <w:trHeight w:val="47"/>
          <w:jc w:val="center"/>
          <w:trPrChange w:id="3555" w:author="Carlos Erazo" w:date="2020-08-15T01:39:00Z">
            <w:trPr>
              <w:trHeight w:val="60"/>
              <w:jc w:val="center"/>
            </w:trPr>
          </w:trPrChange>
        </w:trPr>
        <w:tc>
          <w:tcPr>
            <w:tcW w:w="0" w:type="auto"/>
            <w:noWrap/>
            <w:tcPrChange w:id="3556" w:author="Carlos Erazo" w:date="2020-08-15T01:39:00Z">
              <w:tcPr>
                <w:tcW w:w="0" w:type="auto"/>
                <w:noWrap/>
              </w:tcPr>
            </w:tcPrChange>
          </w:tcPr>
          <w:p w14:paraId="1E9E7D48" w14:textId="0F5F46B3" w:rsidR="0012691D" w:rsidRPr="00B90347" w:rsidRDefault="0012691D" w:rsidP="0012691D">
            <w:pPr>
              <w:pStyle w:val="tables1"/>
              <w:rPr>
                <w:sz w:val="18"/>
                <w:szCs w:val="18"/>
              </w:rPr>
            </w:pPr>
          </w:p>
        </w:tc>
        <w:tc>
          <w:tcPr>
            <w:tcW w:w="0" w:type="auto"/>
            <w:noWrap/>
            <w:tcPrChange w:id="3557" w:author="Carlos Erazo" w:date="2020-08-15T01:39:00Z">
              <w:tcPr>
                <w:tcW w:w="0" w:type="auto"/>
                <w:noWrap/>
              </w:tcPr>
            </w:tcPrChange>
          </w:tcPr>
          <w:p w14:paraId="4138F7B7" w14:textId="1B971DCF" w:rsidR="0012691D" w:rsidRPr="00B90347" w:rsidRDefault="0012691D" w:rsidP="0012691D">
            <w:pPr>
              <w:pStyle w:val="tables1"/>
              <w:rPr>
                <w:sz w:val="18"/>
                <w:szCs w:val="18"/>
              </w:rPr>
            </w:pPr>
          </w:p>
        </w:tc>
        <w:tc>
          <w:tcPr>
            <w:tcW w:w="0" w:type="auto"/>
            <w:noWrap/>
            <w:hideMark/>
            <w:tcPrChange w:id="3558" w:author="Carlos Erazo" w:date="2020-08-15T01:39:00Z">
              <w:tcPr>
                <w:tcW w:w="0" w:type="auto"/>
                <w:noWrap/>
                <w:hideMark/>
              </w:tcPr>
            </w:tcPrChange>
          </w:tcPr>
          <w:p w14:paraId="4184090A" w14:textId="7A4F6617" w:rsidR="0012691D" w:rsidRPr="00B90347" w:rsidRDefault="001F3D73" w:rsidP="00203C70">
            <w:pPr>
              <w:pStyle w:val="tables1"/>
              <w:jc w:val="left"/>
              <w:rPr>
                <w:sz w:val="18"/>
                <w:szCs w:val="18"/>
              </w:rPr>
            </w:pPr>
            <w:r w:rsidRPr="00B90347">
              <w:rPr>
                <w:sz w:val="18"/>
                <w:szCs w:val="18"/>
              </w:rPr>
              <w:t>*</w:t>
            </w:r>
            <w:r w:rsidR="0012691D" w:rsidRPr="00B90347">
              <w:rPr>
                <w:sz w:val="18"/>
                <w:szCs w:val="18"/>
              </w:rPr>
              <w:t>equationsystemsolver</w:t>
            </w:r>
          </w:p>
        </w:tc>
        <w:tc>
          <w:tcPr>
            <w:tcW w:w="0" w:type="auto"/>
            <w:hideMark/>
            <w:tcPrChange w:id="3559" w:author="Carlos Erazo" w:date="2020-08-15T01:39:00Z">
              <w:tcPr>
                <w:tcW w:w="0" w:type="auto"/>
                <w:hideMark/>
              </w:tcPr>
            </w:tcPrChange>
          </w:tcPr>
          <w:p w14:paraId="015B8B25" w14:textId="77777777" w:rsidR="0012691D" w:rsidRPr="00B90347" w:rsidRDefault="0012691D" w:rsidP="0012691D">
            <w:pPr>
              <w:pStyle w:val="tables1"/>
              <w:jc w:val="left"/>
              <w:rPr>
                <w:sz w:val="18"/>
                <w:szCs w:val="18"/>
              </w:rPr>
            </w:pPr>
            <w:r w:rsidRPr="00B90347">
              <w:rPr>
                <w:sz w:val="18"/>
                <w:szCs w:val="18"/>
              </w:rPr>
              <w:t>matrix - m*array, vec_left - 1d array, vec_right - 1d array</w:t>
            </w:r>
          </w:p>
        </w:tc>
        <w:tc>
          <w:tcPr>
            <w:tcW w:w="5045" w:type="dxa"/>
            <w:hideMark/>
            <w:tcPrChange w:id="3560" w:author="Carlos Erazo" w:date="2020-08-15T01:39:00Z">
              <w:tcPr>
                <w:tcW w:w="4948" w:type="dxa"/>
                <w:hideMark/>
              </w:tcPr>
            </w:tcPrChange>
          </w:tcPr>
          <w:p w14:paraId="2FF5BAFF" w14:textId="77777777" w:rsidR="0012691D" w:rsidRPr="00B90347" w:rsidRDefault="0012691D" w:rsidP="0012691D">
            <w:pPr>
              <w:pStyle w:val="tables1"/>
              <w:jc w:val="left"/>
              <w:rPr>
                <w:sz w:val="18"/>
                <w:szCs w:val="18"/>
              </w:rPr>
            </w:pPr>
            <w:r w:rsidRPr="00B90347">
              <w:rPr>
                <w:sz w:val="18"/>
                <w:szCs w:val="18"/>
              </w:rPr>
              <w:t>matrix - m*array, vec_left - 1d array, vec_right - 1d array</w:t>
            </w:r>
          </w:p>
        </w:tc>
        <w:tc>
          <w:tcPr>
            <w:tcW w:w="4160" w:type="dxa"/>
            <w:hideMark/>
            <w:tcPrChange w:id="3561" w:author="Carlos Erazo" w:date="2020-08-15T01:39:00Z">
              <w:tcPr>
                <w:tcW w:w="4080" w:type="dxa"/>
                <w:hideMark/>
              </w:tcPr>
            </w:tcPrChange>
          </w:tcPr>
          <w:p w14:paraId="01139718" w14:textId="67F9EEEA" w:rsidR="0012691D" w:rsidRPr="00B90347" w:rsidRDefault="0012691D" w:rsidP="0012691D">
            <w:pPr>
              <w:pStyle w:val="tables1"/>
              <w:rPr>
                <w:sz w:val="18"/>
                <w:szCs w:val="18"/>
              </w:rPr>
            </w:pPr>
            <w:r w:rsidRPr="00B90347">
              <w:rPr>
                <w:sz w:val="18"/>
                <w:szCs w:val="18"/>
              </w:rPr>
              <w:t>hydro[n].analyze.hydro.equationsystemsolver(m, n, d)</w:t>
            </w:r>
          </w:p>
        </w:tc>
      </w:tr>
    </w:tbl>
    <w:p w14:paraId="79DC562D" w14:textId="77777777" w:rsidR="00203C70" w:rsidRPr="00B90347" w:rsidRDefault="00203C70">
      <w:pPr>
        <w:jc w:val="left"/>
        <w:rPr>
          <w:sz w:val="18"/>
          <w:szCs w:val="18"/>
        </w:rPr>
      </w:pPr>
      <w:r w:rsidRPr="00B90347">
        <w:rPr>
          <w:sz w:val="18"/>
          <w:szCs w:val="18"/>
        </w:rPr>
        <w:br w:type="page"/>
      </w:r>
    </w:p>
    <w:tbl>
      <w:tblPr>
        <w:tblStyle w:val="GridTable1Light"/>
        <w:tblW w:w="14598" w:type="dxa"/>
        <w:jc w:val="center"/>
        <w:tblLook w:val="04A0" w:firstRow="1" w:lastRow="0" w:firstColumn="1" w:lastColumn="0" w:noHBand="0" w:noVBand="1"/>
        <w:tblPrChange w:id="3562" w:author="Carlos Erazo" w:date="2020-08-15T06:06:00Z">
          <w:tblPr>
            <w:tblStyle w:val="GridTable1Light"/>
            <w:tblW w:w="14598" w:type="dxa"/>
            <w:jc w:val="center"/>
            <w:tblLook w:val="04A0" w:firstRow="1" w:lastRow="0" w:firstColumn="1" w:lastColumn="0" w:noHBand="0" w:noVBand="1"/>
          </w:tblPr>
        </w:tblPrChange>
      </w:tblPr>
      <w:tblGrid>
        <w:gridCol w:w="816"/>
        <w:gridCol w:w="1117"/>
        <w:gridCol w:w="1136"/>
        <w:gridCol w:w="2675"/>
        <w:gridCol w:w="5402"/>
        <w:gridCol w:w="3452"/>
        <w:tblGridChange w:id="3563">
          <w:tblGrid>
            <w:gridCol w:w="816"/>
            <w:gridCol w:w="1117"/>
            <w:gridCol w:w="1136"/>
            <w:gridCol w:w="2675"/>
            <w:gridCol w:w="5402"/>
            <w:gridCol w:w="3452"/>
          </w:tblGrid>
        </w:tblGridChange>
      </w:tblGrid>
      <w:tr w:rsidR="001F3D73" w:rsidRPr="00B90347" w14:paraId="111F83C6" w14:textId="77777777" w:rsidTr="00CB5C40">
        <w:trPr>
          <w:cnfStyle w:val="100000000000" w:firstRow="1" w:lastRow="0" w:firstColumn="0" w:lastColumn="0" w:oddVBand="0" w:evenVBand="0" w:oddHBand="0" w:evenHBand="0" w:firstRowFirstColumn="0" w:firstRowLastColumn="0" w:lastRowFirstColumn="0" w:lastRowLastColumn="0"/>
          <w:trHeight w:val="87"/>
          <w:tblHeader/>
          <w:jc w:val="center"/>
          <w:trPrChange w:id="3564" w:author="Carlos Erazo" w:date="2020-08-15T06:06:00Z">
            <w:trPr>
              <w:trHeight w:val="87"/>
              <w:jc w:val="center"/>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3565" w:author="Carlos Erazo" w:date="2020-08-15T06:06:00Z">
              <w:tcPr>
                <w:tcW w:w="0" w:type="auto"/>
                <w:noWrap/>
                <w:hideMark/>
              </w:tcPr>
            </w:tcPrChange>
          </w:tcPr>
          <w:p w14:paraId="13E29EEF" w14:textId="77777777" w:rsidR="00203C70" w:rsidRPr="00B90347" w:rsidRDefault="00203C70" w:rsidP="00FA5F8B">
            <w:pPr>
              <w:pStyle w:val="tables1"/>
              <w:jc w:val="center"/>
              <w:cnfStyle w:val="101000000000" w:firstRow="1" w:lastRow="0" w:firstColumn="1" w:lastColumn="0" w:oddVBand="0" w:evenVBand="0" w:oddHBand="0" w:evenHBand="0" w:firstRowFirstColumn="0" w:firstRowLastColumn="0" w:lastRowFirstColumn="0" w:lastRowLastColumn="0"/>
              <w:rPr>
                <w:sz w:val="18"/>
                <w:szCs w:val="18"/>
              </w:rPr>
            </w:pPr>
            <w:r w:rsidRPr="00B90347">
              <w:rPr>
                <w:sz w:val="18"/>
                <w:szCs w:val="18"/>
              </w:rPr>
              <w:lastRenderedPageBreak/>
              <w:t>Module</w:t>
            </w:r>
          </w:p>
        </w:tc>
        <w:tc>
          <w:tcPr>
            <w:tcW w:w="0" w:type="auto"/>
            <w:noWrap/>
            <w:hideMark/>
            <w:tcPrChange w:id="3566" w:author="Carlos Erazo" w:date="2020-08-15T06:06:00Z">
              <w:tcPr>
                <w:tcW w:w="0" w:type="auto"/>
                <w:noWrap/>
                <w:hideMark/>
              </w:tcPr>
            </w:tcPrChange>
          </w:tcPr>
          <w:p w14:paraId="77F7FB9B" w14:textId="77777777" w:rsidR="00203C70" w:rsidRPr="00B90347"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Component</w:t>
            </w:r>
          </w:p>
        </w:tc>
        <w:tc>
          <w:tcPr>
            <w:tcW w:w="0" w:type="auto"/>
            <w:noWrap/>
            <w:hideMark/>
            <w:tcPrChange w:id="3567" w:author="Carlos Erazo" w:date="2020-08-15T06:06:00Z">
              <w:tcPr>
                <w:tcW w:w="0" w:type="auto"/>
                <w:noWrap/>
                <w:hideMark/>
              </w:tcPr>
            </w:tcPrChange>
          </w:tcPr>
          <w:p w14:paraId="7F7C5FC4" w14:textId="77777777" w:rsidR="00203C70" w:rsidRPr="00B90347"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Function</w:t>
            </w:r>
          </w:p>
        </w:tc>
        <w:tc>
          <w:tcPr>
            <w:tcW w:w="0" w:type="auto"/>
            <w:hideMark/>
            <w:tcPrChange w:id="3568" w:author="Carlos Erazo" w:date="2020-08-15T06:06:00Z">
              <w:tcPr>
                <w:tcW w:w="0" w:type="auto"/>
                <w:hideMark/>
              </w:tcPr>
            </w:tcPrChange>
          </w:tcPr>
          <w:p w14:paraId="6172E926" w14:textId="77777777" w:rsidR="00203C70" w:rsidRPr="00B90347"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Arguments</w:t>
            </w:r>
          </w:p>
        </w:tc>
        <w:tc>
          <w:tcPr>
            <w:tcW w:w="5402" w:type="dxa"/>
            <w:hideMark/>
            <w:tcPrChange w:id="3569" w:author="Carlos Erazo" w:date="2020-08-15T06:06:00Z">
              <w:tcPr>
                <w:tcW w:w="5402" w:type="dxa"/>
                <w:hideMark/>
              </w:tcPr>
            </w:tcPrChange>
          </w:tcPr>
          <w:p w14:paraId="106735E4" w14:textId="77777777" w:rsidR="00203C70" w:rsidRPr="00B90347"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Example Arguments</w:t>
            </w:r>
          </w:p>
        </w:tc>
        <w:tc>
          <w:tcPr>
            <w:tcW w:w="3452" w:type="dxa"/>
            <w:noWrap/>
            <w:hideMark/>
            <w:tcPrChange w:id="3570" w:author="Carlos Erazo" w:date="2020-08-15T06:06:00Z">
              <w:tcPr>
                <w:tcW w:w="3452" w:type="dxa"/>
                <w:noWrap/>
                <w:hideMark/>
              </w:tcPr>
            </w:tcPrChange>
          </w:tcPr>
          <w:p w14:paraId="628B328F" w14:textId="77777777" w:rsidR="00203C70" w:rsidRPr="00B90347" w:rsidRDefault="00203C70" w:rsidP="00FA5F8B">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Example function call</w:t>
            </w:r>
          </w:p>
        </w:tc>
      </w:tr>
      <w:tr w:rsidR="001F3D73" w:rsidRPr="00B90347" w14:paraId="0BEFE58C"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10F0505" w14:textId="418A8209" w:rsidR="00203C70" w:rsidRPr="00B90347" w:rsidRDefault="00F159CC" w:rsidP="0070617C">
            <w:pPr>
              <w:pStyle w:val="tables1"/>
              <w:jc w:val="center"/>
              <w:rPr>
                <w:b w:val="0"/>
                <w:bCs w:val="0"/>
                <w:sz w:val="18"/>
                <w:szCs w:val="18"/>
              </w:rPr>
            </w:pPr>
            <w:r w:rsidRPr="00B90347">
              <w:rPr>
                <w:b w:val="0"/>
                <w:bCs w:val="0"/>
                <w:sz w:val="18"/>
                <w:szCs w:val="18"/>
              </w:rPr>
              <w:t>Analyze</w:t>
            </w:r>
          </w:p>
        </w:tc>
        <w:tc>
          <w:tcPr>
            <w:tcW w:w="0" w:type="auto"/>
            <w:noWrap/>
          </w:tcPr>
          <w:p w14:paraId="38404C3C" w14:textId="1510EB90" w:rsidR="00203C70" w:rsidRPr="00B90347" w:rsidRDefault="00F159CC"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B90347">
              <w:rPr>
                <w:i/>
                <w:iCs/>
                <w:sz w:val="18"/>
                <w:szCs w:val="18"/>
              </w:rPr>
              <w:t>stats</w:t>
            </w:r>
          </w:p>
        </w:tc>
        <w:tc>
          <w:tcPr>
            <w:tcW w:w="0" w:type="auto"/>
            <w:noWrap/>
            <w:hideMark/>
          </w:tcPr>
          <w:p w14:paraId="15B97537" w14:textId="1B9B4BF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copydata</w:t>
            </w:r>
          </w:p>
        </w:tc>
        <w:tc>
          <w:tcPr>
            <w:tcW w:w="0" w:type="auto"/>
            <w:hideMark/>
          </w:tcPr>
          <w:p w14:paraId="06D26EA4"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data - multidim array or object.</w:t>
            </w:r>
          </w:p>
        </w:tc>
        <w:tc>
          <w:tcPr>
            <w:tcW w:w="5402" w:type="dxa"/>
            <w:hideMark/>
          </w:tcPr>
          <w:p w14:paraId="51EB2AC5"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data = data (timeseries or data)</w:t>
            </w:r>
          </w:p>
        </w:tc>
        <w:tc>
          <w:tcPr>
            <w:tcW w:w="3452" w:type="dxa"/>
            <w:hideMark/>
          </w:tcPr>
          <w:p w14:paraId="45D4B350" w14:textId="4250A8D5"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hydro[n].analyze.stats.copydata(data)</w:t>
            </w:r>
          </w:p>
        </w:tc>
      </w:tr>
      <w:tr w:rsidR="001F3D73" w:rsidRPr="00B90347" w14:paraId="368E5CBA"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45EB67" w14:textId="3AAABE7D" w:rsidR="00203C70" w:rsidRPr="00B90347" w:rsidRDefault="00203C70" w:rsidP="00203C70">
            <w:pPr>
              <w:pStyle w:val="tables1"/>
              <w:rPr>
                <w:sz w:val="18"/>
                <w:szCs w:val="18"/>
              </w:rPr>
            </w:pPr>
          </w:p>
        </w:tc>
        <w:tc>
          <w:tcPr>
            <w:tcW w:w="0" w:type="auto"/>
            <w:noWrap/>
          </w:tcPr>
          <w:p w14:paraId="4E648318" w14:textId="5B327B22"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105FDC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onearray</w:t>
            </w:r>
          </w:p>
        </w:tc>
        <w:tc>
          <w:tcPr>
            <w:tcW w:w="0" w:type="auto"/>
            <w:hideMark/>
          </w:tcPr>
          <w:p w14:paraId="5DE638E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data - array with data</w:t>
            </w:r>
          </w:p>
        </w:tc>
        <w:tc>
          <w:tcPr>
            <w:tcW w:w="5402" w:type="dxa"/>
            <w:hideMark/>
          </w:tcPr>
          <w:p w14:paraId="6422B051"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data = 2darray (timeseries)</w:t>
            </w:r>
          </w:p>
        </w:tc>
        <w:tc>
          <w:tcPr>
            <w:tcW w:w="3452" w:type="dxa"/>
            <w:hideMark/>
          </w:tcPr>
          <w:p w14:paraId="21D2FF06" w14:textId="55DFB553"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hydro[n].analyze.stats.onearray(data)</w:t>
            </w:r>
          </w:p>
        </w:tc>
      </w:tr>
      <w:tr w:rsidR="001F3D73" w:rsidRPr="00B90347" w14:paraId="72881A46" w14:textId="77777777" w:rsidTr="00FA5F8B">
        <w:trPr>
          <w:trHeight w:val="26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88135B" w14:textId="04E9049A" w:rsidR="00203C70" w:rsidRPr="00B90347" w:rsidRDefault="00203C70" w:rsidP="00203C70">
            <w:pPr>
              <w:pStyle w:val="tables1"/>
              <w:rPr>
                <w:sz w:val="18"/>
                <w:szCs w:val="18"/>
              </w:rPr>
            </w:pPr>
          </w:p>
        </w:tc>
        <w:tc>
          <w:tcPr>
            <w:tcW w:w="0" w:type="auto"/>
            <w:noWrap/>
          </w:tcPr>
          <w:p w14:paraId="155B3DFD" w14:textId="435A93E8"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865C1AA"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datagaps</w:t>
            </w:r>
          </w:p>
        </w:tc>
        <w:tc>
          <w:tcPr>
            <w:tcW w:w="0" w:type="auto"/>
            <w:hideMark/>
          </w:tcPr>
          <w:p w14:paraId="22C37DC9"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data</w:t>
            </w:r>
          </w:p>
        </w:tc>
        <w:tc>
          <w:tcPr>
            <w:tcW w:w="5402" w:type="dxa"/>
            <w:hideMark/>
          </w:tcPr>
          <w:p w14:paraId="40BD587E"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arr (1d or 2darray. Timeseries in date string or number)</w:t>
            </w:r>
          </w:p>
        </w:tc>
        <w:tc>
          <w:tcPr>
            <w:tcW w:w="3452" w:type="dxa"/>
            <w:hideMark/>
          </w:tcPr>
          <w:p w14:paraId="3AF8B6C3" w14:textId="65DAA65E"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hydro[n].analyze.stats.datagaps(arr)</w:t>
            </w:r>
          </w:p>
        </w:tc>
      </w:tr>
      <w:tr w:rsidR="001F3D73" w:rsidRPr="00D57E3F" w14:paraId="18392895"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64DB8D" w14:textId="22C58FFB" w:rsidR="00203C70" w:rsidRPr="00B90347" w:rsidRDefault="00203C70" w:rsidP="00203C70">
            <w:pPr>
              <w:pStyle w:val="tables1"/>
              <w:rPr>
                <w:sz w:val="18"/>
                <w:szCs w:val="18"/>
              </w:rPr>
            </w:pPr>
          </w:p>
        </w:tc>
        <w:tc>
          <w:tcPr>
            <w:tcW w:w="0" w:type="auto"/>
            <w:noWrap/>
          </w:tcPr>
          <w:p w14:paraId="3A478E42" w14:textId="7A6228D6"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629523D"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gapremoval</w:t>
            </w:r>
          </w:p>
        </w:tc>
        <w:tc>
          <w:tcPr>
            <w:tcW w:w="0" w:type="auto"/>
            <w:hideMark/>
          </w:tcPr>
          <w:p w14:paraId="5A44ED50"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data</w:t>
            </w:r>
          </w:p>
        </w:tc>
        <w:tc>
          <w:tcPr>
            <w:tcW w:w="5402" w:type="dxa"/>
            <w:hideMark/>
          </w:tcPr>
          <w:p w14:paraId="2150F945"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arr (1d or 2darray. Timeseries in date string or number for date).</w:t>
            </w:r>
          </w:p>
        </w:tc>
        <w:tc>
          <w:tcPr>
            <w:tcW w:w="3452" w:type="dxa"/>
            <w:hideMark/>
          </w:tcPr>
          <w:p w14:paraId="3A77926D" w14:textId="09C3EF34" w:rsidR="00203C70" w:rsidRPr="00D57E3F"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r w:rsidRPr="00D57E3F">
              <w:rPr>
                <w:sz w:val="18"/>
                <w:szCs w:val="18"/>
                <w:lang w:val="es-HN"/>
              </w:rPr>
              <w:t xml:space="preserve">var x = </w:t>
            </w:r>
            <w:r w:rsidR="00203C70" w:rsidRPr="00D57E3F">
              <w:rPr>
                <w:sz w:val="18"/>
                <w:szCs w:val="18"/>
                <w:lang w:val="es-HN"/>
              </w:rPr>
              <w:t>hydro[n].analyze.stats.gapremoval(arr)</w:t>
            </w:r>
          </w:p>
        </w:tc>
      </w:tr>
      <w:tr w:rsidR="001F3D73" w:rsidRPr="00B90347" w14:paraId="2E9757C4"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3D68C75" w14:textId="50A0D22A" w:rsidR="00203C70" w:rsidRPr="00D57E3F" w:rsidRDefault="00203C70" w:rsidP="00203C70">
            <w:pPr>
              <w:pStyle w:val="tables1"/>
              <w:rPr>
                <w:sz w:val="18"/>
                <w:szCs w:val="18"/>
                <w:lang w:val="es-HN"/>
              </w:rPr>
            </w:pPr>
          </w:p>
        </w:tc>
        <w:tc>
          <w:tcPr>
            <w:tcW w:w="0" w:type="auto"/>
            <w:noWrap/>
          </w:tcPr>
          <w:p w14:paraId="38D7446A" w14:textId="10315BF0" w:rsidR="00203C70" w:rsidRPr="00D57E3F"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0" w:type="auto"/>
            <w:noWrap/>
            <w:hideMark/>
          </w:tcPr>
          <w:p w14:paraId="35685D2B"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sum</w:t>
            </w:r>
          </w:p>
        </w:tc>
        <w:tc>
          <w:tcPr>
            <w:tcW w:w="0" w:type="auto"/>
            <w:hideMark/>
          </w:tcPr>
          <w:p w14:paraId="7FCAF91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28C393BF"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1darr(values)</w:t>
            </w:r>
          </w:p>
        </w:tc>
        <w:tc>
          <w:tcPr>
            <w:tcW w:w="3452" w:type="dxa"/>
            <w:hideMark/>
          </w:tcPr>
          <w:p w14:paraId="7207C181" w14:textId="6DB55D27"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hydro[n].analyze.stats.sum(arr)</w:t>
            </w:r>
          </w:p>
        </w:tc>
      </w:tr>
      <w:tr w:rsidR="001F3D73" w:rsidRPr="00B90347" w14:paraId="501FAEBB"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0ED53D" w14:textId="00E0179A" w:rsidR="00203C70" w:rsidRPr="00B90347" w:rsidRDefault="00203C70" w:rsidP="00203C70">
            <w:pPr>
              <w:pStyle w:val="tables1"/>
              <w:rPr>
                <w:sz w:val="18"/>
                <w:szCs w:val="18"/>
              </w:rPr>
            </w:pPr>
          </w:p>
        </w:tc>
        <w:tc>
          <w:tcPr>
            <w:tcW w:w="0" w:type="auto"/>
            <w:noWrap/>
          </w:tcPr>
          <w:p w14:paraId="77177998" w14:textId="44AB7624"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AA0C6E9"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mean</w:t>
            </w:r>
          </w:p>
        </w:tc>
        <w:tc>
          <w:tcPr>
            <w:tcW w:w="0" w:type="auto"/>
            <w:hideMark/>
          </w:tcPr>
          <w:p w14:paraId="64FBBAE0"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283D023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1darr(values)</w:t>
            </w:r>
          </w:p>
        </w:tc>
        <w:tc>
          <w:tcPr>
            <w:tcW w:w="3452" w:type="dxa"/>
            <w:hideMark/>
          </w:tcPr>
          <w:p w14:paraId="478B8FFD" w14:textId="0ACB4F0D"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Change w:id="3571" w:author="Carlos Erazo" w:date="2020-08-15T02:17:00Z">
                  <w:rPr>
                    <w:sz w:val="18"/>
                    <w:szCs w:val="18"/>
                    <w:lang w:val="es-HN"/>
                  </w:rPr>
                </w:rPrChange>
              </w:rPr>
              <w:t xml:space="preserve">var x = </w:t>
            </w:r>
            <w:r w:rsidR="00203C70" w:rsidRPr="00B90347">
              <w:rPr>
                <w:sz w:val="18"/>
                <w:szCs w:val="18"/>
                <w:rPrChange w:id="3572" w:author="Carlos Erazo" w:date="2020-08-15T02:17:00Z">
                  <w:rPr>
                    <w:sz w:val="18"/>
                    <w:szCs w:val="18"/>
                    <w:lang w:val="es-HN"/>
                  </w:rPr>
                </w:rPrChange>
              </w:rPr>
              <w:t>hydro[n].analyze.stats.mean(arr)</w:t>
            </w:r>
          </w:p>
        </w:tc>
      </w:tr>
      <w:tr w:rsidR="001F3D73" w:rsidRPr="00B90347" w14:paraId="76622461"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7F2342" w14:textId="0FF26227" w:rsidR="00203C70" w:rsidRPr="00B90347" w:rsidRDefault="00203C70" w:rsidP="00203C70">
            <w:pPr>
              <w:pStyle w:val="tables1"/>
              <w:rPr>
                <w:sz w:val="18"/>
                <w:szCs w:val="18"/>
              </w:rPr>
            </w:pPr>
          </w:p>
        </w:tc>
        <w:tc>
          <w:tcPr>
            <w:tcW w:w="0" w:type="auto"/>
            <w:noWrap/>
          </w:tcPr>
          <w:p w14:paraId="2A788753" w14:textId="2FF61E3A"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CEC47A7"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stddev</w:t>
            </w:r>
          </w:p>
        </w:tc>
        <w:tc>
          <w:tcPr>
            <w:tcW w:w="0" w:type="auto"/>
            <w:hideMark/>
          </w:tcPr>
          <w:p w14:paraId="3F85BCF7"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08AF2DC5"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1darr(values)</w:t>
            </w:r>
          </w:p>
        </w:tc>
        <w:tc>
          <w:tcPr>
            <w:tcW w:w="3452" w:type="dxa"/>
            <w:hideMark/>
          </w:tcPr>
          <w:p w14:paraId="437B9078" w14:textId="4FBB6AF9"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hydro[n].analyze.stats.stddev(arr)</w:t>
            </w:r>
          </w:p>
        </w:tc>
      </w:tr>
      <w:tr w:rsidR="001F3D73" w:rsidRPr="00B90347" w14:paraId="3D2F0B97"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1AA6CF" w14:textId="48EBF881" w:rsidR="00203C70" w:rsidRPr="00B90347" w:rsidRDefault="00203C70" w:rsidP="00203C70">
            <w:pPr>
              <w:pStyle w:val="tables1"/>
              <w:rPr>
                <w:sz w:val="18"/>
                <w:szCs w:val="18"/>
              </w:rPr>
            </w:pPr>
          </w:p>
        </w:tc>
        <w:tc>
          <w:tcPr>
            <w:tcW w:w="0" w:type="auto"/>
            <w:noWrap/>
          </w:tcPr>
          <w:p w14:paraId="4F7E198E" w14:textId="60AC314B"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33A74BEE"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sumsqrd</w:t>
            </w:r>
          </w:p>
        </w:tc>
        <w:tc>
          <w:tcPr>
            <w:tcW w:w="0" w:type="auto"/>
            <w:hideMark/>
          </w:tcPr>
          <w:p w14:paraId="3418C027"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34907814"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1darr(values)</w:t>
            </w:r>
          </w:p>
        </w:tc>
        <w:tc>
          <w:tcPr>
            <w:tcW w:w="3452" w:type="dxa"/>
            <w:hideMark/>
          </w:tcPr>
          <w:p w14:paraId="255B5DED" w14:textId="04506998"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hydro[n].analyze.stats.sumsqrd(arr)</w:t>
            </w:r>
          </w:p>
        </w:tc>
      </w:tr>
      <w:tr w:rsidR="001F3D73" w:rsidRPr="00B90347" w14:paraId="51EB5A75"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DC6610" w14:textId="3ACB276B" w:rsidR="00203C70" w:rsidRPr="00B90347" w:rsidRDefault="00203C70" w:rsidP="00203C70">
            <w:pPr>
              <w:pStyle w:val="tables1"/>
              <w:rPr>
                <w:sz w:val="18"/>
                <w:szCs w:val="18"/>
              </w:rPr>
            </w:pPr>
          </w:p>
        </w:tc>
        <w:tc>
          <w:tcPr>
            <w:tcW w:w="0" w:type="auto"/>
            <w:noWrap/>
          </w:tcPr>
          <w:p w14:paraId="32445538" w14:textId="1FA93E63"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2862448"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min</w:t>
            </w:r>
          </w:p>
        </w:tc>
        <w:tc>
          <w:tcPr>
            <w:tcW w:w="0" w:type="auto"/>
            <w:hideMark/>
          </w:tcPr>
          <w:p w14:paraId="6F2A96F3"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4FEDDC58"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1darr(values)</w:t>
            </w:r>
          </w:p>
        </w:tc>
        <w:tc>
          <w:tcPr>
            <w:tcW w:w="3452" w:type="dxa"/>
            <w:hideMark/>
          </w:tcPr>
          <w:p w14:paraId="732AF44E" w14:textId="14BB4515"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hydro[n].analyze.stats.min(arr)</w:t>
            </w:r>
          </w:p>
        </w:tc>
      </w:tr>
      <w:tr w:rsidR="001F3D73" w:rsidRPr="00B90347" w14:paraId="3054901D"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CFA19BD" w14:textId="7BFD769B" w:rsidR="00203C70" w:rsidRPr="00B90347" w:rsidRDefault="00203C70" w:rsidP="00203C70">
            <w:pPr>
              <w:pStyle w:val="tables1"/>
              <w:rPr>
                <w:sz w:val="18"/>
                <w:szCs w:val="18"/>
              </w:rPr>
            </w:pPr>
          </w:p>
        </w:tc>
        <w:tc>
          <w:tcPr>
            <w:tcW w:w="0" w:type="auto"/>
            <w:noWrap/>
          </w:tcPr>
          <w:p w14:paraId="31BA3C55" w14:textId="1EB40A5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0A94618"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max</w:t>
            </w:r>
          </w:p>
        </w:tc>
        <w:tc>
          <w:tcPr>
            <w:tcW w:w="0" w:type="auto"/>
            <w:hideMark/>
          </w:tcPr>
          <w:p w14:paraId="08F2EFE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6AEAE51B"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1darr(values)</w:t>
            </w:r>
          </w:p>
        </w:tc>
        <w:tc>
          <w:tcPr>
            <w:tcW w:w="3452" w:type="dxa"/>
            <w:hideMark/>
          </w:tcPr>
          <w:p w14:paraId="50643BBD" w14:textId="682B42C1"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hydro[n].analyze.stats.max(arr)</w:t>
            </w:r>
          </w:p>
        </w:tc>
      </w:tr>
      <w:tr w:rsidR="001F3D73" w:rsidRPr="00B90347" w14:paraId="1B8EC2AC"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72962D5" w14:textId="5AFF9707" w:rsidR="00203C70" w:rsidRPr="00B90347" w:rsidRDefault="00203C70" w:rsidP="00203C70">
            <w:pPr>
              <w:pStyle w:val="tables1"/>
              <w:rPr>
                <w:sz w:val="18"/>
                <w:szCs w:val="18"/>
              </w:rPr>
            </w:pPr>
          </w:p>
        </w:tc>
        <w:tc>
          <w:tcPr>
            <w:tcW w:w="0" w:type="auto"/>
            <w:noWrap/>
          </w:tcPr>
          <w:p w14:paraId="49C144FE" w14:textId="45BC11B1"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680A648"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unique</w:t>
            </w:r>
          </w:p>
        </w:tc>
        <w:tc>
          <w:tcPr>
            <w:tcW w:w="0" w:type="auto"/>
            <w:hideMark/>
          </w:tcPr>
          <w:p w14:paraId="6077E21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722A30B9"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1darr(values)</w:t>
            </w:r>
          </w:p>
        </w:tc>
        <w:tc>
          <w:tcPr>
            <w:tcW w:w="3452" w:type="dxa"/>
            <w:hideMark/>
          </w:tcPr>
          <w:p w14:paraId="579C2044" w14:textId="5A1015B5"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hydro[n].analyze.stats.unique(arr)</w:t>
            </w:r>
          </w:p>
        </w:tc>
      </w:tr>
      <w:tr w:rsidR="001F3D73" w:rsidRPr="00B90347" w14:paraId="1C1AF146"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ECEFE86" w14:textId="51D88BB5" w:rsidR="00203C70" w:rsidRPr="00B90347" w:rsidRDefault="00203C70" w:rsidP="00203C70">
            <w:pPr>
              <w:pStyle w:val="tables1"/>
              <w:rPr>
                <w:sz w:val="18"/>
                <w:szCs w:val="18"/>
              </w:rPr>
            </w:pPr>
          </w:p>
        </w:tc>
        <w:tc>
          <w:tcPr>
            <w:tcW w:w="0" w:type="auto"/>
            <w:noWrap/>
          </w:tcPr>
          <w:p w14:paraId="760743CD" w14:textId="1A51DEAE"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FC1099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standardize</w:t>
            </w:r>
          </w:p>
        </w:tc>
        <w:tc>
          <w:tcPr>
            <w:tcW w:w="0" w:type="auto"/>
            <w:hideMark/>
          </w:tcPr>
          <w:p w14:paraId="7B9A5C24"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6BCDD34D"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1darr(values)</w:t>
            </w:r>
          </w:p>
        </w:tc>
        <w:tc>
          <w:tcPr>
            <w:tcW w:w="3452" w:type="dxa"/>
            <w:hideMark/>
          </w:tcPr>
          <w:p w14:paraId="5230257C" w14:textId="439ACBA6"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Change w:id="3573" w:author="Carlos Erazo" w:date="2020-08-15T02:17:00Z">
                  <w:rPr>
                    <w:sz w:val="18"/>
                    <w:szCs w:val="18"/>
                    <w:lang w:val="de-DE"/>
                  </w:rPr>
                </w:rPrChange>
              </w:rPr>
            </w:pPr>
            <w:r w:rsidRPr="00B90347">
              <w:rPr>
                <w:sz w:val="18"/>
                <w:szCs w:val="18"/>
                <w:rPrChange w:id="3574" w:author="Carlos Erazo" w:date="2020-08-15T02:17:00Z">
                  <w:rPr>
                    <w:sz w:val="18"/>
                    <w:szCs w:val="18"/>
                    <w:lang w:val="de-DE"/>
                  </w:rPr>
                </w:rPrChange>
              </w:rPr>
              <w:t xml:space="preserve">var x = </w:t>
            </w:r>
            <w:r w:rsidR="00203C70" w:rsidRPr="00B90347">
              <w:rPr>
                <w:sz w:val="18"/>
                <w:szCs w:val="18"/>
                <w:rPrChange w:id="3575" w:author="Carlos Erazo" w:date="2020-08-15T02:17:00Z">
                  <w:rPr>
                    <w:sz w:val="18"/>
                    <w:szCs w:val="18"/>
                    <w:lang w:val="de-DE"/>
                  </w:rPr>
                </w:rPrChange>
              </w:rPr>
              <w:t>hydro[n].analyze.stats.standardize(arr)</w:t>
            </w:r>
          </w:p>
        </w:tc>
      </w:tr>
      <w:tr w:rsidR="001F3D73" w:rsidRPr="00D57E3F" w14:paraId="45F04E30"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A6BB22" w14:textId="3E2F11CC" w:rsidR="00203C70" w:rsidRPr="00B90347" w:rsidRDefault="00203C70" w:rsidP="00203C70">
            <w:pPr>
              <w:pStyle w:val="tables1"/>
              <w:rPr>
                <w:sz w:val="18"/>
                <w:szCs w:val="18"/>
                <w:rPrChange w:id="3576" w:author="Carlos Erazo" w:date="2020-08-15T02:17:00Z">
                  <w:rPr>
                    <w:sz w:val="18"/>
                    <w:szCs w:val="18"/>
                    <w:lang w:val="de-DE"/>
                  </w:rPr>
                </w:rPrChange>
              </w:rPr>
            </w:pPr>
          </w:p>
        </w:tc>
        <w:tc>
          <w:tcPr>
            <w:tcW w:w="0" w:type="auto"/>
            <w:noWrap/>
          </w:tcPr>
          <w:p w14:paraId="2765E3BD" w14:textId="7B747811"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Change w:id="3577" w:author="Carlos Erazo" w:date="2020-08-15T02:17:00Z">
                  <w:rPr>
                    <w:sz w:val="18"/>
                    <w:szCs w:val="18"/>
                    <w:lang w:val="de-DE"/>
                  </w:rPr>
                </w:rPrChange>
              </w:rPr>
            </w:pPr>
          </w:p>
        </w:tc>
        <w:tc>
          <w:tcPr>
            <w:tcW w:w="0" w:type="auto"/>
            <w:noWrap/>
            <w:hideMark/>
          </w:tcPr>
          <w:p w14:paraId="0ADEA214"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quantile</w:t>
            </w:r>
          </w:p>
        </w:tc>
        <w:tc>
          <w:tcPr>
            <w:tcW w:w="0" w:type="auto"/>
            <w:hideMark/>
          </w:tcPr>
          <w:p w14:paraId="19FC99A2"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 q - number</w:t>
            </w:r>
          </w:p>
        </w:tc>
        <w:tc>
          <w:tcPr>
            <w:tcW w:w="5402" w:type="dxa"/>
            <w:hideMark/>
          </w:tcPr>
          <w:p w14:paraId="0A9E9074"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1darr(values), var q = number</w:t>
            </w:r>
          </w:p>
        </w:tc>
        <w:tc>
          <w:tcPr>
            <w:tcW w:w="3452" w:type="dxa"/>
            <w:hideMark/>
          </w:tcPr>
          <w:p w14:paraId="00187940" w14:textId="1613A55E" w:rsidR="00203C70" w:rsidRPr="00D57E3F"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r w:rsidRPr="00D57E3F">
              <w:rPr>
                <w:sz w:val="18"/>
                <w:szCs w:val="18"/>
                <w:lang w:val="es-HN"/>
              </w:rPr>
              <w:t xml:space="preserve">var x = </w:t>
            </w:r>
            <w:r w:rsidR="00203C70" w:rsidRPr="00D57E3F">
              <w:rPr>
                <w:sz w:val="18"/>
                <w:szCs w:val="18"/>
                <w:lang w:val="es-HN"/>
              </w:rPr>
              <w:t>hydro[n].analyze.stats.quantile(arr, q)</w:t>
            </w:r>
          </w:p>
        </w:tc>
      </w:tr>
      <w:tr w:rsidR="001F3D73" w:rsidRPr="00B90347" w14:paraId="74210CFF" w14:textId="77777777" w:rsidTr="00FA5F8B">
        <w:trPr>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F45B49" w14:textId="2BDF0506" w:rsidR="00203C70" w:rsidRPr="00D57E3F" w:rsidRDefault="00203C70" w:rsidP="00203C70">
            <w:pPr>
              <w:pStyle w:val="tables1"/>
              <w:rPr>
                <w:sz w:val="18"/>
                <w:szCs w:val="18"/>
                <w:lang w:val="es-HN"/>
              </w:rPr>
            </w:pPr>
          </w:p>
        </w:tc>
        <w:tc>
          <w:tcPr>
            <w:tcW w:w="0" w:type="auto"/>
            <w:noWrap/>
          </w:tcPr>
          <w:p w14:paraId="6F5ECA72" w14:textId="2ECA8F0F" w:rsidR="00203C70" w:rsidRPr="00D57E3F"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0" w:type="auto"/>
            <w:noWrap/>
            <w:hideMark/>
          </w:tcPr>
          <w:p w14:paraId="228969D5"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cleaner</w:t>
            </w:r>
          </w:p>
        </w:tc>
        <w:tc>
          <w:tcPr>
            <w:tcW w:w="0" w:type="auto"/>
            <w:hideMark/>
          </w:tcPr>
          <w:p w14:paraId="0CADD1F2"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data</w:t>
            </w:r>
          </w:p>
        </w:tc>
        <w:tc>
          <w:tcPr>
            <w:tcW w:w="5402" w:type="dxa"/>
            <w:hideMark/>
          </w:tcPr>
          <w:p w14:paraId="035BE1E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 array (data)</w:t>
            </w:r>
          </w:p>
        </w:tc>
        <w:tc>
          <w:tcPr>
            <w:tcW w:w="3452" w:type="dxa"/>
            <w:hideMark/>
          </w:tcPr>
          <w:p w14:paraId="76F6C644" w14:textId="4AEE6B0B"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hydro[n].analyze.stats.cleaner(arr)</w:t>
            </w:r>
          </w:p>
        </w:tc>
      </w:tr>
      <w:tr w:rsidR="001F3D73" w:rsidRPr="00B90347" w14:paraId="69F520B8" w14:textId="77777777" w:rsidTr="00FA5F8B">
        <w:trPr>
          <w:trHeight w:val="71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2FC7ADD" w14:textId="488FB595" w:rsidR="00203C70" w:rsidRPr="00B90347" w:rsidRDefault="00203C70" w:rsidP="00203C70">
            <w:pPr>
              <w:pStyle w:val="tables1"/>
              <w:rPr>
                <w:sz w:val="18"/>
                <w:szCs w:val="18"/>
              </w:rPr>
            </w:pPr>
          </w:p>
        </w:tc>
        <w:tc>
          <w:tcPr>
            <w:tcW w:w="0" w:type="auto"/>
            <w:noWrap/>
          </w:tcPr>
          <w:p w14:paraId="1B023D3D" w14:textId="25D0711A"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3FF4158B"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outremove</w:t>
            </w:r>
          </w:p>
        </w:tc>
        <w:tc>
          <w:tcPr>
            <w:tcW w:w="0" w:type="auto"/>
            <w:hideMark/>
          </w:tcPr>
          <w:p w14:paraId="11EB3ACF"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data, type - string, p1 - number, p2 - number</w:t>
            </w:r>
          </w:p>
        </w:tc>
        <w:tc>
          <w:tcPr>
            <w:tcW w:w="5402" w:type="dxa"/>
            <w:hideMark/>
          </w:tcPr>
          <w:p w14:paraId="083BCB5A"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 or 2d array (Timeseries or just rainfall event. If time series, then date string or number for date.) var type = string (normalized or interquartile).</w:t>
            </w:r>
          </w:p>
        </w:tc>
        <w:tc>
          <w:tcPr>
            <w:tcW w:w="3452" w:type="dxa"/>
            <w:hideMark/>
          </w:tcPr>
          <w:p w14:paraId="78F4FF5A" w14:textId="3E9DAC92"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w:t>
            </w:r>
            <w:r w:rsidR="00203C70" w:rsidRPr="00B90347">
              <w:rPr>
                <w:sz w:val="18"/>
                <w:szCs w:val="18"/>
              </w:rPr>
              <w:t>hydro[n].analyze.stats.outremove(arr, type,p1, p2)</w:t>
            </w:r>
          </w:p>
        </w:tc>
      </w:tr>
      <w:tr w:rsidR="001F3D73" w:rsidRPr="00B90347" w14:paraId="12883642"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BF52AF3" w14:textId="4AAD8252" w:rsidR="00203C70" w:rsidRPr="00B90347" w:rsidRDefault="00203C70" w:rsidP="00203C70">
            <w:pPr>
              <w:pStyle w:val="tables1"/>
              <w:rPr>
                <w:sz w:val="18"/>
                <w:szCs w:val="18"/>
              </w:rPr>
            </w:pPr>
          </w:p>
        </w:tc>
        <w:tc>
          <w:tcPr>
            <w:tcW w:w="0" w:type="auto"/>
            <w:noWrap/>
          </w:tcPr>
          <w:p w14:paraId="077DB301" w14:textId="4C35E560"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C48D140"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itemfilter</w:t>
            </w:r>
          </w:p>
        </w:tc>
        <w:tc>
          <w:tcPr>
            <w:tcW w:w="0" w:type="auto"/>
            <w:hideMark/>
          </w:tcPr>
          <w:p w14:paraId="109084AE"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arr1 - array with data to be cleaned, arr2 - array with data to be removed.</w:t>
            </w:r>
          </w:p>
        </w:tc>
        <w:tc>
          <w:tcPr>
            <w:tcW w:w="5402" w:type="dxa"/>
            <w:hideMark/>
          </w:tcPr>
          <w:p w14:paraId="133EC794"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arr1, arr2 - 1d array of dates (number or string) or values</w:t>
            </w:r>
          </w:p>
        </w:tc>
        <w:tc>
          <w:tcPr>
            <w:tcW w:w="3452" w:type="dxa"/>
            <w:hideMark/>
          </w:tcPr>
          <w:p w14:paraId="6A7B2D5D" w14:textId="1EF73FBF"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hydro[n].analyze.stats.itemfilter(arr1, arr2)</w:t>
            </w:r>
          </w:p>
        </w:tc>
      </w:tr>
      <w:tr w:rsidR="001F3D73" w:rsidRPr="00B90347" w14:paraId="121EA826" w14:textId="77777777" w:rsidTr="00FA5F8B">
        <w:trPr>
          <w:trHeight w:val="26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9643EB" w14:textId="662C8C7D" w:rsidR="00203C70" w:rsidRPr="00B90347" w:rsidRDefault="00203C70" w:rsidP="00203C70">
            <w:pPr>
              <w:pStyle w:val="tables1"/>
              <w:rPr>
                <w:sz w:val="18"/>
                <w:szCs w:val="18"/>
              </w:rPr>
            </w:pPr>
          </w:p>
        </w:tc>
        <w:tc>
          <w:tcPr>
            <w:tcW w:w="0" w:type="auto"/>
            <w:noWrap/>
          </w:tcPr>
          <w:p w14:paraId="35B83BDB" w14:textId="7D6D5396"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7DCFDD9"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correlation</w:t>
            </w:r>
          </w:p>
        </w:tc>
        <w:tc>
          <w:tcPr>
            <w:tcW w:w="0" w:type="auto"/>
            <w:hideMark/>
          </w:tcPr>
          <w:p w14:paraId="74035DFF"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Object - q1, q2</w:t>
            </w:r>
          </w:p>
        </w:tc>
        <w:tc>
          <w:tcPr>
            <w:tcW w:w="5402" w:type="dxa"/>
            <w:hideMark/>
          </w:tcPr>
          <w:p w14:paraId="4039FCB1"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obj = {q1: 1darray (data), q2: 1darray (data)}</w:t>
            </w:r>
          </w:p>
        </w:tc>
        <w:tc>
          <w:tcPr>
            <w:tcW w:w="3452" w:type="dxa"/>
            <w:hideMark/>
          </w:tcPr>
          <w:p w14:paraId="0B9FF24A" w14:textId="06EA2CF5"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hydro[n].analyze.stats.correlation(obj)</w:t>
            </w:r>
          </w:p>
        </w:tc>
      </w:tr>
      <w:tr w:rsidR="001F3D73" w:rsidRPr="00B90347" w14:paraId="6F22427C"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D25742D" w14:textId="3836DC93" w:rsidR="00203C70" w:rsidRPr="00B90347" w:rsidRDefault="00203C70" w:rsidP="00203C70">
            <w:pPr>
              <w:pStyle w:val="tables1"/>
              <w:rPr>
                <w:sz w:val="18"/>
                <w:szCs w:val="18"/>
              </w:rPr>
            </w:pPr>
          </w:p>
        </w:tc>
        <w:tc>
          <w:tcPr>
            <w:tcW w:w="0" w:type="auto"/>
            <w:noWrap/>
          </w:tcPr>
          <w:p w14:paraId="60E6A8EE" w14:textId="56167FEF"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0BEB9059"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variance</w:t>
            </w:r>
          </w:p>
        </w:tc>
        <w:tc>
          <w:tcPr>
            <w:tcW w:w="0" w:type="auto"/>
            <w:hideMark/>
          </w:tcPr>
          <w:p w14:paraId="670D70A9"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09A7E46E"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1darr(values)</w:t>
            </w:r>
          </w:p>
        </w:tc>
        <w:tc>
          <w:tcPr>
            <w:tcW w:w="3452" w:type="dxa"/>
            <w:hideMark/>
          </w:tcPr>
          <w:p w14:paraId="08F30C0F" w14:textId="53EFD7F5"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hydro[n].analyze.stats.variance(arr)</w:t>
            </w:r>
          </w:p>
        </w:tc>
      </w:tr>
      <w:tr w:rsidR="001F3D73" w:rsidRPr="00B90347" w14:paraId="540A4904"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05D813E" w14:textId="6B44D997" w:rsidR="00203C70" w:rsidRPr="00B90347" w:rsidRDefault="00203C70" w:rsidP="00203C70">
            <w:pPr>
              <w:pStyle w:val="tables1"/>
              <w:rPr>
                <w:sz w:val="18"/>
                <w:szCs w:val="18"/>
              </w:rPr>
            </w:pPr>
          </w:p>
        </w:tc>
        <w:tc>
          <w:tcPr>
            <w:tcW w:w="0" w:type="auto"/>
            <w:noWrap/>
          </w:tcPr>
          <w:p w14:paraId="6E33D41A" w14:textId="2BB8CAB2"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55CEC92"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frequency</w:t>
            </w:r>
          </w:p>
        </w:tc>
        <w:tc>
          <w:tcPr>
            <w:tcW w:w="0" w:type="auto"/>
            <w:hideMark/>
          </w:tcPr>
          <w:p w14:paraId="68EC7215"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 or strings</w:t>
            </w:r>
          </w:p>
        </w:tc>
        <w:tc>
          <w:tcPr>
            <w:tcW w:w="5402" w:type="dxa"/>
            <w:hideMark/>
          </w:tcPr>
          <w:p w14:paraId="51E16FB0"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1darray (numbers or strings)</w:t>
            </w:r>
          </w:p>
        </w:tc>
        <w:tc>
          <w:tcPr>
            <w:tcW w:w="3452" w:type="dxa"/>
            <w:hideMark/>
          </w:tcPr>
          <w:p w14:paraId="50868788" w14:textId="334ABC5F"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hydro[n].analyze.stats.frequency(arr)</w:t>
            </w:r>
          </w:p>
        </w:tc>
      </w:tr>
      <w:tr w:rsidR="001F3D73" w:rsidRPr="00B90347" w14:paraId="7D85B001" w14:textId="77777777" w:rsidTr="00FA5F8B">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9A00BC6" w14:textId="331906FE" w:rsidR="00203C70" w:rsidRPr="00B90347" w:rsidRDefault="00203C70" w:rsidP="00203C70">
            <w:pPr>
              <w:pStyle w:val="tables1"/>
              <w:rPr>
                <w:sz w:val="18"/>
                <w:szCs w:val="18"/>
              </w:rPr>
            </w:pPr>
          </w:p>
        </w:tc>
        <w:tc>
          <w:tcPr>
            <w:tcW w:w="0" w:type="auto"/>
            <w:noWrap/>
          </w:tcPr>
          <w:p w14:paraId="7BF0854A" w14:textId="4B5C6845"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55366A55"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interoutliers</w:t>
            </w:r>
          </w:p>
        </w:tc>
        <w:tc>
          <w:tcPr>
            <w:tcW w:w="0" w:type="auto"/>
            <w:hideMark/>
          </w:tcPr>
          <w:p w14:paraId="239A21D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data, q1 - number, q2 - number</w:t>
            </w:r>
          </w:p>
        </w:tc>
        <w:tc>
          <w:tcPr>
            <w:tcW w:w="5402" w:type="dxa"/>
            <w:hideMark/>
          </w:tcPr>
          <w:p w14:paraId="6B11CCB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 or 2d array (Timeseries or just rainfall event. If time series, then date string or number for date.) var q1 = number, q2 = number</w:t>
            </w:r>
          </w:p>
        </w:tc>
        <w:tc>
          <w:tcPr>
            <w:tcW w:w="3452" w:type="dxa"/>
            <w:hideMark/>
          </w:tcPr>
          <w:p w14:paraId="24E84401" w14:textId="5B2A295F"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hydro[n].analyze.stats.interoutliers(arr, q1, q2)</w:t>
            </w:r>
          </w:p>
        </w:tc>
      </w:tr>
      <w:tr w:rsidR="001F3D73" w:rsidRPr="00B90347" w14:paraId="70C1BE16" w14:textId="77777777" w:rsidTr="00FA5F8B">
        <w:trPr>
          <w:trHeight w:val="62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CBE07CF" w14:textId="1D01067A" w:rsidR="00203C70" w:rsidRPr="00B90347" w:rsidRDefault="00203C70" w:rsidP="00203C70">
            <w:pPr>
              <w:pStyle w:val="tables1"/>
              <w:rPr>
                <w:sz w:val="18"/>
                <w:szCs w:val="18"/>
              </w:rPr>
            </w:pPr>
          </w:p>
        </w:tc>
        <w:tc>
          <w:tcPr>
            <w:tcW w:w="0" w:type="auto"/>
            <w:noWrap/>
          </w:tcPr>
          <w:p w14:paraId="713E43F9" w14:textId="622E15A3"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CC29500"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normoutliers</w:t>
            </w:r>
          </w:p>
        </w:tc>
        <w:tc>
          <w:tcPr>
            <w:tcW w:w="0" w:type="auto"/>
            <w:hideMark/>
          </w:tcPr>
          <w:p w14:paraId="4FDB106B"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data, low - number, high - number</w:t>
            </w:r>
          </w:p>
        </w:tc>
        <w:tc>
          <w:tcPr>
            <w:tcW w:w="5402" w:type="dxa"/>
            <w:hideMark/>
          </w:tcPr>
          <w:p w14:paraId="2211B69C"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 or 2d array (Timeseries or just rainfall event. If time series, then date string or number for date), var low=  number, var high = number</w:t>
            </w:r>
          </w:p>
        </w:tc>
        <w:tc>
          <w:tcPr>
            <w:tcW w:w="3452" w:type="dxa"/>
            <w:hideMark/>
          </w:tcPr>
          <w:p w14:paraId="1C973B11" w14:textId="17EEFB8B"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hydro[n].analyze.stats.normoutliers(arr, low, high)</w:t>
            </w:r>
          </w:p>
        </w:tc>
      </w:tr>
      <w:tr w:rsidR="001F3D73" w:rsidRPr="00B90347" w14:paraId="57D63043"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3A633B3" w14:textId="12FB057A" w:rsidR="00203C70" w:rsidRPr="00B90347" w:rsidRDefault="00203C70" w:rsidP="00203C70">
            <w:pPr>
              <w:pStyle w:val="tables1"/>
              <w:rPr>
                <w:sz w:val="18"/>
                <w:szCs w:val="18"/>
              </w:rPr>
            </w:pPr>
          </w:p>
        </w:tc>
        <w:tc>
          <w:tcPr>
            <w:tcW w:w="0" w:type="auto"/>
            <w:noWrap/>
          </w:tcPr>
          <w:p w14:paraId="2A1A2E79" w14:textId="4B623E40"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4975A6A2"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fastfourier</w:t>
            </w:r>
          </w:p>
        </w:tc>
        <w:tc>
          <w:tcPr>
            <w:tcW w:w="0" w:type="auto"/>
            <w:hideMark/>
          </w:tcPr>
          <w:p w14:paraId="4186640D"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5BB92056"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1darray (numbers)</w:t>
            </w:r>
          </w:p>
        </w:tc>
        <w:tc>
          <w:tcPr>
            <w:tcW w:w="3452" w:type="dxa"/>
            <w:hideMark/>
          </w:tcPr>
          <w:p w14:paraId="681A665F" w14:textId="09DF6C30"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hydro[n].analyze.stats.fastfourier(arr)</w:t>
            </w:r>
          </w:p>
        </w:tc>
      </w:tr>
      <w:tr w:rsidR="001F3D73" w:rsidRPr="00B90347" w14:paraId="59755590"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066DCE" w14:textId="0744F3F2" w:rsidR="00203C70" w:rsidRPr="00B90347" w:rsidRDefault="00203C70" w:rsidP="00203C70">
            <w:pPr>
              <w:pStyle w:val="tables1"/>
              <w:rPr>
                <w:sz w:val="18"/>
                <w:szCs w:val="18"/>
              </w:rPr>
            </w:pPr>
          </w:p>
        </w:tc>
        <w:tc>
          <w:tcPr>
            <w:tcW w:w="0" w:type="auto"/>
            <w:noWrap/>
          </w:tcPr>
          <w:p w14:paraId="44AF4E27" w14:textId="430DE632"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456119A"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basicstats</w:t>
            </w:r>
          </w:p>
        </w:tc>
        <w:tc>
          <w:tcPr>
            <w:tcW w:w="0" w:type="auto"/>
            <w:hideMark/>
          </w:tcPr>
          <w:p w14:paraId="44EDF5D8"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w:t>
            </w:r>
          </w:p>
        </w:tc>
        <w:tc>
          <w:tcPr>
            <w:tcW w:w="5402" w:type="dxa"/>
            <w:hideMark/>
          </w:tcPr>
          <w:p w14:paraId="77FD4272"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1darray (numbers)</w:t>
            </w:r>
          </w:p>
        </w:tc>
        <w:tc>
          <w:tcPr>
            <w:tcW w:w="3452" w:type="dxa"/>
            <w:hideMark/>
          </w:tcPr>
          <w:p w14:paraId="49EB0D98" w14:textId="7A4C99AF"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hydro[n].analyze.stats.basicstats(arr)</w:t>
            </w:r>
          </w:p>
        </w:tc>
      </w:tr>
      <w:tr w:rsidR="001F3D73" w:rsidRPr="00B90347" w14:paraId="2C751424"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5604AE2" w14:textId="27A3D053" w:rsidR="00203C70" w:rsidRPr="00B90347" w:rsidRDefault="00203C70" w:rsidP="00203C70">
            <w:pPr>
              <w:pStyle w:val="tables1"/>
              <w:rPr>
                <w:sz w:val="18"/>
                <w:szCs w:val="18"/>
              </w:rPr>
            </w:pPr>
          </w:p>
        </w:tc>
        <w:tc>
          <w:tcPr>
            <w:tcW w:w="0" w:type="auto"/>
            <w:noWrap/>
          </w:tcPr>
          <w:p w14:paraId="5A258436" w14:textId="7B4F2DFA"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C4DE9BA" w14:textId="2FBDF60F"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w:t>
            </w:r>
            <w:r w:rsidR="00203C70" w:rsidRPr="00B90347">
              <w:rPr>
                <w:sz w:val="18"/>
                <w:szCs w:val="18"/>
              </w:rPr>
              <w:t>joinarray</w:t>
            </w:r>
          </w:p>
        </w:tc>
        <w:tc>
          <w:tcPr>
            <w:tcW w:w="0" w:type="auto"/>
            <w:hideMark/>
          </w:tcPr>
          <w:p w14:paraId="040C63CF"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numbers or strings</w:t>
            </w:r>
          </w:p>
        </w:tc>
        <w:tc>
          <w:tcPr>
            <w:tcW w:w="5402" w:type="dxa"/>
            <w:hideMark/>
          </w:tcPr>
          <w:p w14:paraId="6A5DAA94"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1darray (numbers or strings)</w:t>
            </w:r>
          </w:p>
        </w:tc>
        <w:tc>
          <w:tcPr>
            <w:tcW w:w="3452" w:type="dxa"/>
            <w:hideMark/>
          </w:tcPr>
          <w:p w14:paraId="2665DA51" w14:textId="09E62F49"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hydro[n].analyze.stats.joinarray(arr)</w:t>
            </w:r>
          </w:p>
        </w:tc>
      </w:tr>
      <w:tr w:rsidR="001F3D73" w:rsidRPr="00B90347" w14:paraId="0AF883D3"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928431" w14:textId="719DD704" w:rsidR="00203C70" w:rsidRPr="00B90347" w:rsidRDefault="00203C70" w:rsidP="00203C70">
            <w:pPr>
              <w:pStyle w:val="tables1"/>
              <w:rPr>
                <w:sz w:val="18"/>
                <w:szCs w:val="18"/>
              </w:rPr>
            </w:pPr>
          </w:p>
        </w:tc>
        <w:tc>
          <w:tcPr>
            <w:tcW w:w="0" w:type="auto"/>
            <w:noWrap/>
          </w:tcPr>
          <w:p w14:paraId="69E620D8" w14:textId="527BC769"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3C86DE87" w14:textId="25956130"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w:t>
            </w:r>
            <w:r w:rsidR="00203C70" w:rsidRPr="00B90347">
              <w:rPr>
                <w:sz w:val="18"/>
                <w:szCs w:val="18"/>
              </w:rPr>
              <w:t>numerise</w:t>
            </w:r>
          </w:p>
        </w:tc>
        <w:tc>
          <w:tcPr>
            <w:tcW w:w="0" w:type="auto"/>
            <w:hideMark/>
          </w:tcPr>
          <w:p w14:paraId="1D13B5A4"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strings</w:t>
            </w:r>
          </w:p>
        </w:tc>
        <w:tc>
          <w:tcPr>
            <w:tcW w:w="5402" w:type="dxa"/>
            <w:hideMark/>
          </w:tcPr>
          <w:p w14:paraId="182C0AD4"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1darray (strings)</w:t>
            </w:r>
          </w:p>
        </w:tc>
        <w:tc>
          <w:tcPr>
            <w:tcW w:w="3452" w:type="dxa"/>
            <w:hideMark/>
          </w:tcPr>
          <w:p w14:paraId="6CA82DF8" w14:textId="268C39F0"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hydro[n].analyze.stats.numerise(arr)</w:t>
            </w:r>
          </w:p>
        </w:tc>
      </w:tr>
      <w:tr w:rsidR="001F3D73" w:rsidRPr="00B90347" w14:paraId="304003E1"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E5EB86" w14:textId="17533B5A" w:rsidR="00203C70" w:rsidRPr="00B90347" w:rsidRDefault="00203C70" w:rsidP="00203C70">
            <w:pPr>
              <w:pStyle w:val="tables1"/>
              <w:rPr>
                <w:sz w:val="18"/>
                <w:szCs w:val="18"/>
              </w:rPr>
            </w:pPr>
          </w:p>
        </w:tc>
        <w:tc>
          <w:tcPr>
            <w:tcW w:w="0" w:type="auto"/>
            <w:noWrap/>
          </w:tcPr>
          <w:p w14:paraId="61896485" w14:textId="4F4EA66B"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6EE2316F" w14:textId="6EBE29B4"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w:t>
            </w:r>
            <w:r w:rsidR="00203C70" w:rsidRPr="00B90347">
              <w:rPr>
                <w:sz w:val="18"/>
                <w:szCs w:val="18"/>
              </w:rPr>
              <w:t>flatenise</w:t>
            </w:r>
          </w:p>
        </w:tc>
        <w:tc>
          <w:tcPr>
            <w:tcW w:w="0" w:type="auto"/>
            <w:hideMark/>
          </w:tcPr>
          <w:p w14:paraId="768F5779"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Object - Columns, graphdata</w:t>
            </w:r>
          </w:p>
        </w:tc>
        <w:tc>
          <w:tcPr>
            <w:tcW w:w="5402" w:type="dxa"/>
            <w:hideMark/>
          </w:tcPr>
          <w:p w14:paraId="741BA960"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obj = {Columns: 1darray (strings), graphdata: 1darray(numbers)}</w:t>
            </w:r>
          </w:p>
        </w:tc>
        <w:tc>
          <w:tcPr>
            <w:tcW w:w="3452" w:type="dxa"/>
            <w:hideMark/>
          </w:tcPr>
          <w:p w14:paraId="643DC1C8" w14:textId="6403C99A"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hydro[n].analyze.stats.flatenise(obj)</w:t>
            </w:r>
          </w:p>
        </w:tc>
      </w:tr>
      <w:tr w:rsidR="001F3D73" w:rsidRPr="00B90347" w14:paraId="613EBEFB"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E189A2" w14:textId="21F4E640" w:rsidR="00203C70" w:rsidRPr="00B90347" w:rsidRDefault="00203C70" w:rsidP="00203C70">
            <w:pPr>
              <w:pStyle w:val="tables1"/>
              <w:rPr>
                <w:sz w:val="18"/>
                <w:szCs w:val="18"/>
              </w:rPr>
            </w:pPr>
          </w:p>
        </w:tc>
        <w:tc>
          <w:tcPr>
            <w:tcW w:w="0" w:type="auto"/>
            <w:noWrap/>
          </w:tcPr>
          <w:p w14:paraId="4169DCD9" w14:textId="6F18B56C"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54A583C" w14:textId="6B79014F" w:rsidR="00203C70" w:rsidRPr="00B90347"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w:t>
            </w:r>
            <w:r w:rsidR="00203C70" w:rsidRPr="00B90347">
              <w:rPr>
                <w:sz w:val="18"/>
                <w:szCs w:val="18"/>
              </w:rPr>
              <w:t>dateparser</w:t>
            </w:r>
          </w:p>
        </w:tc>
        <w:tc>
          <w:tcPr>
            <w:tcW w:w="0" w:type="auto"/>
            <w:hideMark/>
          </w:tcPr>
          <w:p w14:paraId="6027C2BF"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with strings</w:t>
            </w:r>
          </w:p>
        </w:tc>
        <w:tc>
          <w:tcPr>
            <w:tcW w:w="5402" w:type="dxa"/>
            <w:hideMark/>
          </w:tcPr>
          <w:p w14:paraId="70670821"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1darray (strings)</w:t>
            </w:r>
          </w:p>
        </w:tc>
        <w:tc>
          <w:tcPr>
            <w:tcW w:w="3452" w:type="dxa"/>
            <w:hideMark/>
          </w:tcPr>
          <w:p w14:paraId="3BAFC5A9" w14:textId="0D9EAE8F" w:rsidR="00203C70" w:rsidRPr="00B90347" w:rsidRDefault="001F3D73"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hydro[n].analyze.stats.dateparser(arr)</w:t>
            </w:r>
          </w:p>
        </w:tc>
      </w:tr>
      <w:tr w:rsidR="001F3D73" w:rsidRPr="00B90347" w14:paraId="4E4617DB" w14:textId="77777777" w:rsidTr="00FA5F8B">
        <w:trPr>
          <w:trHeight w:val="17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F31942D" w14:textId="52D2A38D" w:rsidR="00203C70" w:rsidRPr="00B90347" w:rsidRDefault="00203C70" w:rsidP="00203C70">
            <w:pPr>
              <w:pStyle w:val="tables1"/>
              <w:rPr>
                <w:sz w:val="18"/>
                <w:szCs w:val="18"/>
              </w:rPr>
            </w:pPr>
          </w:p>
        </w:tc>
        <w:tc>
          <w:tcPr>
            <w:tcW w:w="0" w:type="auto"/>
            <w:noWrap/>
          </w:tcPr>
          <w:p w14:paraId="6C0E58E3" w14:textId="4B31DC06"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7D74F4CC" w14:textId="1C3436E7" w:rsidR="00203C70" w:rsidRPr="00B90347"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w:t>
            </w:r>
            <w:r w:rsidR="00203C70" w:rsidRPr="00B90347">
              <w:rPr>
                <w:sz w:val="18"/>
                <w:szCs w:val="18"/>
              </w:rPr>
              <w:t>arrchange</w:t>
            </w:r>
          </w:p>
        </w:tc>
        <w:tc>
          <w:tcPr>
            <w:tcW w:w="0" w:type="auto"/>
            <w:hideMark/>
          </w:tcPr>
          <w:p w14:paraId="0AE02B87"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 - array (numbers or strings)</w:t>
            </w:r>
          </w:p>
        </w:tc>
        <w:tc>
          <w:tcPr>
            <w:tcW w:w="5402" w:type="dxa"/>
            <w:hideMark/>
          </w:tcPr>
          <w:p w14:paraId="54F27F6E"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arr = n*m array</w:t>
            </w:r>
          </w:p>
        </w:tc>
        <w:tc>
          <w:tcPr>
            <w:tcW w:w="3452" w:type="dxa"/>
            <w:hideMark/>
          </w:tcPr>
          <w:p w14:paraId="760F914C" w14:textId="04B4F045" w:rsidR="00203C70" w:rsidRPr="00B90347"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Change w:id="3578" w:author="Carlos Erazo" w:date="2020-08-15T02:17:00Z">
                  <w:rPr>
                    <w:sz w:val="18"/>
                    <w:szCs w:val="18"/>
                    <w:lang w:val="de-DE"/>
                  </w:rPr>
                </w:rPrChange>
              </w:rPr>
            </w:pPr>
            <w:r w:rsidRPr="00B90347">
              <w:rPr>
                <w:sz w:val="18"/>
                <w:szCs w:val="18"/>
                <w:rPrChange w:id="3579" w:author="Carlos Erazo" w:date="2020-08-15T02:17:00Z">
                  <w:rPr>
                    <w:sz w:val="18"/>
                    <w:szCs w:val="18"/>
                    <w:lang w:val="de-DE"/>
                  </w:rPr>
                </w:rPrChange>
              </w:rPr>
              <w:t xml:space="preserve">var x = </w:t>
            </w:r>
            <w:r w:rsidR="00203C70" w:rsidRPr="00B90347">
              <w:rPr>
                <w:sz w:val="18"/>
                <w:szCs w:val="18"/>
                <w:rPrChange w:id="3580" w:author="Carlos Erazo" w:date="2020-08-15T02:17:00Z">
                  <w:rPr>
                    <w:sz w:val="18"/>
                    <w:szCs w:val="18"/>
                    <w:lang w:val="de-DE"/>
                  </w:rPr>
                </w:rPrChange>
              </w:rPr>
              <w:t>hydro[n].analyze.stats.arrchange(arr)</w:t>
            </w:r>
          </w:p>
        </w:tc>
      </w:tr>
      <w:tr w:rsidR="001F3D73" w:rsidRPr="00B90347" w14:paraId="27B5FD65" w14:textId="77777777" w:rsidTr="00FA5F8B">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20E0126" w14:textId="29E39028" w:rsidR="00203C70" w:rsidRPr="00B90347" w:rsidRDefault="00203C70" w:rsidP="00203C70">
            <w:pPr>
              <w:pStyle w:val="tables1"/>
              <w:rPr>
                <w:sz w:val="18"/>
                <w:szCs w:val="18"/>
                <w:rPrChange w:id="3581" w:author="Carlos Erazo" w:date="2020-08-15T02:17:00Z">
                  <w:rPr>
                    <w:sz w:val="18"/>
                    <w:szCs w:val="18"/>
                    <w:lang w:val="de-DE"/>
                  </w:rPr>
                </w:rPrChange>
              </w:rPr>
            </w:pPr>
          </w:p>
        </w:tc>
        <w:tc>
          <w:tcPr>
            <w:tcW w:w="0" w:type="auto"/>
            <w:noWrap/>
          </w:tcPr>
          <w:p w14:paraId="1E4F11C8" w14:textId="75D93C19"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Change w:id="3582" w:author="Carlos Erazo" w:date="2020-08-15T02:17:00Z">
                  <w:rPr>
                    <w:sz w:val="18"/>
                    <w:szCs w:val="18"/>
                    <w:lang w:val="de-DE"/>
                  </w:rPr>
                </w:rPrChange>
              </w:rPr>
            </w:pPr>
          </w:p>
        </w:tc>
        <w:tc>
          <w:tcPr>
            <w:tcW w:w="0" w:type="auto"/>
            <w:noWrap/>
            <w:hideMark/>
          </w:tcPr>
          <w:p w14:paraId="5A69EC9D" w14:textId="1A2AF17F" w:rsidR="00203C70" w:rsidRPr="00B90347"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w:t>
            </w:r>
            <w:r w:rsidR="00203C70" w:rsidRPr="00B90347">
              <w:rPr>
                <w:sz w:val="18"/>
                <w:szCs w:val="18"/>
              </w:rPr>
              <w:t>push</w:t>
            </w:r>
          </w:p>
        </w:tc>
        <w:tc>
          <w:tcPr>
            <w:tcW w:w="0" w:type="auto"/>
            <w:hideMark/>
          </w:tcPr>
          <w:p w14:paraId="2CA71D66"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arr1 - array which data will be pushed, arr2 - array with data to be pushed</w:t>
            </w:r>
          </w:p>
        </w:tc>
        <w:tc>
          <w:tcPr>
            <w:tcW w:w="5402" w:type="dxa"/>
            <w:hideMark/>
          </w:tcPr>
          <w:p w14:paraId="221FAE25" w14:textId="77777777" w:rsidR="00203C70" w:rsidRPr="00B90347" w:rsidRDefault="00203C70"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arr1 = 1darray (numbers or strings), arr2 = 1darray (numbers or strings)</w:t>
            </w:r>
          </w:p>
        </w:tc>
        <w:tc>
          <w:tcPr>
            <w:tcW w:w="3452" w:type="dxa"/>
            <w:hideMark/>
          </w:tcPr>
          <w:p w14:paraId="34687DFC" w14:textId="7CE4C557" w:rsidR="00203C70" w:rsidRPr="00B90347" w:rsidRDefault="00463957" w:rsidP="00203C70">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203C70" w:rsidRPr="00B90347">
              <w:rPr>
                <w:sz w:val="18"/>
                <w:szCs w:val="18"/>
              </w:rPr>
              <w:t>hydro[n].analyze.hydro.push(arr1, arr2)</w:t>
            </w:r>
          </w:p>
        </w:tc>
      </w:tr>
    </w:tbl>
    <w:p w14:paraId="1A10FDF0" w14:textId="77777777" w:rsidR="00203C70" w:rsidRPr="00B90347" w:rsidRDefault="00203C70" w:rsidP="00977E45">
      <w:pPr>
        <w:jc w:val="left"/>
        <w:rPr>
          <w:sz w:val="18"/>
          <w:szCs w:val="18"/>
        </w:rPr>
      </w:pPr>
    </w:p>
    <w:tbl>
      <w:tblPr>
        <w:tblStyle w:val="GridTable1Light"/>
        <w:tblW w:w="14783" w:type="dxa"/>
        <w:jc w:val="center"/>
        <w:tblLayout w:type="fixed"/>
        <w:tblLook w:val="04A0" w:firstRow="1" w:lastRow="0" w:firstColumn="1" w:lastColumn="0" w:noHBand="0" w:noVBand="1"/>
      </w:tblPr>
      <w:tblGrid>
        <w:gridCol w:w="943"/>
        <w:gridCol w:w="1169"/>
        <w:gridCol w:w="1102"/>
        <w:gridCol w:w="3223"/>
        <w:gridCol w:w="5142"/>
        <w:gridCol w:w="3204"/>
      </w:tblGrid>
      <w:tr w:rsidR="00783ECF" w:rsidRPr="00B90347" w14:paraId="00F6CD3E" w14:textId="77777777" w:rsidTr="00FA5F8B">
        <w:trPr>
          <w:cnfStyle w:val="100000000000" w:firstRow="1" w:lastRow="0" w:firstColumn="0" w:lastColumn="0" w:oddVBand="0" w:evenVBand="0" w:oddHBand="0" w:evenHBand="0" w:firstRowFirstColumn="0" w:firstRowLastColumn="0" w:lastRowFirstColumn="0" w:lastRowLastColumn="0"/>
          <w:trHeight w:val="4"/>
          <w:jc w:val="center"/>
        </w:trPr>
        <w:tc>
          <w:tcPr>
            <w:cnfStyle w:val="001000000000" w:firstRow="0" w:lastRow="0" w:firstColumn="1" w:lastColumn="0" w:oddVBand="0" w:evenVBand="0" w:oddHBand="0" w:evenHBand="0" w:firstRowFirstColumn="0" w:firstRowLastColumn="0" w:lastRowFirstColumn="0" w:lastRowLastColumn="0"/>
            <w:tcW w:w="943" w:type="dxa"/>
            <w:noWrap/>
            <w:hideMark/>
          </w:tcPr>
          <w:p w14:paraId="2815888C" w14:textId="77777777" w:rsidR="00783ECF" w:rsidRPr="00B90347" w:rsidRDefault="00783ECF" w:rsidP="00783ECF">
            <w:pPr>
              <w:pStyle w:val="tables1"/>
              <w:jc w:val="center"/>
              <w:rPr>
                <w:sz w:val="18"/>
                <w:szCs w:val="18"/>
              </w:rPr>
            </w:pPr>
            <w:r w:rsidRPr="00B90347">
              <w:rPr>
                <w:sz w:val="18"/>
                <w:szCs w:val="18"/>
              </w:rPr>
              <w:lastRenderedPageBreak/>
              <w:t>Module</w:t>
            </w:r>
          </w:p>
        </w:tc>
        <w:tc>
          <w:tcPr>
            <w:tcW w:w="1169" w:type="dxa"/>
            <w:noWrap/>
            <w:hideMark/>
          </w:tcPr>
          <w:p w14:paraId="5D241EA7" w14:textId="77777777" w:rsidR="00783ECF" w:rsidRPr="00B90347"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Component</w:t>
            </w:r>
          </w:p>
        </w:tc>
        <w:tc>
          <w:tcPr>
            <w:tcW w:w="1102" w:type="dxa"/>
            <w:noWrap/>
            <w:hideMark/>
          </w:tcPr>
          <w:p w14:paraId="4DB8C48F" w14:textId="77777777" w:rsidR="00783ECF" w:rsidRPr="00B90347"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Function</w:t>
            </w:r>
          </w:p>
        </w:tc>
        <w:tc>
          <w:tcPr>
            <w:tcW w:w="3223" w:type="dxa"/>
            <w:hideMark/>
          </w:tcPr>
          <w:p w14:paraId="44597E43" w14:textId="77777777" w:rsidR="00783ECF" w:rsidRPr="00B90347"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Arguments</w:t>
            </w:r>
          </w:p>
        </w:tc>
        <w:tc>
          <w:tcPr>
            <w:tcW w:w="5142" w:type="dxa"/>
            <w:hideMark/>
          </w:tcPr>
          <w:p w14:paraId="384DA1CA" w14:textId="77777777" w:rsidR="00783ECF" w:rsidRPr="00B90347"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Example Arguments</w:t>
            </w:r>
          </w:p>
        </w:tc>
        <w:tc>
          <w:tcPr>
            <w:tcW w:w="3204" w:type="dxa"/>
            <w:noWrap/>
            <w:hideMark/>
          </w:tcPr>
          <w:p w14:paraId="154486DF" w14:textId="77777777" w:rsidR="00783ECF" w:rsidRPr="00B90347"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Example function call</w:t>
            </w:r>
          </w:p>
        </w:tc>
      </w:tr>
      <w:tr w:rsidR="006B0FE5" w:rsidRPr="00B90347" w14:paraId="42D7796B" w14:textId="77777777" w:rsidTr="00FA5F8B">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hideMark/>
          </w:tcPr>
          <w:p w14:paraId="172C67CB" w14:textId="77777777" w:rsidR="00783ECF" w:rsidRPr="00B90347" w:rsidRDefault="00783ECF" w:rsidP="00783ECF">
            <w:pPr>
              <w:pStyle w:val="tables1"/>
              <w:jc w:val="center"/>
              <w:rPr>
                <w:b w:val="0"/>
                <w:bCs w:val="0"/>
                <w:sz w:val="18"/>
                <w:szCs w:val="18"/>
              </w:rPr>
            </w:pPr>
            <w:r w:rsidRPr="00B90347">
              <w:rPr>
                <w:b w:val="0"/>
                <w:bCs w:val="0"/>
                <w:sz w:val="18"/>
                <w:szCs w:val="18"/>
              </w:rPr>
              <w:t>Analyze</w:t>
            </w:r>
          </w:p>
        </w:tc>
        <w:tc>
          <w:tcPr>
            <w:tcW w:w="1169" w:type="dxa"/>
            <w:noWrap/>
            <w:hideMark/>
          </w:tcPr>
          <w:p w14:paraId="1D9686EE"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i/>
                <w:iCs/>
                <w:sz w:val="18"/>
                <w:szCs w:val="18"/>
              </w:rPr>
            </w:pPr>
            <w:r w:rsidRPr="00B90347">
              <w:rPr>
                <w:i/>
                <w:iCs/>
                <w:sz w:val="18"/>
                <w:szCs w:val="18"/>
              </w:rPr>
              <w:t>NN</w:t>
            </w:r>
          </w:p>
        </w:tc>
        <w:tc>
          <w:tcPr>
            <w:tcW w:w="1102" w:type="dxa"/>
            <w:noWrap/>
            <w:hideMark/>
          </w:tcPr>
          <w:p w14:paraId="32C30F92"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createModel</w:t>
            </w:r>
          </w:p>
        </w:tc>
        <w:tc>
          <w:tcPr>
            <w:tcW w:w="3223" w:type="dxa"/>
            <w:hideMark/>
          </w:tcPr>
          <w:p w14:paraId="00393197"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numinputs - number, numneurons - number, numoutputs - number</w:t>
            </w:r>
          </w:p>
        </w:tc>
        <w:tc>
          <w:tcPr>
            <w:tcW w:w="5142" w:type="dxa"/>
            <w:hideMark/>
          </w:tcPr>
          <w:p w14:paraId="2D302C03"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numinputs = number, numneurons = number, numoutputs = number (consistent with numinputs)</w:t>
            </w:r>
          </w:p>
        </w:tc>
        <w:tc>
          <w:tcPr>
            <w:tcW w:w="3204" w:type="dxa"/>
            <w:hideMark/>
          </w:tcPr>
          <w:p w14:paraId="2C152920"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hydro[n].analyze.nn.createModel(numinputs, numneurons, numoutputs)</w:t>
            </w:r>
          </w:p>
        </w:tc>
      </w:tr>
      <w:tr w:rsidR="006B0FE5" w:rsidRPr="00B90347" w14:paraId="53A1177C" w14:textId="77777777" w:rsidTr="00FA5F8B">
        <w:trPr>
          <w:trHeight w:val="17"/>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5F59D653" w14:textId="3C7B577B" w:rsidR="00783ECF" w:rsidRPr="00B90347" w:rsidRDefault="00783ECF" w:rsidP="00783ECF">
            <w:pPr>
              <w:pStyle w:val="tables1"/>
              <w:rPr>
                <w:sz w:val="18"/>
                <w:szCs w:val="18"/>
              </w:rPr>
            </w:pPr>
          </w:p>
        </w:tc>
        <w:tc>
          <w:tcPr>
            <w:tcW w:w="1169" w:type="dxa"/>
            <w:noWrap/>
          </w:tcPr>
          <w:p w14:paraId="14800539" w14:textId="707E687C"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102" w:type="dxa"/>
            <w:noWrap/>
            <w:hideMark/>
          </w:tcPr>
          <w:p w14:paraId="0E5511BC"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convertToTensor</w:t>
            </w:r>
          </w:p>
        </w:tc>
        <w:tc>
          <w:tcPr>
            <w:tcW w:w="3223" w:type="dxa"/>
            <w:hideMark/>
          </w:tcPr>
          <w:p w14:paraId="70960B59"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arr1 - array with numbers, arr2 - array with numbers</w:t>
            </w:r>
          </w:p>
        </w:tc>
        <w:tc>
          <w:tcPr>
            <w:tcW w:w="5142" w:type="dxa"/>
            <w:hideMark/>
          </w:tcPr>
          <w:p w14:paraId="473E3C0F"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arr1 = 1darray (numbers), arr2 = 1darray (numbers)</w:t>
            </w:r>
          </w:p>
        </w:tc>
        <w:tc>
          <w:tcPr>
            <w:tcW w:w="3204" w:type="dxa"/>
            <w:hideMark/>
          </w:tcPr>
          <w:p w14:paraId="3992E67D"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hydro[n].analyze.nn.convertToTensor(arr1, arr2)</w:t>
            </w:r>
          </w:p>
        </w:tc>
      </w:tr>
      <w:tr w:rsidR="006B0FE5" w:rsidRPr="00B90347" w14:paraId="476BC4BA" w14:textId="77777777" w:rsidTr="00FA5F8B">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660ED439" w14:textId="0E20EA4A" w:rsidR="00783ECF" w:rsidRPr="00B90347" w:rsidRDefault="00783ECF" w:rsidP="00783ECF">
            <w:pPr>
              <w:pStyle w:val="tables1"/>
              <w:rPr>
                <w:sz w:val="18"/>
                <w:szCs w:val="18"/>
              </w:rPr>
            </w:pPr>
          </w:p>
        </w:tc>
        <w:tc>
          <w:tcPr>
            <w:tcW w:w="1169" w:type="dxa"/>
            <w:noWrap/>
          </w:tcPr>
          <w:p w14:paraId="61F0894A" w14:textId="62D7DC0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102" w:type="dxa"/>
            <w:noWrap/>
            <w:hideMark/>
          </w:tcPr>
          <w:p w14:paraId="63CFBC04"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trainModel</w:t>
            </w:r>
          </w:p>
        </w:tc>
        <w:tc>
          <w:tcPr>
            <w:tcW w:w="3223" w:type="dxa"/>
            <w:hideMark/>
          </w:tcPr>
          <w:p w14:paraId="336CC104"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model - Object, inputs: 1darray, outputs: 1darray</w:t>
            </w:r>
          </w:p>
        </w:tc>
        <w:tc>
          <w:tcPr>
            <w:tcW w:w="5142" w:type="dxa"/>
            <w:hideMark/>
          </w:tcPr>
          <w:p w14:paraId="6E358EF1"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model = Object (tensorflow), inputs = tensorflow arrays, outputs = tensorflow arrays</w:t>
            </w:r>
          </w:p>
        </w:tc>
        <w:tc>
          <w:tcPr>
            <w:tcW w:w="3204" w:type="dxa"/>
            <w:hideMark/>
          </w:tcPr>
          <w:p w14:paraId="17B9A140"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hydro[n].analyze.nn.trainModel(model, inputs, outputs)</w:t>
            </w:r>
          </w:p>
        </w:tc>
      </w:tr>
      <w:tr w:rsidR="006B0FE5" w:rsidRPr="00B90347" w14:paraId="64F6F0BD" w14:textId="77777777" w:rsidTr="00FA5F8B">
        <w:trPr>
          <w:trHeight w:val="29"/>
          <w:jc w:val="center"/>
        </w:trPr>
        <w:tc>
          <w:tcPr>
            <w:cnfStyle w:val="001000000000" w:firstRow="0" w:lastRow="0" w:firstColumn="1" w:lastColumn="0" w:oddVBand="0" w:evenVBand="0" w:oddHBand="0" w:evenHBand="0" w:firstRowFirstColumn="0" w:firstRowLastColumn="0" w:lastRowFirstColumn="0" w:lastRowLastColumn="0"/>
            <w:tcW w:w="943" w:type="dxa"/>
            <w:noWrap/>
          </w:tcPr>
          <w:p w14:paraId="0C67016B" w14:textId="73C808F0" w:rsidR="00783ECF" w:rsidRPr="00B90347" w:rsidRDefault="00783ECF" w:rsidP="00783ECF">
            <w:pPr>
              <w:pStyle w:val="tables1"/>
              <w:rPr>
                <w:sz w:val="18"/>
                <w:szCs w:val="18"/>
              </w:rPr>
            </w:pPr>
          </w:p>
        </w:tc>
        <w:tc>
          <w:tcPr>
            <w:tcW w:w="1169" w:type="dxa"/>
            <w:noWrap/>
          </w:tcPr>
          <w:p w14:paraId="66AE2449" w14:textId="1FC8C205"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102" w:type="dxa"/>
            <w:noWrap/>
            <w:hideMark/>
          </w:tcPr>
          <w:p w14:paraId="41B2EA1F"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prediction</w:t>
            </w:r>
          </w:p>
        </w:tc>
        <w:tc>
          <w:tcPr>
            <w:tcW w:w="3223" w:type="dxa"/>
            <w:hideMark/>
          </w:tcPr>
          <w:p w14:paraId="07CC8CCB"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model - Object, inputData: 1darray, normalizedData: Object</w:t>
            </w:r>
          </w:p>
        </w:tc>
        <w:tc>
          <w:tcPr>
            <w:tcW w:w="5142" w:type="dxa"/>
            <w:hideMark/>
          </w:tcPr>
          <w:p w14:paraId="4D41FFF1"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model = Object (tensorflow), inputData = tensorflow arrays, normalizedData = tensorflow Object</w:t>
            </w:r>
          </w:p>
        </w:tc>
        <w:tc>
          <w:tcPr>
            <w:tcW w:w="3204" w:type="dxa"/>
            <w:hideMark/>
          </w:tcPr>
          <w:p w14:paraId="7804A33A" w14:textId="77777777" w:rsidR="00783ECF" w:rsidRPr="00B90347"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hydro[n].analyze.nn.prediction(model, inputData, normalizedData)</w:t>
            </w:r>
          </w:p>
        </w:tc>
      </w:tr>
    </w:tbl>
    <w:p w14:paraId="323E818D" w14:textId="22FCCACD" w:rsidR="00783ECF" w:rsidRPr="00B90347" w:rsidRDefault="00783ECF" w:rsidP="00977E45">
      <w:pPr>
        <w:jc w:val="left"/>
        <w:rPr>
          <w:sz w:val="18"/>
          <w:szCs w:val="18"/>
        </w:rPr>
      </w:pPr>
    </w:p>
    <w:p w14:paraId="56FCE660" w14:textId="77777777" w:rsidR="00783ECF" w:rsidRPr="00B90347" w:rsidRDefault="00783ECF" w:rsidP="00977E45">
      <w:pPr>
        <w:jc w:val="left"/>
        <w:rPr>
          <w:sz w:val="18"/>
          <w:szCs w:val="18"/>
        </w:rPr>
      </w:pPr>
    </w:p>
    <w:tbl>
      <w:tblPr>
        <w:tblStyle w:val="GridTable1Light"/>
        <w:tblW w:w="14465" w:type="dxa"/>
        <w:jc w:val="center"/>
        <w:tblLook w:val="04A0" w:firstRow="1" w:lastRow="0" w:firstColumn="1" w:lastColumn="0" w:noHBand="0" w:noVBand="1"/>
      </w:tblPr>
      <w:tblGrid>
        <w:gridCol w:w="816"/>
        <w:gridCol w:w="1129"/>
        <w:gridCol w:w="936"/>
        <w:gridCol w:w="2831"/>
        <w:gridCol w:w="5640"/>
        <w:gridCol w:w="3113"/>
      </w:tblGrid>
      <w:tr w:rsidR="00135E51" w:rsidRPr="00B90347" w14:paraId="4A45A6BF" w14:textId="77777777" w:rsidTr="00FA5F8B">
        <w:trPr>
          <w:cnfStyle w:val="100000000000" w:firstRow="1" w:lastRow="0" w:firstColumn="0" w:lastColumn="0" w:oddVBand="0" w:evenVBand="0" w:oddHBand="0" w:evenHBand="0" w:firstRowFirstColumn="0" w:firstRowLastColumn="0" w:lastRowFirstColumn="0" w:lastRowLastColumn="0"/>
          <w:trHeight w:val="2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E3EB6D" w14:textId="77777777" w:rsidR="00135E51" w:rsidRPr="00B90347" w:rsidRDefault="00135E51" w:rsidP="0070617C">
            <w:pPr>
              <w:pStyle w:val="tables1"/>
              <w:jc w:val="center"/>
              <w:rPr>
                <w:sz w:val="18"/>
                <w:szCs w:val="18"/>
              </w:rPr>
            </w:pPr>
            <w:r w:rsidRPr="00B90347">
              <w:rPr>
                <w:sz w:val="18"/>
                <w:szCs w:val="18"/>
              </w:rPr>
              <w:t>Module</w:t>
            </w:r>
          </w:p>
        </w:tc>
        <w:tc>
          <w:tcPr>
            <w:tcW w:w="0" w:type="auto"/>
            <w:noWrap/>
            <w:hideMark/>
          </w:tcPr>
          <w:p w14:paraId="31CB9734" w14:textId="77777777" w:rsidR="00135E51" w:rsidRPr="00B90347"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Component</w:t>
            </w:r>
          </w:p>
        </w:tc>
        <w:tc>
          <w:tcPr>
            <w:tcW w:w="0" w:type="auto"/>
            <w:noWrap/>
            <w:hideMark/>
          </w:tcPr>
          <w:p w14:paraId="6A74813A" w14:textId="77777777" w:rsidR="00135E51" w:rsidRPr="00B90347"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Function</w:t>
            </w:r>
          </w:p>
        </w:tc>
        <w:tc>
          <w:tcPr>
            <w:tcW w:w="2831" w:type="dxa"/>
            <w:hideMark/>
          </w:tcPr>
          <w:p w14:paraId="128E7806" w14:textId="77777777" w:rsidR="00135E51" w:rsidRPr="00B90347"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Arguments</w:t>
            </w:r>
          </w:p>
        </w:tc>
        <w:tc>
          <w:tcPr>
            <w:tcW w:w="5640" w:type="dxa"/>
            <w:hideMark/>
          </w:tcPr>
          <w:p w14:paraId="7E9F2B82" w14:textId="77777777" w:rsidR="00135E51" w:rsidRPr="00B90347"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Example Arguments</w:t>
            </w:r>
          </w:p>
        </w:tc>
        <w:tc>
          <w:tcPr>
            <w:tcW w:w="3113" w:type="dxa"/>
            <w:noWrap/>
            <w:hideMark/>
          </w:tcPr>
          <w:p w14:paraId="3B55164F" w14:textId="77777777" w:rsidR="00135E51" w:rsidRPr="00B90347"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Example function call</w:t>
            </w:r>
          </w:p>
        </w:tc>
      </w:tr>
      <w:tr w:rsidR="00135E51" w:rsidRPr="00B90347" w14:paraId="59C6AC3E" w14:textId="77777777" w:rsidTr="00FA5F8B">
        <w:trPr>
          <w:trHeight w:val="18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D1AC341" w14:textId="77777777" w:rsidR="00135E51" w:rsidRPr="00B90347" w:rsidRDefault="00135E51" w:rsidP="0070617C">
            <w:pPr>
              <w:pStyle w:val="tables1"/>
              <w:jc w:val="center"/>
              <w:rPr>
                <w:b w:val="0"/>
                <w:bCs w:val="0"/>
                <w:sz w:val="18"/>
                <w:szCs w:val="18"/>
              </w:rPr>
            </w:pPr>
            <w:r w:rsidRPr="00B90347">
              <w:rPr>
                <w:b w:val="0"/>
                <w:bCs w:val="0"/>
                <w:sz w:val="18"/>
                <w:szCs w:val="18"/>
              </w:rPr>
              <w:t>Data</w:t>
            </w:r>
          </w:p>
        </w:tc>
        <w:tc>
          <w:tcPr>
            <w:tcW w:w="0" w:type="auto"/>
            <w:noWrap/>
            <w:hideMark/>
          </w:tcPr>
          <w:p w14:paraId="36C17499" w14:textId="77777777" w:rsidR="00135E51" w:rsidRPr="00B90347"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B90347">
              <w:rPr>
                <w:i/>
                <w:iCs/>
                <w:sz w:val="18"/>
                <w:szCs w:val="18"/>
              </w:rPr>
              <w:t>data</w:t>
            </w:r>
          </w:p>
        </w:tc>
        <w:tc>
          <w:tcPr>
            <w:tcW w:w="0" w:type="auto"/>
            <w:noWrap/>
            <w:hideMark/>
          </w:tcPr>
          <w:p w14:paraId="36A2DF49"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retrieve</w:t>
            </w:r>
          </w:p>
        </w:tc>
        <w:tc>
          <w:tcPr>
            <w:tcW w:w="2831" w:type="dxa"/>
            <w:hideMark/>
          </w:tcPr>
          <w:p w14:paraId="215CB4DC"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Object - source, dataType, type, arguments as object, token (if required), proxy (if required)</w:t>
            </w:r>
          </w:p>
        </w:tc>
        <w:tc>
          <w:tcPr>
            <w:tcW w:w="5640" w:type="dxa"/>
            <w:hideMark/>
          </w:tcPr>
          <w:p w14:paraId="7C931E61"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obj = {source: string, dataTyep: string, arguments: {options: strings}, token (if required): string, proxy (if required): string}</w:t>
            </w:r>
          </w:p>
        </w:tc>
        <w:tc>
          <w:tcPr>
            <w:tcW w:w="3113" w:type="dxa"/>
            <w:hideMark/>
          </w:tcPr>
          <w:p w14:paraId="330173DD"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hydro[n].data.retrieve(obj, callback)</w:t>
            </w:r>
          </w:p>
        </w:tc>
      </w:tr>
      <w:tr w:rsidR="00135E51" w:rsidRPr="00B90347" w14:paraId="58CA8268" w14:textId="77777777" w:rsidTr="00FA5F8B">
        <w:trPr>
          <w:trHeight w:val="1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5CAA0E3" w14:textId="155F5307" w:rsidR="00135E51" w:rsidRPr="00B90347" w:rsidRDefault="00135E51" w:rsidP="00135E51">
            <w:pPr>
              <w:pStyle w:val="tables1"/>
              <w:rPr>
                <w:sz w:val="18"/>
                <w:szCs w:val="18"/>
              </w:rPr>
            </w:pPr>
          </w:p>
        </w:tc>
        <w:tc>
          <w:tcPr>
            <w:tcW w:w="0" w:type="auto"/>
            <w:noWrap/>
          </w:tcPr>
          <w:p w14:paraId="398B008D" w14:textId="1C3B13D0"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24A10421"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transform</w:t>
            </w:r>
          </w:p>
        </w:tc>
        <w:tc>
          <w:tcPr>
            <w:tcW w:w="2831" w:type="dxa"/>
            <w:hideMark/>
          </w:tcPr>
          <w:p w14:paraId="502836D6"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data - Object with data, Object - configuration options</w:t>
            </w:r>
          </w:p>
        </w:tc>
        <w:tc>
          <w:tcPr>
            <w:tcW w:w="5640" w:type="dxa"/>
            <w:hideMark/>
          </w:tcPr>
          <w:p w14:paraId="31CC8935"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data = Object (retrieved data or JS arrays), var obj = {type: string, keep : 1d array}</w:t>
            </w:r>
          </w:p>
        </w:tc>
        <w:tc>
          <w:tcPr>
            <w:tcW w:w="3113" w:type="dxa"/>
            <w:hideMark/>
          </w:tcPr>
          <w:p w14:paraId="0EB88B73" w14:textId="2310EAA4" w:rsidR="00135E51" w:rsidRPr="00B90347" w:rsidRDefault="00463957"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135E51" w:rsidRPr="00B90347">
              <w:rPr>
                <w:sz w:val="18"/>
                <w:szCs w:val="18"/>
              </w:rPr>
              <w:t>hydro[n].data.transform(data, obj)</w:t>
            </w:r>
          </w:p>
        </w:tc>
      </w:tr>
      <w:tr w:rsidR="00135E51" w:rsidRPr="00B90347" w14:paraId="10CBAACB" w14:textId="77777777" w:rsidTr="00FA5F8B">
        <w:trPr>
          <w:trHeight w:val="5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BF9C27E" w14:textId="0500DEA1" w:rsidR="00135E51" w:rsidRPr="00B90347" w:rsidRDefault="00135E51" w:rsidP="00135E51">
            <w:pPr>
              <w:pStyle w:val="tables1"/>
              <w:rPr>
                <w:sz w:val="18"/>
                <w:szCs w:val="18"/>
              </w:rPr>
            </w:pPr>
          </w:p>
        </w:tc>
        <w:tc>
          <w:tcPr>
            <w:tcW w:w="0" w:type="auto"/>
            <w:noWrap/>
          </w:tcPr>
          <w:p w14:paraId="67A75F7F" w14:textId="2173E55C"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1B077191"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upload</w:t>
            </w:r>
          </w:p>
        </w:tc>
        <w:tc>
          <w:tcPr>
            <w:tcW w:w="2831" w:type="dxa"/>
            <w:hideMark/>
          </w:tcPr>
          <w:p w14:paraId="079C86C5"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type - string</w:t>
            </w:r>
          </w:p>
        </w:tc>
        <w:tc>
          <w:tcPr>
            <w:tcW w:w="5640" w:type="dxa"/>
            <w:hideMark/>
          </w:tcPr>
          <w:p w14:paraId="1AEAE4CC"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type - string (either CSV or JSON)</w:t>
            </w:r>
          </w:p>
        </w:tc>
        <w:tc>
          <w:tcPr>
            <w:tcW w:w="3113" w:type="dxa"/>
            <w:hideMark/>
          </w:tcPr>
          <w:p w14:paraId="4058268C" w14:textId="4463B8A5" w:rsidR="00135E51" w:rsidRPr="00B90347" w:rsidRDefault="00463957"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x = </w:t>
            </w:r>
            <w:r w:rsidR="00135E51" w:rsidRPr="00B90347">
              <w:rPr>
                <w:sz w:val="18"/>
                <w:szCs w:val="18"/>
              </w:rPr>
              <w:t>hydro[n].data.upload(type)</w:t>
            </w:r>
          </w:p>
        </w:tc>
      </w:tr>
      <w:tr w:rsidR="00135E51" w:rsidRPr="00B90347" w14:paraId="47978E4E" w14:textId="77777777" w:rsidTr="00FA5F8B">
        <w:trPr>
          <w:trHeight w:val="10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63F0BB" w14:textId="0D698AFA" w:rsidR="00135E51" w:rsidRPr="00B90347" w:rsidRDefault="00135E51" w:rsidP="00135E51">
            <w:pPr>
              <w:pStyle w:val="tables1"/>
              <w:rPr>
                <w:sz w:val="18"/>
                <w:szCs w:val="18"/>
              </w:rPr>
            </w:pPr>
          </w:p>
        </w:tc>
        <w:tc>
          <w:tcPr>
            <w:tcW w:w="0" w:type="auto"/>
            <w:noWrap/>
          </w:tcPr>
          <w:p w14:paraId="45171E9C" w14:textId="7632C93E"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22FE1712"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download</w:t>
            </w:r>
          </w:p>
        </w:tc>
        <w:tc>
          <w:tcPr>
            <w:tcW w:w="2831" w:type="dxa"/>
            <w:hideMark/>
          </w:tcPr>
          <w:p w14:paraId="08C7E38F"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data - Object with data, Object - configuration options</w:t>
            </w:r>
          </w:p>
        </w:tc>
        <w:tc>
          <w:tcPr>
            <w:tcW w:w="5640" w:type="dxa"/>
            <w:hideMark/>
          </w:tcPr>
          <w:p w14:paraId="7771AC81"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data = Object (retrieved data or JS arrays), var obj = {type: string, keep : 1d array}</w:t>
            </w:r>
          </w:p>
        </w:tc>
        <w:tc>
          <w:tcPr>
            <w:tcW w:w="3113" w:type="dxa"/>
            <w:hideMark/>
          </w:tcPr>
          <w:p w14:paraId="5EF3BC9C"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hydro[n].data.download(data, obj)</w:t>
            </w:r>
          </w:p>
        </w:tc>
      </w:tr>
    </w:tbl>
    <w:p w14:paraId="703CE36F" w14:textId="77777777" w:rsidR="00F159CC" w:rsidRPr="00B90347" w:rsidRDefault="00F159CC" w:rsidP="00977E45">
      <w:pPr>
        <w:jc w:val="left"/>
        <w:rPr>
          <w:sz w:val="18"/>
          <w:szCs w:val="18"/>
        </w:rPr>
      </w:pPr>
    </w:p>
    <w:p w14:paraId="4728D1E6" w14:textId="77777777" w:rsidR="00135E51" w:rsidRPr="00B90347" w:rsidRDefault="00135E51" w:rsidP="00977E45">
      <w:pPr>
        <w:jc w:val="left"/>
        <w:rPr>
          <w:sz w:val="18"/>
          <w:szCs w:val="18"/>
        </w:rPr>
      </w:pPr>
    </w:p>
    <w:tbl>
      <w:tblPr>
        <w:tblStyle w:val="GridTable1Light"/>
        <w:tblW w:w="14641" w:type="dxa"/>
        <w:jc w:val="center"/>
        <w:tblLook w:val="04A0" w:firstRow="1" w:lastRow="0" w:firstColumn="1" w:lastColumn="0" w:noHBand="0" w:noVBand="1"/>
      </w:tblPr>
      <w:tblGrid>
        <w:gridCol w:w="896"/>
        <w:gridCol w:w="1117"/>
        <w:gridCol w:w="907"/>
        <w:gridCol w:w="2818"/>
        <w:gridCol w:w="5780"/>
        <w:gridCol w:w="3123"/>
      </w:tblGrid>
      <w:tr w:rsidR="00285CBE" w:rsidRPr="00B90347" w14:paraId="00E5F3F7" w14:textId="77777777" w:rsidTr="00FA5F8B">
        <w:trPr>
          <w:cnfStyle w:val="100000000000" w:firstRow="1" w:lastRow="0" w:firstColumn="0" w:lastColumn="0" w:oddVBand="0" w:evenVBand="0" w:oddHBand="0"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020593" w14:textId="77777777" w:rsidR="00135E51" w:rsidRPr="00B90347" w:rsidRDefault="00135E51" w:rsidP="0070617C">
            <w:pPr>
              <w:pStyle w:val="tables1"/>
              <w:jc w:val="center"/>
              <w:rPr>
                <w:sz w:val="18"/>
                <w:szCs w:val="18"/>
              </w:rPr>
            </w:pPr>
            <w:r w:rsidRPr="00B90347">
              <w:rPr>
                <w:sz w:val="18"/>
                <w:szCs w:val="18"/>
              </w:rPr>
              <w:lastRenderedPageBreak/>
              <w:t>Module</w:t>
            </w:r>
          </w:p>
        </w:tc>
        <w:tc>
          <w:tcPr>
            <w:tcW w:w="0" w:type="auto"/>
            <w:noWrap/>
            <w:hideMark/>
          </w:tcPr>
          <w:p w14:paraId="6A9CC904" w14:textId="77777777" w:rsidR="00135E51" w:rsidRPr="00B90347"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Component</w:t>
            </w:r>
          </w:p>
        </w:tc>
        <w:tc>
          <w:tcPr>
            <w:tcW w:w="872" w:type="dxa"/>
            <w:noWrap/>
            <w:hideMark/>
          </w:tcPr>
          <w:p w14:paraId="1BD89EE2" w14:textId="77777777" w:rsidR="00135E51" w:rsidRPr="00B90347"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Function</w:t>
            </w:r>
          </w:p>
        </w:tc>
        <w:tc>
          <w:tcPr>
            <w:tcW w:w="2843" w:type="dxa"/>
            <w:hideMark/>
          </w:tcPr>
          <w:p w14:paraId="60540450" w14:textId="77777777" w:rsidR="00135E51" w:rsidRPr="00B90347"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Arguments</w:t>
            </w:r>
          </w:p>
        </w:tc>
        <w:tc>
          <w:tcPr>
            <w:tcW w:w="5847" w:type="dxa"/>
            <w:hideMark/>
          </w:tcPr>
          <w:p w14:paraId="12366475" w14:textId="77777777" w:rsidR="00135E51" w:rsidRPr="00B90347"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Example Arguments</w:t>
            </w:r>
          </w:p>
        </w:tc>
        <w:tc>
          <w:tcPr>
            <w:tcW w:w="3123" w:type="dxa"/>
            <w:noWrap/>
            <w:hideMark/>
          </w:tcPr>
          <w:p w14:paraId="4BB8857D" w14:textId="77777777" w:rsidR="00135E51" w:rsidRPr="00B90347"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Example function call</w:t>
            </w:r>
          </w:p>
        </w:tc>
      </w:tr>
      <w:tr w:rsidR="00135E51" w:rsidRPr="00B90347" w14:paraId="607FA7BA" w14:textId="77777777" w:rsidTr="00FA5F8B">
        <w:trPr>
          <w:trHeight w:val="28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0CCFF42" w14:textId="77777777" w:rsidR="00135E51" w:rsidRPr="00B90347" w:rsidRDefault="00135E51" w:rsidP="0070617C">
            <w:pPr>
              <w:pStyle w:val="tables1"/>
              <w:jc w:val="center"/>
              <w:rPr>
                <w:b w:val="0"/>
                <w:bCs w:val="0"/>
                <w:sz w:val="18"/>
                <w:szCs w:val="18"/>
              </w:rPr>
            </w:pPr>
            <w:r w:rsidRPr="00B90347">
              <w:rPr>
                <w:b w:val="0"/>
                <w:bCs w:val="0"/>
                <w:sz w:val="18"/>
                <w:szCs w:val="18"/>
              </w:rPr>
              <w:t>Visualize</w:t>
            </w:r>
          </w:p>
        </w:tc>
        <w:tc>
          <w:tcPr>
            <w:tcW w:w="0" w:type="auto"/>
            <w:noWrap/>
            <w:hideMark/>
          </w:tcPr>
          <w:p w14:paraId="2369471E" w14:textId="77777777" w:rsidR="00135E51" w:rsidRPr="00B90347"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B90347">
              <w:rPr>
                <w:i/>
                <w:iCs/>
                <w:sz w:val="18"/>
                <w:szCs w:val="18"/>
              </w:rPr>
              <w:t>visualize</w:t>
            </w:r>
          </w:p>
        </w:tc>
        <w:tc>
          <w:tcPr>
            <w:tcW w:w="872" w:type="dxa"/>
            <w:noWrap/>
            <w:hideMark/>
          </w:tcPr>
          <w:p w14:paraId="18DA1B76"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chart</w:t>
            </w:r>
          </w:p>
        </w:tc>
        <w:tc>
          <w:tcPr>
            <w:tcW w:w="2843" w:type="dxa"/>
            <w:hideMark/>
          </w:tcPr>
          <w:p w14:paraId="025C39A0"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Object - chartType, data, divID, options</w:t>
            </w:r>
          </w:p>
        </w:tc>
        <w:tc>
          <w:tcPr>
            <w:tcW w:w="5847" w:type="dxa"/>
            <w:hideMark/>
          </w:tcPr>
          <w:p w14:paraId="271B705A"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obj = {chartType: string (column, line, scatter, histogram, timeline), divID: string, data: 1d or 2d array, options: {}} </w:t>
            </w:r>
          </w:p>
        </w:tc>
        <w:tc>
          <w:tcPr>
            <w:tcW w:w="3123" w:type="dxa"/>
            <w:hideMark/>
          </w:tcPr>
          <w:p w14:paraId="62B1F7E3"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hydro[n].visualize.chart(obj)</w:t>
            </w:r>
          </w:p>
        </w:tc>
      </w:tr>
      <w:tr w:rsidR="00135E51" w:rsidRPr="00D57E3F" w14:paraId="2BBC6451" w14:textId="77777777" w:rsidTr="00FA5F8B">
        <w:trPr>
          <w:trHeight w:val="2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C526E14" w14:textId="59219E7F" w:rsidR="00135E51" w:rsidRPr="00B90347" w:rsidRDefault="00135E51" w:rsidP="00135E51">
            <w:pPr>
              <w:pStyle w:val="tables1"/>
              <w:rPr>
                <w:sz w:val="18"/>
                <w:szCs w:val="18"/>
              </w:rPr>
            </w:pPr>
          </w:p>
        </w:tc>
        <w:tc>
          <w:tcPr>
            <w:tcW w:w="0" w:type="auto"/>
            <w:noWrap/>
          </w:tcPr>
          <w:p w14:paraId="2155B123" w14:textId="584B3AF5"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872" w:type="dxa"/>
            <w:noWrap/>
            <w:hideMark/>
          </w:tcPr>
          <w:p w14:paraId="6F794435"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table</w:t>
            </w:r>
          </w:p>
        </w:tc>
        <w:tc>
          <w:tcPr>
            <w:tcW w:w="2843" w:type="dxa"/>
            <w:hideMark/>
          </w:tcPr>
          <w:p w14:paraId="1A3AA3CF"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Object - chartType, data, divID, options</w:t>
            </w:r>
          </w:p>
        </w:tc>
        <w:tc>
          <w:tcPr>
            <w:tcW w:w="5847" w:type="dxa"/>
            <w:hideMark/>
          </w:tcPr>
          <w:p w14:paraId="56AB0E18"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 xml:space="preserve">var obj = {chartType: string (table), divID: string, data: 1d array, dataType: 1d array (same size as data), options: {}} </w:t>
            </w:r>
          </w:p>
        </w:tc>
        <w:tc>
          <w:tcPr>
            <w:tcW w:w="3123" w:type="dxa"/>
            <w:hideMark/>
          </w:tcPr>
          <w:p w14:paraId="7B489D03" w14:textId="77777777" w:rsidR="00135E51" w:rsidRPr="00D57E3F"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r w:rsidRPr="00D57E3F">
              <w:rPr>
                <w:sz w:val="18"/>
                <w:szCs w:val="18"/>
                <w:lang w:val="es-HN"/>
              </w:rPr>
              <w:t>hydro[n].visualize.table(obj)</w:t>
            </w:r>
          </w:p>
        </w:tc>
      </w:tr>
      <w:tr w:rsidR="00135E51" w:rsidRPr="00D57E3F" w14:paraId="77FFCC0E" w14:textId="77777777" w:rsidTr="00FA5F8B">
        <w:trPr>
          <w:trHeight w:val="33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5614460" w14:textId="61AAE2CF" w:rsidR="00135E51" w:rsidRPr="00D57E3F" w:rsidRDefault="00135E51" w:rsidP="00135E51">
            <w:pPr>
              <w:pStyle w:val="tables1"/>
              <w:rPr>
                <w:sz w:val="18"/>
                <w:szCs w:val="18"/>
                <w:lang w:val="es-HN"/>
              </w:rPr>
            </w:pPr>
          </w:p>
        </w:tc>
        <w:tc>
          <w:tcPr>
            <w:tcW w:w="0" w:type="auto"/>
            <w:noWrap/>
          </w:tcPr>
          <w:p w14:paraId="2F89059F" w14:textId="79CA51A3" w:rsidR="00135E51" w:rsidRPr="00D57E3F"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872" w:type="dxa"/>
            <w:noWrap/>
            <w:hideMark/>
          </w:tcPr>
          <w:p w14:paraId="36A96A39"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styles</w:t>
            </w:r>
          </w:p>
        </w:tc>
        <w:tc>
          <w:tcPr>
            <w:tcW w:w="2843" w:type="dxa"/>
            <w:hideMark/>
          </w:tcPr>
          <w:p w14:paraId="1C5CCECC"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Object - chartType, data, divID, options as object</w:t>
            </w:r>
          </w:p>
        </w:tc>
        <w:tc>
          <w:tcPr>
            <w:tcW w:w="5847" w:type="dxa"/>
            <w:hideMark/>
          </w:tcPr>
          <w:p w14:paraId="2F762387" w14:textId="77777777" w:rsidR="00135E51" w:rsidRPr="00B90347"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obj = {chartType: string (charts or table), data: 1d or 2darray depending on chartType, divID: string, options: {title: string}}</w:t>
            </w:r>
          </w:p>
        </w:tc>
        <w:tc>
          <w:tcPr>
            <w:tcW w:w="3123" w:type="dxa"/>
            <w:hideMark/>
          </w:tcPr>
          <w:p w14:paraId="623DCD74" w14:textId="77777777" w:rsidR="00135E51" w:rsidRPr="00D57E3F" w:rsidRDefault="00135E51" w:rsidP="00135E51">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r w:rsidRPr="00D57E3F">
              <w:rPr>
                <w:sz w:val="18"/>
                <w:szCs w:val="18"/>
                <w:lang w:val="es-HN"/>
              </w:rPr>
              <w:t>hydro[n].visualize.styles(obj)</w:t>
            </w:r>
          </w:p>
        </w:tc>
      </w:tr>
    </w:tbl>
    <w:p w14:paraId="0E0CBE7B" w14:textId="19F42E9B" w:rsidR="006B0FE5" w:rsidRPr="00D57E3F" w:rsidRDefault="006B0FE5" w:rsidP="00977E45">
      <w:pPr>
        <w:jc w:val="left"/>
        <w:rPr>
          <w:sz w:val="18"/>
          <w:szCs w:val="18"/>
          <w:lang w:val="es-HN"/>
        </w:rPr>
      </w:pPr>
    </w:p>
    <w:p w14:paraId="47ACB372" w14:textId="77777777" w:rsidR="006B0FE5" w:rsidRPr="00D57E3F" w:rsidRDefault="006B0FE5" w:rsidP="00977E45">
      <w:pPr>
        <w:jc w:val="left"/>
        <w:rPr>
          <w:sz w:val="18"/>
          <w:szCs w:val="18"/>
          <w:lang w:val="es-HN"/>
        </w:rPr>
      </w:pPr>
    </w:p>
    <w:tbl>
      <w:tblPr>
        <w:tblStyle w:val="GridTable1Light"/>
        <w:tblW w:w="14494" w:type="dxa"/>
        <w:jc w:val="center"/>
        <w:tblLook w:val="04A0" w:firstRow="1" w:lastRow="0" w:firstColumn="1" w:lastColumn="0" w:noHBand="0" w:noVBand="1"/>
      </w:tblPr>
      <w:tblGrid>
        <w:gridCol w:w="807"/>
        <w:gridCol w:w="1117"/>
        <w:gridCol w:w="1006"/>
        <w:gridCol w:w="2672"/>
        <w:gridCol w:w="5946"/>
        <w:gridCol w:w="2946"/>
      </w:tblGrid>
      <w:tr w:rsidR="00285CBE" w:rsidRPr="00B90347" w14:paraId="64D75D4B" w14:textId="77777777" w:rsidTr="00705AAC">
        <w:trPr>
          <w:cnfStyle w:val="100000000000" w:firstRow="1" w:lastRow="0" w:firstColumn="0" w:lastColumn="0" w:oddVBand="0" w:evenVBand="0" w:oddHBand="0" w:evenHBand="0" w:firstRowFirstColumn="0" w:firstRowLastColumn="0" w:lastRowFirstColumn="0" w:lastRowLastColumn="0"/>
          <w:trHeight w:val="6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C60BCFB" w14:textId="77777777" w:rsidR="00285CBE" w:rsidRPr="00B90347" w:rsidRDefault="00285CBE" w:rsidP="0070617C">
            <w:pPr>
              <w:pStyle w:val="tables1"/>
              <w:jc w:val="center"/>
              <w:rPr>
                <w:sz w:val="18"/>
                <w:szCs w:val="18"/>
              </w:rPr>
            </w:pPr>
            <w:r w:rsidRPr="00B90347">
              <w:rPr>
                <w:sz w:val="18"/>
                <w:szCs w:val="18"/>
              </w:rPr>
              <w:t>Module</w:t>
            </w:r>
          </w:p>
        </w:tc>
        <w:tc>
          <w:tcPr>
            <w:tcW w:w="0" w:type="auto"/>
            <w:noWrap/>
            <w:hideMark/>
          </w:tcPr>
          <w:p w14:paraId="563ED78D" w14:textId="77777777" w:rsidR="00285CBE" w:rsidRPr="00B90347" w:rsidRDefault="00285CBE" w:rsidP="0070617C">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Component</w:t>
            </w:r>
          </w:p>
        </w:tc>
        <w:tc>
          <w:tcPr>
            <w:tcW w:w="0" w:type="auto"/>
            <w:noWrap/>
            <w:hideMark/>
          </w:tcPr>
          <w:p w14:paraId="43E02B7E" w14:textId="77777777" w:rsidR="00285CBE" w:rsidRPr="00B90347"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Function</w:t>
            </w:r>
          </w:p>
        </w:tc>
        <w:tc>
          <w:tcPr>
            <w:tcW w:w="2701" w:type="dxa"/>
            <w:hideMark/>
          </w:tcPr>
          <w:p w14:paraId="09F15080" w14:textId="77777777" w:rsidR="00285CBE" w:rsidRPr="00B90347"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Arguments</w:t>
            </w:r>
          </w:p>
        </w:tc>
        <w:tc>
          <w:tcPr>
            <w:tcW w:w="6034" w:type="dxa"/>
            <w:hideMark/>
          </w:tcPr>
          <w:p w14:paraId="09A9FC2B" w14:textId="77777777" w:rsidR="00285CBE" w:rsidRPr="00B90347"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Example Arguments</w:t>
            </w:r>
          </w:p>
        </w:tc>
        <w:tc>
          <w:tcPr>
            <w:tcW w:w="2946" w:type="dxa"/>
            <w:noWrap/>
            <w:hideMark/>
          </w:tcPr>
          <w:p w14:paraId="593BC3E7" w14:textId="77777777" w:rsidR="00285CBE" w:rsidRPr="00B90347"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rPr>
                <w:sz w:val="18"/>
                <w:szCs w:val="18"/>
              </w:rPr>
            </w:pPr>
            <w:r w:rsidRPr="00B90347">
              <w:rPr>
                <w:sz w:val="18"/>
                <w:szCs w:val="18"/>
              </w:rPr>
              <w:t>Example function call</w:t>
            </w:r>
          </w:p>
        </w:tc>
      </w:tr>
      <w:tr w:rsidR="00285CBE" w:rsidRPr="00D57E3F" w14:paraId="65C88C7A" w14:textId="77777777" w:rsidTr="00705AAC">
        <w:trPr>
          <w:trHeight w:val="6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22E10F" w14:textId="77777777" w:rsidR="00285CBE" w:rsidRPr="00B90347" w:rsidRDefault="00285CBE" w:rsidP="0070617C">
            <w:pPr>
              <w:pStyle w:val="tables1"/>
              <w:jc w:val="center"/>
              <w:rPr>
                <w:b w:val="0"/>
                <w:bCs w:val="0"/>
                <w:sz w:val="18"/>
                <w:szCs w:val="18"/>
              </w:rPr>
            </w:pPr>
            <w:r w:rsidRPr="00B90347">
              <w:rPr>
                <w:b w:val="0"/>
                <w:bCs w:val="0"/>
                <w:sz w:val="18"/>
                <w:szCs w:val="18"/>
              </w:rPr>
              <w:t>Map</w:t>
            </w:r>
          </w:p>
        </w:tc>
        <w:tc>
          <w:tcPr>
            <w:tcW w:w="0" w:type="auto"/>
            <w:noWrap/>
            <w:hideMark/>
          </w:tcPr>
          <w:p w14:paraId="1620DBFC" w14:textId="77777777" w:rsidR="00285CBE" w:rsidRPr="00B90347" w:rsidRDefault="00285CBE" w:rsidP="0070617C">
            <w:pPr>
              <w:pStyle w:val="tables1"/>
              <w:jc w:val="center"/>
              <w:cnfStyle w:val="000000000000" w:firstRow="0" w:lastRow="0" w:firstColumn="0" w:lastColumn="0" w:oddVBand="0" w:evenVBand="0" w:oddHBand="0" w:evenHBand="0" w:firstRowFirstColumn="0" w:firstRowLastColumn="0" w:lastRowFirstColumn="0" w:lastRowLastColumn="0"/>
              <w:rPr>
                <w:i/>
                <w:iCs/>
                <w:sz w:val="18"/>
                <w:szCs w:val="18"/>
              </w:rPr>
            </w:pPr>
            <w:r w:rsidRPr="00B90347">
              <w:rPr>
                <w:i/>
                <w:iCs/>
                <w:sz w:val="18"/>
                <w:szCs w:val="18"/>
              </w:rPr>
              <w:t>maps</w:t>
            </w:r>
          </w:p>
        </w:tc>
        <w:tc>
          <w:tcPr>
            <w:tcW w:w="0" w:type="auto"/>
            <w:noWrap/>
            <w:hideMark/>
          </w:tcPr>
          <w:p w14:paraId="05A41CBB"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loader</w:t>
            </w:r>
          </w:p>
        </w:tc>
        <w:tc>
          <w:tcPr>
            <w:tcW w:w="2701" w:type="dxa"/>
            <w:hideMark/>
          </w:tcPr>
          <w:p w14:paraId="03EEDEAB"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Object - map</w:t>
            </w:r>
          </w:p>
        </w:tc>
        <w:tc>
          <w:tcPr>
            <w:tcW w:w="6034" w:type="dxa"/>
            <w:hideMark/>
          </w:tcPr>
          <w:p w14:paraId="7DE10A74"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obj = {maptype: string}</w:t>
            </w:r>
          </w:p>
        </w:tc>
        <w:tc>
          <w:tcPr>
            <w:tcW w:w="2946" w:type="dxa"/>
            <w:hideMark/>
          </w:tcPr>
          <w:p w14:paraId="3D5AF728" w14:textId="77777777" w:rsidR="00285CBE" w:rsidRPr="00D57E3F"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r w:rsidRPr="00D57E3F">
              <w:rPr>
                <w:sz w:val="18"/>
                <w:szCs w:val="18"/>
                <w:lang w:val="es-HN"/>
              </w:rPr>
              <w:t>hydro[n].map.loader(obj)</w:t>
            </w:r>
          </w:p>
        </w:tc>
      </w:tr>
      <w:tr w:rsidR="00285CBE" w:rsidRPr="00B90347" w14:paraId="442D6CB5" w14:textId="77777777" w:rsidTr="00705AAC">
        <w:trPr>
          <w:trHeight w:val="60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9C20115" w14:textId="1673186C" w:rsidR="00285CBE" w:rsidRPr="00D57E3F" w:rsidRDefault="00285CBE" w:rsidP="00285CBE">
            <w:pPr>
              <w:pStyle w:val="tables1"/>
              <w:rPr>
                <w:sz w:val="18"/>
                <w:szCs w:val="18"/>
                <w:lang w:val="es-HN"/>
              </w:rPr>
            </w:pPr>
          </w:p>
        </w:tc>
        <w:tc>
          <w:tcPr>
            <w:tcW w:w="0" w:type="auto"/>
            <w:noWrap/>
          </w:tcPr>
          <w:p w14:paraId="02B05787" w14:textId="36C74A1D" w:rsidR="00285CBE" w:rsidRPr="00D57E3F"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lang w:val="es-HN"/>
              </w:rPr>
            </w:pPr>
          </w:p>
        </w:tc>
        <w:tc>
          <w:tcPr>
            <w:tcW w:w="0" w:type="auto"/>
            <w:noWrap/>
            <w:hideMark/>
          </w:tcPr>
          <w:p w14:paraId="421A81CD"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Layers</w:t>
            </w:r>
          </w:p>
        </w:tc>
        <w:tc>
          <w:tcPr>
            <w:tcW w:w="2701" w:type="dxa"/>
            <w:hideMark/>
          </w:tcPr>
          <w:p w14:paraId="0DF27251"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Object - maptype, layertype as object</w:t>
            </w:r>
          </w:p>
        </w:tc>
        <w:tc>
          <w:tcPr>
            <w:tcW w:w="6034" w:type="dxa"/>
            <w:hideMark/>
          </w:tcPr>
          <w:p w14:paraId="29183391"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obj2 = {maptype: string, layertype: {type: string, markertype: string, coord: 1d array, name: string}} var obj3 = {maptype: string, layertype: {type: string}}</w:t>
            </w:r>
          </w:p>
        </w:tc>
        <w:tc>
          <w:tcPr>
            <w:tcW w:w="2946" w:type="dxa"/>
            <w:hideMark/>
          </w:tcPr>
          <w:p w14:paraId="207F069D"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hydro[n].map.Layers(obj)</w:t>
            </w:r>
          </w:p>
        </w:tc>
      </w:tr>
      <w:tr w:rsidR="00285CBE" w:rsidRPr="00B90347" w14:paraId="1CD800EC" w14:textId="77777777" w:rsidTr="00705AAC">
        <w:trPr>
          <w:trHeight w:val="40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DB03406" w14:textId="42B4C258" w:rsidR="00285CBE" w:rsidRPr="00B90347" w:rsidRDefault="00285CBE" w:rsidP="00285CBE">
            <w:pPr>
              <w:pStyle w:val="tables1"/>
              <w:rPr>
                <w:sz w:val="18"/>
                <w:szCs w:val="18"/>
              </w:rPr>
            </w:pPr>
          </w:p>
        </w:tc>
        <w:tc>
          <w:tcPr>
            <w:tcW w:w="0" w:type="auto"/>
            <w:noWrap/>
          </w:tcPr>
          <w:p w14:paraId="0BC87C9C" w14:textId="587CB190"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noWrap/>
            <w:hideMark/>
          </w:tcPr>
          <w:p w14:paraId="25612984"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renderMap</w:t>
            </w:r>
          </w:p>
        </w:tc>
        <w:tc>
          <w:tcPr>
            <w:tcW w:w="2701" w:type="dxa"/>
            <w:hideMark/>
          </w:tcPr>
          <w:p w14:paraId="1B827350"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Object - maptype, lat, lon, zoom, layertype as object</w:t>
            </w:r>
          </w:p>
        </w:tc>
        <w:tc>
          <w:tcPr>
            <w:tcW w:w="6034" w:type="dxa"/>
            <w:hideMark/>
          </w:tcPr>
          <w:p w14:paraId="768E8D0A"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var obj = {maptype: string, lat: number, lon: number, zoom, number, layertype: {type: string, name: string}}</w:t>
            </w:r>
          </w:p>
        </w:tc>
        <w:tc>
          <w:tcPr>
            <w:tcW w:w="2946" w:type="dxa"/>
            <w:hideMark/>
          </w:tcPr>
          <w:p w14:paraId="55C5B5B0" w14:textId="77777777" w:rsidR="00285CBE" w:rsidRPr="00B90347" w:rsidRDefault="00285CBE" w:rsidP="00285CBE">
            <w:pPr>
              <w:pStyle w:val="tables1"/>
              <w:cnfStyle w:val="000000000000" w:firstRow="0" w:lastRow="0" w:firstColumn="0" w:lastColumn="0" w:oddVBand="0" w:evenVBand="0" w:oddHBand="0" w:evenHBand="0" w:firstRowFirstColumn="0" w:firstRowLastColumn="0" w:lastRowFirstColumn="0" w:lastRowLastColumn="0"/>
              <w:rPr>
                <w:sz w:val="18"/>
                <w:szCs w:val="18"/>
              </w:rPr>
            </w:pPr>
            <w:r w:rsidRPr="00B90347">
              <w:rPr>
                <w:sz w:val="18"/>
                <w:szCs w:val="18"/>
              </w:rPr>
              <w:t>hydro[n].map.renderMap(obj)</w:t>
            </w:r>
          </w:p>
        </w:tc>
      </w:tr>
    </w:tbl>
    <w:p w14:paraId="7E0E0CE9" w14:textId="77777777" w:rsidR="00CB5C40" w:rsidRDefault="00CB5C40" w:rsidP="00CB5C40">
      <w:pPr>
        <w:ind w:firstLine="0"/>
        <w:rPr>
          <w:ins w:id="3583" w:author="Carlos Erazo" w:date="2020-08-15T06:05:00Z"/>
        </w:rPr>
        <w:sectPr w:rsidR="00CB5C40" w:rsidSect="00AC32FC">
          <w:pgSz w:w="15840" w:h="12240" w:orient="landscape"/>
          <w:pgMar w:top="1440" w:right="1440" w:bottom="1440" w:left="1440" w:header="1800" w:footer="1800" w:gutter="0"/>
          <w:cols w:space="720"/>
          <w:docGrid w:linePitch="360"/>
        </w:sectPr>
        <w:pPrChange w:id="3584" w:author="Carlos Erazo" w:date="2020-08-15T06:05:00Z">
          <w:pPr>
            <w:jc w:val="center"/>
          </w:pPr>
        </w:pPrChange>
      </w:pPr>
    </w:p>
    <w:p w14:paraId="101A3A05" w14:textId="49DA482A" w:rsidR="00CB5C40" w:rsidRPr="00CB5C40" w:rsidDel="00CB5C40" w:rsidRDefault="00CB5C40" w:rsidP="00CB5C40">
      <w:pPr>
        <w:tabs>
          <w:tab w:val="center" w:pos="6840"/>
        </w:tabs>
        <w:ind w:firstLine="0"/>
        <w:rPr>
          <w:del w:id="3585" w:author="Carlos Erazo" w:date="2020-08-15T06:05:00Z"/>
        </w:rPr>
        <w:sectPr w:rsidR="00CB5C40" w:rsidRPr="00CB5C40" w:rsidDel="00CB5C40" w:rsidSect="00CB5C40">
          <w:pgSz w:w="12240" w:h="15840" w:orient="portrait"/>
          <w:pgMar w:top="1440" w:right="1440" w:bottom="1440" w:left="1440" w:header="1800" w:footer="1800" w:gutter="0"/>
          <w:cols w:space="720"/>
          <w:docGrid w:linePitch="360"/>
          <w:sectPrChange w:id="3586" w:author="Carlos Erazo" w:date="2020-08-15T06:05:00Z">
            <w:sectPr w:rsidR="00CB5C40" w:rsidRPr="00CB5C40" w:rsidDel="00CB5C40" w:rsidSect="00CB5C40">
              <w:pgSz w:w="15840" w:h="12240" w:orient="landscape"/>
              <w:pgMar w:top="1440" w:right="1440" w:bottom="1440" w:left="1440" w:header="1800" w:footer="1800" w:gutter="0"/>
            </w:sectPr>
          </w:sectPrChange>
        </w:sectPr>
        <w:pPrChange w:id="3587" w:author="Carlos Erazo" w:date="2020-08-15T06:05:00Z">
          <w:pPr>
            <w:jc w:val="center"/>
          </w:pPr>
        </w:pPrChange>
      </w:pPr>
    </w:p>
    <w:p w14:paraId="4B6B4014" w14:textId="60415DB9" w:rsidR="006E5137" w:rsidRPr="00B90347" w:rsidDel="00CB5C40" w:rsidRDefault="006E5137" w:rsidP="00CB5C40">
      <w:pPr>
        <w:ind w:firstLine="0"/>
        <w:jc w:val="left"/>
        <w:rPr>
          <w:del w:id="3588" w:author="Carlos Erazo" w:date="2020-08-15T06:05:00Z"/>
        </w:rPr>
        <w:pPrChange w:id="3589" w:author="Carlos Erazo" w:date="2020-08-15T06:05:00Z">
          <w:pPr>
            <w:jc w:val="left"/>
          </w:pPr>
        </w:pPrChange>
      </w:pPr>
    </w:p>
    <w:p w14:paraId="7F4D12FF" w14:textId="3AC6308D" w:rsidR="0060171E" w:rsidRPr="00B90347" w:rsidDel="00CB5C40" w:rsidRDefault="0060171E" w:rsidP="00977E45">
      <w:pPr>
        <w:jc w:val="left"/>
        <w:rPr>
          <w:del w:id="3590" w:author="Carlos Erazo" w:date="2020-08-15T06:05:00Z"/>
        </w:rPr>
      </w:pPr>
    </w:p>
    <w:p w14:paraId="4E44D3F8" w14:textId="19E329C5" w:rsidR="006E5137" w:rsidRPr="00B90347" w:rsidDel="00CB5C40" w:rsidRDefault="006E5137" w:rsidP="00977E45">
      <w:pPr>
        <w:jc w:val="left"/>
        <w:rPr>
          <w:del w:id="3591" w:author="Carlos Erazo" w:date="2020-08-15T06:05:00Z"/>
        </w:rPr>
      </w:pPr>
    </w:p>
    <w:p w14:paraId="5FF41722" w14:textId="62BA2325" w:rsidR="00403FE5" w:rsidRPr="00B90347" w:rsidRDefault="00403FE5" w:rsidP="00CB5C40">
      <w:pPr>
        <w:ind w:firstLine="0"/>
        <w:jc w:val="left"/>
        <w:pPrChange w:id="3592" w:author="Carlos Erazo" w:date="2020-08-15T06:05:00Z">
          <w:pPr>
            <w:jc w:val="left"/>
          </w:pPr>
        </w:pPrChange>
      </w:pPr>
    </w:p>
    <w:p w14:paraId="679AF9CF" w14:textId="1B067B6F" w:rsidR="00E64173" w:rsidRPr="00B90347" w:rsidRDefault="00E64173" w:rsidP="00B72925">
      <w:pPr>
        <w:jc w:val="left"/>
      </w:pPr>
    </w:p>
    <w:p w14:paraId="6A5B0210" w14:textId="2D781E0C" w:rsidR="0012691D" w:rsidRPr="00B90347" w:rsidRDefault="0012691D">
      <w:pPr>
        <w:jc w:val="left"/>
      </w:pPr>
    </w:p>
    <w:p w14:paraId="4DDCB18A" w14:textId="77777777" w:rsidR="00E64173" w:rsidRPr="00B90347" w:rsidRDefault="00E64173"/>
    <w:sectPr w:rsidR="00E64173" w:rsidRPr="00B90347" w:rsidSect="00AC32FC">
      <w:headerReference w:type="even" r:id="rId129"/>
      <w:footerReference w:type="even" r:id="rId130"/>
      <w:pgSz w:w="12240" w:h="15840"/>
      <w:pgMar w:top="3600" w:right="3600" w:bottom="3600" w:left="3600" w:header="1800" w:footer="180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2" w:author="Yusuf Sermet" w:date="2020-08-14T11:11:00Z" w:initials="Y">
    <w:p w14:paraId="38B07B1D" w14:textId="77777777" w:rsidR="00D57E3F" w:rsidRDefault="00D57E3F" w:rsidP="00D57E3F">
      <w:pPr>
        <w:pStyle w:val="CommentText"/>
      </w:pPr>
      <w:r>
        <w:rPr>
          <w:rStyle w:val="CommentReference"/>
        </w:rPr>
        <w:annotationRef/>
      </w:r>
      <w:r>
        <w:t>Unless your school requires otherwise, I don’t think you need to give section numbers to Abbreviations, References, and Appendix.</w:t>
      </w:r>
    </w:p>
    <w:p w14:paraId="656FE3B2" w14:textId="77777777" w:rsidR="00D57E3F" w:rsidRDefault="00D57E3F" w:rsidP="00D57E3F">
      <w:pPr>
        <w:pStyle w:val="CommentText"/>
      </w:pPr>
    </w:p>
    <w:p w14:paraId="107F0D8A" w14:textId="77777777" w:rsidR="00D57E3F" w:rsidRDefault="00D57E3F" w:rsidP="00D57E3F">
      <w:pPr>
        <w:pStyle w:val="CommentText"/>
        <w:ind w:firstLine="0"/>
      </w:pPr>
      <w:r>
        <w:t>Also, it feels like the objectives and literature review can just be given under the Intro, like below. Up to you ofc, just a suggestion.</w:t>
      </w:r>
    </w:p>
    <w:p w14:paraId="753733DB" w14:textId="77777777" w:rsidR="00D57E3F" w:rsidRDefault="00D57E3F" w:rsidP="00D57E3F">
      <w:pPr>
        <w:pStyle w:val="CommentText"/>
        <w:ind w:firstLine="0"/>
      </w:pPr>
    </w:p>
    <w:p w14:paraId="61CD58C2" w14:textId="77777777" w:rsidR="00D57E3F" w:rsidRDefault="00D57E3F" w:rsidP="00D57E3F">
      <w:pPr>
        <w:pStyle w:val="CommentText"/>
        <w:numPr>
          <w:ilvl w:val="0"/>
          <w:numId w:val="49"/>
        </w:numPr>
      </w:pPr>
      <w:r>
        <w:t xml:space="preserve"> Intro</w:t>
      </w:r>
    </w:p>
    <w:p w14:paraId="1DD30297" w14:textId="77777777" w:rsidR="00D57E3F" w:rsidRDefault="00D57E3F" w:rsidP="00D57E3F">
      <w:pPr>
        <w:pStyle w:val="CommentText"/>
        <w:numPr>
          <w:ilvl w:val="1"/>
          <w:numId w:val="49"/>
        </w:numPr>
      </w:pPr>
      <w:r>
        <w:t xml:space="preserve"> Objectives</w:t>
      </w:r>
    </w:p>
    <w:p w14:paraId="431714DA" w14:textId="77777777" w:rsidR="00D57E3F" w:rsidRDefault="00D57E3F" w:rsidP="00D57E3F">
      <w:pPr>
        <w:pStyle w:val="CommentText"/>
        <w:numPr>
          <w:ilvl w:val="1"/>
          <w:numId w:val="49"/>
        </w:numPr>
      </w:pPr>
      <w:r>
        <w:t xml:space="preserve"> Lit. Review</w:t>
      </w:r>
    </w:p>
    <w:p w14:paraId="6787B94C" w14:textId="77777777" w:rsidR="00D57E3F" w:rsidRDefault="00D57E3F" w:rsidP="00D57E3F">
      <w:pPr>
        <w:pStyle w:val="CommentText"/>
        <w:numPr>
          <w:ilvl w:val="1"/>
          <w:numId w:val="49"/>
        </w:numPr>
      </w:pPr>
      <w:r>
        <w:t xml:space="preserve"> Background (or background can be section 2 as well)</w:t>
      </w:r>
    </w:p>
  </w:comment>
  <w:comment w:id="153" w:author="Demir, Ibrahim" w:date="2020-08-14T16:00:00Z" w:initials="DI">
    <w:p w14:paraId="5CDC8B19" w14:textId="77777777" w:rsidR="00D57E3F" w:rsidRDefault="00D57E3F" w:rsidP="00D57E3F">
      <w:pPr>
        <w:pStyle w:val="CommentText"/>
      </w:pPr>
      <w:r>
        <w:rPr>
          <w:rStyle w:val="CommentReference"/>
        </w:rPr>
        <w:annotationRef/>
      </w:r>
      <w:r>
        <w:t>You will also need a title page, acknowledgement, etc.</w:t>
      </w:r>
    </w:p>
    <w:p w14:paraId="13D12CE7" w14:textId="77777777" w:rsidR="00D57E3F" w:rsidRDefault="00D57E3F" w:rsidP="00D57E3F">
      <w:pPr>
        <w:pStyle w:val="CommentText"/>
      </w:pPr>
    </w:p>
    <w:p w14:paraId="5AB46632" w14:textId="77777777" w:rsidR="00D57E3F" w:rsidRDefault="00D57E3F" w:rsidP="00D57E3F">
      <w:pPr>
        <w:pStyle w:val="CommentText"/>
      </w:pPr>
      <w:r>
        <w:t>List of tables, figures, … should start from a new page</w:t>
      </w:r>
    </w:p>
  </w:comment>
  <w:comment w:id="154" w:author="Carlos Erazo" w:date="2020-08-14T22:12:00Z" w:initials="CE">
    <w:p w14:paraId="55C1628E" w14:textId="77777777" w:rsidR="00D57E3F" w:rsidRDefault="00D57E3F" w:rsidP="00D57E3F">
      <w:pPr>
        <w:pStyle w:val="CommentText"/>
      </w:pPr>
      <w:r>
        <w:rPr>
          <w:rStyle w:val="CommentReference"/>
        </w:rPr>
        <w:annotationRef/>
      </w:r>
      <w:r>
        <w:t>I did what you mentioned and merged objects and literature review on a single chapter. Also removed abbreviations for abbreviations, references and appendix.</w:t>
      </w:r>
    </w:p>
  </w:comment>
  <w:comment w:id="155" w:author="Carlos Erazo" w:date="2020-08-14T22:13:00Z" w:initials="CE">
    <w:p w14:paraId="76EECBFB" w14:textId="77777777" w:rsidR="00D57E3F" w:rsidRDefault="00D57E3F" w:rsidP="00D57E3F">
      <w:pPr>
        <w:pStyle w:val="CommentText"/>
      </w:pPr>
      <w:r>
        <w:rPr>
          <w:rStyle w:val="CommentReference"/>
        </w:rPr>
        <w:annotationRef/>
      </w:r>
    </w:p>
  </w:comment>
  <w:comment w:id="160" w:author="Yusuf Sermet" w:date="2020-08-14T11:11:00Z" w:initials="Y">
    <w:p w14:paraId="5CD1EC92" w14:textId="11A501BD" w:rsidR="00A9209F" w:rsidRDefault="00A9209F">
      <w:pPr>
        <w:pStyle w:val="CommentText"/>
      </w:pPr>
      <w:r>
        <w:rPr>
          <w:rStyle w:val="CommentReference"/>
        </w:rPr>
        <w:annotationRef/>
      </w:r>
      <w:r>
        <w:t>Unless your school requires otherwise, I don’t think you need to give section numbers to Abbreviations, References, and Appendix.</w:t>
      </w:r>
    </w:p>
    <w:p w14:paraId="11958376" w14:textId="77777777" w:rsidR="00A9209F" w:rsidRDefault="00A9209F">
      <w:pPr>
        <w:pStyle w:val="CommentText"/>
      </w:pPr>
    </w:p>
    <w:p w14:paraId="52666F80" w14:textId="1C5180AB" w:rsidR="00A9209F" w:rsidRDefault="00A9209F" w:rsidP="00200777">
      <w:pPr>
        <w:pStyle w:val="CommentText"/>
        <w:ind w:firstLine="0"/>
      </w:pPr>
      <w:r>
        <w:t>Also, it feels like the objectives and literature review can just be given under the Intro, like below. Up to you ofc, just a suggestion.</w:t>
      </w:r>
    </w:p>
    <w:p w14:paraId="5938F6B1" w14:textId="77777777" w:rsidR="00A9209F" w:rsidRDefault="00A9209F" w:rsidP="00200777">
      <w:pPr>
        <w:pStyle w:val="CommentText"/>
        <w:ind w:firstLine="0"/>
      </w:pPr>
    </w:p>
    <w:p w14:paraId="1BA2E852" w14:textId="4602D9E0" w:rsidR="00A9209F" w:rsidRDefault="00A9209F" w:rsidP="004C18CD">
      <w:pPr>
        <w:pStyle w:val="CommentText"/>
        <w:numPr>
          <w:ilvl w:val="0"/>
          <w:numId w:val="49"/>
        </w:numPr>
      </w:pPr>
      <w:r>
        <w:t xml:space="preserve"> Intro</w:t>
      </w:r>
    </w:p>
    <w:p w14:paraId="69A12D44" w14:textId="77777777" w:rsidR="00A9209F" w:rsidRDefault="00A9209F" w:rsidP="00200777">
      <w:pPr>
        <w:pStyle w:val="CommentText"/>
        <w:numPr>
          <w:ilvl w:val="1"/>
          <w:numId w:val="49"/>
        </w:numPr>
      </w:pPr>
      <w:r>
        <w:t xml:space="preserve"> Objectives</w:t>
      </w:r>
    </w:p>
    <w:p w14:paraId="31BF8698" w14:textId="3B747722" w:rsidR="00A9209F" w:rsidRDefault="00A9209F" w:rsidP="00200777">
      <w:pPr>
        <w:pStyle w:val="CommentText"/>
        <w:numPr>
          <w:ilvl w:val="1"/>
          <w:numId w:val="49"/>
        </w:numPr>
      </w:pPr>
      <w:r>
        <w:t xml:space="preserve"> Lit. Review</w:t>
      </w:r>
    </w:p>
    <w:p w14:paraId="0AAE6F95" w14:textId="3D111398" w:rsidR="00A9209F" w:rsidRDefault="00A9209F" w:rsidP="00200777">
      <w:pPr>
        <w:pStyle w:val="CommentText"/>
        <w:numPr>
          <w:ilvl w:val="1"/>
          <w:numId w:val="49"/>
        </w:numPr>
      </w:pPr>
      <w:r>
        <w:t xml:space="preserve"> Background (or background can be section 2 as well)</w:t>
      </w:r>
    </w:p>
  </w:comment>
  <w:comment w:id="161" w:author="Demir, Ibrahim" w:date="2020-08-14T16:00:00Z" w:initials="DI">
    <w:p w14:paraId="6272B183" w14:textId="77777777" w:rsidR="00A9209F" w:rsidRDefault="00A9209F">
      <w:pPr>
        <w:pStyle w:val="CommentText"/>
      </w:pPr>
      <w:r>
        <w:rPr>
          <w:rStyle w:val="CommentReference"/>
        </w:rPr>
        <w:annotationRef/>
      </w:r>
      <w:r>
        <w:t>You will also need a title page, acknowledgement, etc.</w:t>
      </w:r>
    </w:p>
    <w:p w14:paraId="6510E75F" w14:textId="77777777" w:rsidR="00A9209F" w:rsidRDefault="00A9209F">
      <w:pPr>
        <w:pStyle w:val="CommentText"/>
      </w:pPr>
    </w:p>
    <w:p w14:paraId="54892038" w14:textId="77777777" w:rsidR="00A9209F" w:rsidRDefault="00A9209F">
      <w:pPr>
        <w:pStyle w:val="CommentText"/>
      </w:pPr>
      <w:r>
        <w:t>List of tables, figures, … should start from a new page</w:t>
      </w:r>
    </w:p>
  </w:comment>
  <w:comment w:id="162" w:author="Carlos Erazo" w:date="2020-08-14T22:12:00Z" w:initials="CE">
    <w:p w14:paraId="041AAB15" w14:textId="324311FD" w:rsidR="00A9209F" w:rsidRDefault="00A9209F">
      <w:pPr>
        <w:pStyle w:val="CommentText"/>
      </w:pPr>
      <w:r>
        <w:rPr>
          <w:rStyle w:val="CommentReference"/>
        </w:rPr>
        <w:annotationRef/>
      </w:r>
      <w:r>
        <w:t>I did what you mentioned and merged objects and literature review on a single chapter. Also removed abbreviations for abbreviations, references and appendix.</w:t>
      </w:r>
    </w:p>
  </w:comment>
  <w:comment w:id="163" w:author="Carlos Erazo" w:date="2020-08-14T22:13:00Z" w:initials="CE">
    <w:p w14:paraId="0114EC68" w14:textId="1ABDFF1E" w:rsidR="00A9209F" w:rsidRDefault="00A9209F">
      <w:pPr>
        <w:pStyle w:val="CommentText"/>
      </w:pPr>
      <w:r>
        <w:rPr>
          <w:rStyle w:val="CommentReference"/>
        </w:rPr>
        <w:annotationRef/>
      </w:r>
    </w:p>
  </w:comment>
  <w:comment w:id="2415" w:author="Yusuf Sermet" w:date="2020-08-14T11:38:00Z" w:initials="Y">
    <w:p w14:paraId="417402A6" w14:textId="451C5F1B" w:rsidR="00A9209F" w:rsidRDefault="00A9209F">
      <w:pPr>
        <w:pStyle w:val="CommentText"/>
      </w:pPr>
      <w:r>
        <w:rPr>
          <w:rStyle w:val="CommentReference"/>
        </w:rPr>
        <w:annotationRef/>
      </w:r>
      <w:r>
        <w:t>You might need to add JSON and CSV to the abbreviations as you are using them in the text.</w:t>
      </w:r>
    </w:p>
  </w:comment>
  <w:comment w:id="2416" w:author="Carlos Erazo" w:date="2020-08-14T22:20:00Z" w:initials="CE">
    <w:p w14:paraId="5215EAD4" w14:textId="5131D03B" w:rsidR="00A9209F" w:rsidRDefault="00A9209F">
      <w:pPr>
        <w:pStyle w:val="CommentText"/>
      </w:pPr>
      <w:r>
        <w:rPr>
          <w:rStyle w:val="CommentReference"/>
        </w:rPr>
        <w:annotationRef/>
      </w:r>
      <w:r>
        <w:t>Added!</w:t>
      </w:r>
    </w:p>
  </w:comment>
  <w:comment w:id="2417" w:author="Carlos Erazo" w:date="2020-08-14T22:20:00Z" w:initials="CE">
    <w:p w14:paraId="7F0E4324" w14:textId="6132C8DE" w:rsidR="00A9209F" w:rsidRDefault="00A9209F">
      <w:pPr>
        <w:pStyle w:val="CommentText"/>
      </w:pPr>
      <w:r>
        <w:rPr>
          <w:rStyle w:val="CommentReference"/>
        </w:rPr>
        <w:annotationRef/>
      </w:r>
    </w:p>
  </w:comment>
  <w:comment w:id="2485" w:author="Yusuf Sermet" w:date="2020-08-14T11:00:00Z" w:initials="Y">
    <w:p w14:paraId="337A4549" w14:textId="583E8F97" w:rsidR="00A9209F" w:rsidRDefault="00A9209F">
      <w:pPr>
        <w:pStyle w:val="CommentText"/>
      </w:pPr>
      <w:r>
        <w:rPr>
          <w:rStyle w:val="CommentReference"/>
        </w:rPr>
        <w:annotationRef/>
      </w:r>
      <w:r>
        <w:t>Instead of “applications”, consider using “software” or “libraries”</w:t>
      </w:r>
    </w:p>
  </w:comment>
  <w:comment w:id="2484" w:author="Carlos Erazo" w:date="2020-08-14T22:09:00Z" w:initials="CE">
    <w:p w14:paraId="12F4E43A" w14:textId="77C5D276" w:rsidR="00A9209F" w:rsidRDefault="00A9209F">
      <w:pPr>
        <w:pStyle w:val="CommentText"/>
      </w:pPr>
      <w:r>
        <w:rPr>
          <w:rStyle w:val="CommentReference"/>
        </w:rPr>
        <w:annotationRef/>
      </w:r>
      <w:r>
        <w:t>Perfect, will go with libraries!</w:t>
      </w:r>
    </w:p>
  </w:comment>
  <w:comment w:id="2486" w:author="Yusuf Sermet" w:date="2020-08-14T11:10:00Z" w:initials="Y">
    <w:p w14:paraId="19D92649" w14:textId="42E3D197" w:rsidR="00A9209F" w:rsidRDefault="00A9209F">
      <w:pPr>
        <w:pStyle w:val="CommentText"/>
      </w:pPr>
      <w:r>
        <w:rPr>
          <w:rStyle w:val="CommentReference"/>
        </w:rPr>
        <w:annotationRef/>
      </w:r>
      <w:r>
        <w:t>All tables and figures need to be cited within the text.</w:t>
      </w:r>
    </w:p>
  </w:comment>
  <w:comment w:id="2577" w:author="Yusuf Sermet" w:date="2020-08-14T12:11:00Z" w:initials="Y">
    <w:p w14:paraId="7A17B547" w14:textId="2ACE561D" w:rsidR="00A9209F" w:rsidRDefault="00A9209F" w:rsidP="00DD58D8">
      <w:pPr>
        <w:pStyle w:val="CommentText"/>
        <w:ind w:firstLine="0"/>
      </w:pPr>
      <w:r>
        <w:rPr>
          <w:rStyle w:val="CommentReference"/>
        </w:rPr>
        <w:annotationRef/>
      </w:r>
      <w:r>
        <w:rPr>
          <w:rStyle w:val="CommentReference"/>
        </w:rPr>
        <w:t>This section gives the technical/scientific background of your work. I wonder if the title can be expanded to reflect that? It should be alright if not.</w:t>
      </w:r>
    </w:p>
  </w:comment>
  <w:comment w:id="2672" w:author="Yusuf Sermet" w:date="2020-08-14T12:07:00Z" w:initials="Y">
    <w:p w14:paraId="65DF7B69" w14:textId="3E466E66" w:rsidR="00A9209F" w:rsidRDefault="00A9209F" w:rsidP="00A740B8">
      <w:pPr>
        <w:pStyle w:val="CommentText"/>
      </w:pPr>
      <w:r>
        <w:rPr>
          <w:rStyle w:val="CommentReference"/>
        </w:rPr>
        <w:annotationRef/>
      </w:r>
      <w:r>
        <w:t xml:space="preserve">If you want to put more figures for neural nets, there are thousands available in recent articles. Examples are in our recent DL article: </w:t>
      </w:r>
      <w:hyperlink r:id="rId1" w:history="1">
        <w:r>
          <w:rPr>
            <w:rStyle w:val="Hyperlink"/>
          </w:rPr>
          <w:t>https://eartharxiv.org/xs36g/</w:t>
        </w:r>
      </w:hyperlink>
    </w:p>
  </w:comment>
  <w:comment w:id="2673" w:author="Carlos Erazo" w:date="2020-08-14T22:25:00Z" w:initials="CE">
    <w:p w14:paraId="5CA9C746" w14:textId="21F5578C" w:rsidR="00A9209F" w:rsidRDefault="00A9209F">
      <w:pPr>
        <w:pStyle w:val="CommentText"/>
      </w:pPr>
      <w:r>
        <w:rPr>
          <w:rStyle w:val="CommentReference"/>
        </w:rPr>
        <w:annotationRef/>
      </w:r>
      <w:r>
        <w:t>Thanks for the suggestion and have changed the pictures using some of the paper you published. Amazing btw! Wished I would have seen it sooner!</w:t>
      </w:r>
    </w:p>
  </w:comment>
  <w:comment w:id="2674" w:author="Carlos Erazo" w:date="2020-08-14T22:26:00Z" w:initials="CE">
    <w:p w14:paraId="5C2C5B77" w14:textId="2CBDDA9E" w:rsidR="00A9209F" w:rsidRDefault="00A9209F">
      <w:pPr>
        <w:pStyle w:val="CommentText"/>
      </w:pPr>
      <w:r>
        <w:rPr>
          <w:rStyle w:val="CommentReference"/>
        </w:rPr>
        <w:annotationRef/>
      </w:r>
    </w:p>
  </w:comment>
  <w:comment w:id="2677" w:author="Yusuf Sermet" w:date="2020-08-14T11:57:00Z" w:initials="Y">
    <w:p w14:paraId="6DEEF2A4" w14:textId="4334E6F3" w:rsidR="00A9209F" w:rsidRDefault="00A9209F">
      <w:pPr>
        <w:pStyle w:val="CommentText"/>
      </w:pPr>
      <w:r>
        <w:rPr>
          <w:rStyle w:val="CommentReference"/>
        </w:rPr>
        <w:annotationRef/>
      </w:r>
      <w:r>
        <w:t xml:space="preserve">Might be better to phrase it as: Kohonen’s </w:t>
      </w:r>
      <w:r w:rsidRPr="000400B1">
        <w:t>Self-organizing map</w:t>
      </w:r>
    </w:p>
  </w:comment>
  <w:comment w:id="2676" w:author="Yusuf Sermet" w:date="2020-08-14T11:58:00Z" w:initials="Y">
    <w:p w14:paraId="51535F9E" w14:textId="19C67802" w:rsidR="00A9209F" w:rsidRDefault="00A9209F">
      <w:pPr>
        <w:pStyle w:val="CommentText"/>
      </w:pPr>
      <w:r>
        <w:rPr>
          <w:rStyle w:val="CommentReference"/>
        </w:rPr>
        <w:annotationRef/>
      </w:r>
      <w:r>
        <w:t>These descriptions are very short. It may be alright to put a short paragraph to each of them with citations. Or if you want to keep it short, maybe this can be turned into a table?</w:t>
      </w:r>
    </w:p>
  </w:comment>
  <w:comment w:id="2679" w:author="Yusuf Sermet" w:date="2020-08-14T12:10:00Z" w:initials="Y">
    <w:p w14:paraId="2E8C6A9A" w14:textId="6E02BCF3" w:rsidR="00A9209F" w:rsidRDefault="00A9209F">
      <w:pPr>
        <w:pStyle w:val="CommentText"/>
      </w:pPr>
      <w:r>
        <w:rPr>
          <w:rStyle w:val="CommentReference"/>
        </w:rPr>
        <w:annotationRef/>
      </w:r>
      <w:r>
        <w:rPr>
          <w:rStyle w:val="CommentReference"/>
        </w:rPr>
        <w:t>Not that important: but you can continue that sentence by saying “such as …” and then briefly list/summarize those advantages.</w:t>
      </w:r>
    </w:p>
  </w:comment>
  <w:comment w:id="2680" w:author="Carlos Erazo" w:date="2020-08-14T22:37:00Z" w:initials="CE">
    <w:p w14:paraId="6143A941" w14:textId="4516B036" w:rsidR="00A9209F" w:rsidRDefault="00A9209F">
      <w:pPr>
        <w:pStyle w:val="CommentText"/>
      </w:pPr>
      <w:r>
        <w:rPr>
          <w:rStyle w:val="CommentReference"/>
        </w:rPr>
        <w:annotationRef/>
      </w:r>
      <w:r>
        <w:t>Great recommendation, added!</w:t>
      </w:r>
    </w:p>
  </w:comment>
  <w:comment w:id="2681" w:author="Carlos Erazo" w:date="2020-08-14T22:37:00Z" w:initials="CE">
    <w:p w14:paraId="1272E5E1" w14:textId="5CE9AF8B" w:rsidR="00A9209F" w:rsidRDefault="00A9209F">
      <w:pPr>
        <w:pStyle w:val="CommentText"/>
      </w:pPr>
      <w:r>
        <w:rPr>
          <w:rStyle w:val="CommentReference"/>
        </w:rPr>
        <w:annotationRef/>
      </w:r>
    </w:p>
  </w:comment>
  <w:comment w:id="2728" w:author="Yusuf Sermet" w:date="2020-08-14T12:21:00Z" w:initials="Y">
    <w:p w14:paraId="58B6D09D" w14:textId="55B1C7BB" w:rsidR="00A9209F" w:rsidRDefault="00A9209F">
      <w:pPr>
        <w:pStyle w:val="CommentText"/>
      </w:pPr>
      <w:r>
        <w:rPr>
          <w:rStyle w:val="CommentReference"/>
        </w:rPr>
        <w:annotationRef/>
      </w:r>
      <w:r>
        <w:t>I had some comments and changes for this section in my first review. Please refer to that and incorporate them here as you see fit.</w:t>
      </w:r>
    </w:p>
  </w:comment>
  <w:comment w:id="3142" w:author="Yusuf Sermet" w:date="2020-08-14T12:59:00Z" w:initials="Y">
    <w:p w14:paraId="42EF679A" w14:textId="0EDE8EE4" w:rsidR="00A9209F" w:rsidRDefault="00A9209F">
      <w:pPr>
        <w:pStyle w:val="CommentText"/>
      </w:pPr>
      <w:r>
        <w:rPr>
          <w:rStyle w:val="CommentReference"/>
        </w:rPr>
        <w:annotationRef/>
      </w:r>
      <w:r>
        <w:t>It may better to have the same/similar title structure for both case studies (8.1. and 8.2.)</w:t>
      </w:r>
    </w:p>
  </w:comment>
  <w:comment w:id="3205" w:author="Yusuf Sermet" w:date="2020-08-14T13:04:00Z" w:initials="Y">
    <w:p w14:paraId="0A8301C6" w14:textId="1C81BF06" w:rsidR="00A9209F" w:rsidRDefault="00A9209F">
      <w:pPr>
        <w:pStyle w:val="CommentText"/>
      </w:pPr>
      <w:r>
        <w:rPr>
          <w:rStyle w:val="CommentReference"/>
        </w:rPr>
        <w:annotationRef/>
      </w:r>
      <w:r>
        <w:t>Do you mean that the functions were executed and returned the result instantly? If so, why the below table shows such long durations?</w:t>
      </w:r>
    </w:p>
  </w:comment>
  <w:comment w:id="3206" w:author="Yusuf Sermet" w:date="2020-08-14T13:01:00Z" w:initials="Y">
    <w:p w14:paraId="0FCA197A" w14:textId="7C6E0C50" w:rsidR="00A9209F" w:rsidRDefault="00A9209F">
      <w:pPr>
        <w:pStyle w:val="CommentText"/>
      </w:pPr>
      <w:r>
        <w:rPr>
          <w:rStyle w:val="CommentReference"/>
        </w:rPr>
        <w:annotationRef/>
      </w:r>
      <w:r>
        <w:t>Did you count the time it took you to write the test code? If so, please remove that. You only need to measure the exact runtime of the code. You can use javascript’s Date.now() function.</w:t>
      </w:r>
    </w:p>
  </w:comment>
  <w:comment w:id="3274" w:author="Demir, Ibrahim" w:date="2020-08-14T16:25:00Z" w:initials="DI">
    <w:p w14:paraId="5131429E" w14:textId="31B169AA" w:rsidR="00A9209F" w:rsidRDefault="00A9209F">
      <w:pPr>
        <w:pStyle w:val="CommentText"/>
      </w:pPr>
      <w:r>
        <w:rPr>
          <w:rStyle w:val="CommentReference"/>
        </w:rPr>
        <w:annotationRef/>
      </w:r>
      <w:r>
        <w:t>In this section, you need to summarize what you proposed, objective, what you achieved, and potential contributions to research and education</w:t>
      </w:r>
    </w:p>
  </w:comment>
  <w:comment w:id="3337" w:author="Demir, Ibrahim" w:date="2020-08-14T16:19:00Z" w:initials="DI">
    <w:p w14:paraId="6463574A" w14:textId="77777777" w:rsidR="00A9209F" w:rsidRDefault="00A9209F">
      <w:pPr>
        <w:pStyle w:val="CommentText"/>
      </w:pPr>
      <w:r>
        <w:rPr>
          <w:rStyle w:val="CommentReference"/>
        </w:rPr>
        <w:annotationRef/>
      </w:r>
      <w:r>
        <w:t>Our lab has a lot of preliminary work on web systems. Yusuf can help you connect to your thesis.</w:t>
      </w:r>
    </w:p>
    <w:p w14:paraId="1341E38C" w14:textId="77777777" w:rsidR="00A9209F" w:rsidRDefault="00A9209F">
      <w:pPr>
        <w:pStyle w:val="CommentText"/>
      </w:pPr>
    </w:p>
    <w:p w14:paraId="2C6C012B" w14:textId="22C37B55" w:rsidR="00A9209F" w:rsidRDefault="00A9209F">
      <w:pPr>
        <w:pStyle w:val="CommentText"/>
      </w:pPr>
      <w:r>
        <w:t>You need to structure this section to be more readable.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87B94C" w15:done="0"/>
  <w15:commentEx w15:paraId="5AB46632" w15:paraIdParent="6787B94C" w15:done="0"/>
  <w15:commentEx w15:paraId="55C1628E" w15:paraIdParent="6787B94C" w15:done="1"/>
  <w15:commentEx w15:paraId="76EECBFB" w15:paraIdParent="6787B94C" w15:done="1"/>
  <w15:commentEx w15:paraId="0AAE6F95" w15:done="0"/>
  <w15:commentEx w15:paraId="54892038" w15:paraIdParent="0AAE6F95" w15:done="0"/>
  <w15:commentEx w15:paraId="041AAB15" w15:paraIdParent="0AAE6F95" w15:done="1"/>
  <w15:commentEx w15:paraId="0114EC68" w15:paraIdParent="0AAE6F95" w15:done="1"/>
  <w15:commentEx w15:paraId="417402A6" w15:done="0"/>
  <w15:commentEx w15:paraId="5215EAD4" w15:paraIdParent="417402A6" w15:done="1"/>
  <w15:commentEx w15:paraId="7F0E4324" w15:paraIdParent="417402A6" w15:done="1"/>
  <w15:commentEx w15:paraId="337A4549" w15:done="0"/>
  <w15:commentEx w15:paraId="12F4E43A" w15:paraIdParent="337A4549" w15:done="0"/>
  <w15:commentEx w15:paraId="19D92649" w15:done="0"/>
  <w15:commentEx w15:paraId="7A17B547" w15:done="0"/>
  <w15:commentEx w15:paraId="65DF7B69" w15:done="0"/>
  <w15:commentEx w15:paraId="5CA9C746" w15:paraIdParent="65DF7B69" w15:done="0"/>
  <w15:commentEx w15:paraId="5C2C5B77" w15:paraIdParent="65DF7B69" w15:done="0"/>
  <w15:commentEx w15:paraId="6DEEF2A4" w15:done="0"/>
  <w15:commentEx w15:paraId="51535F9E" w15:done="0"/>
  <w15:commentEx w15:paraId="2E8C6A9A" w15:done="0"/>
  <w15:commentEx w15:paraId="6143A941" w15:paraIdParent="2E8C6A9A" w15:done="0"/>
  <w15:commentEx w15:paraId="1272E5E1" w15:paraIdParent="2E8C6A9A" w15:done="0"/>
  <w15:commentEx w15:paraId="58B6D09D" w15:done="0"/>
  <w15:commentEx w15:paraId="42EF679A" w15:done="0"/>
  <w15:commentEx w15:paraId="0A8301C6" w15:done="0"/>
  <w15:commentEx w15:paraId="0FCA197A" w15:done="0"/>
  <w15:commentEx w15:paraId="5131429E" w15:done="0"/>
  <w15:commentEx w15:paraId="2C6C01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1F6C8" w16cex:dateUtc="2020-08-14T20:12:00Z"/>
  <w16cex:commentExtensible w16cex:durableId="22E1F6C7" w16cex:dateUtc="2020-08-14T20:13:00Z"/>
  <w16cex:commentExtensible w16cex:durableId="22E18AC7" w16cex:dateUtc="2020-08-14T20:12:00Z"/>
  <w16cex:commentExtensible w16cex:durableId="22E18AF9" w16cex:dateUtc="2020-08-14T20:13:00Z"/>
  <w16cex:commentExtensible w16cex:durableId="22E18C96" w16cex:dateUtc="2020-08-14T20:20:00Z"/>
  <w16cex:commentExtensible w16cex:durableId="22E18C9A" w16cex:dateUtc="2020-08-14T20:20:00Z"/>
  <w16cex:commentExtensible w16cex:durableId="22E18A03" w16cex:dateUtc="2020-08-14T20:09:00Z"/>
  <w16cex:commentExtensible w16cex:durableId="22E18DE7" w16cex:dateUtc="2020-08-14T20:25:00Z"/>
  <w16cex:commentExtensible w16cex:durableId="22E18E17" w16cex:dateUtc="2020-08-14T20:26:00Z"/>
  <w16cex:commentExtensible w16cex:durableId="22E190B8" w16cex:dateUtc="2020-08-14T20:37:00Z"/>
  <w16cex:commentExtensible w16cex:durableId="22E190C5" w16cex:dateUtc="2020-08-14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87B94C" w16cid:durableId="22E1F6CA"/>
  <w16cid:commentId w16cid:paraId="5AB46632" w16cid:durableId="22E1F6C9"/>
  <w16cid:commentId w16cid:paraId="55C1628E" w16cid:durableId="22E1F6C8"/>
  <w16cid:commentId w16cid:paraId="76EECBFB" w16cid:durableId="22E1F6C7"/>
  <w16cid:commentId w16cid:paraId="0AAE6F95" w16cid:durableId="22E0EFD6"/>
  <w16cid:commentId w16cid:paraId="54892038" w16cid:durableId="22E1AEF5"/>
  <w16cid:commentId w16cid:paraId="041AAB15" w16cid:durableId="22E18AC7"/>
  <w16cid:commentId w16cid:paraId="0114EC68" w16cid:durableId="22E18AF9"/>
  <w16cid:commentId w16cid:paraId="417402A6" w16cid:durableId="22E0F636"/>
  <w16cid:commentId w16cid:paraId="5215EAD4" w16cid:durableId="22E18C96"/>
  <w16cid:commentId w16cid:paraId="7F0E4324" w16cid:durableId="22E18C9A"/>
  <w16cid:commentId w16cid:paraId="337A4549" w16cid:durableId="22E0ED4C"/>
  <w16cid:commentId w16cid:paraId="12F4E43A" w16cid:durableId="22E18A03"/>
  <w16cid:commentId w16cid:paraId="19D92649" w16cid:durableId="22E0EFAA"/>
  <w16cid:commentId w16cid:paraId="7A17B547" w16cid:durableId="22E0FE0A"/>
  <w16cid:commentId w16cid:paraId="65DF7B69" w16cid:durableId="22E0FCFF"/>
  <w16cid:commentId w16cid:paraId="5CA9C746" w16cid:durableId="22E18DE7"/>
  <w16cid:commentId w16cid:paraId="5C2C5B77" w16cid:durableId="22E18E17"/>
  <w16cid:commentId w16cid:paraId="6DEEF2A4" w16cid:durableId="22E0FA8F"/>
  <w16cid:commentId w16cid:paraId="51535F9E" w16cid:durableId="22E0FADB"/>
  <w16cid:commentId w16cid:paraId="2E8C6A9A" w16cid:durableId="22E0FDB2"/>
  <w16cid:commentId w16cid:paraId="6143A941" w16cid:durableId="22E190B8"/>
  <w16cid:commentId w16cid:paraId="1272E5E1" w16cid:durableId="22E190C5"/>
  <w16cid:commentId w16cid:paraId="58B6D09D" w16cid:durableId="22E10061"/>
  <w16cid:commentId w16cid:paraId="42EF679A" w16cid:durableId="22E1093F"/>
  <w16cid:commentId w16cid:paraId="0A8301C6" w16cid:durableId="22E10A4E"/>
  <w16cid:commentId w16cid:paraId="0FCA197A" w16cid:durableId="22E109B4"/>
  <w16cid:commentId w16cid:paraId="5131429E" w16cid:durableId="22E13992"/>
  <w16cid:commentId w16cid:paraId="2C6C012B" w16cid:durableId="22E138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8A5AC0" w14:textId="77777777" w:rsidR="00DB1775" w:rsidRDefault="00DB1775" w:rsidP="00B15D51">
      <w:pPr>
        <w:spacing w:before="0" w:after="0" w:line="240" w:lineRule="auto"/>
      </w:pPr>
      <w:r>
        <w:separator/>
      </w:r>
    </w:p>
  </w:endnote>
  <w:endnote w:type="continuationSeparator" w:id="0">
    <w:p w14:paraId="630E5298" w14:textId="77777777" w:rsidR="00DB1775" w:rsidRDefault="00DB1775" w:rsidP="00B15D51">
      <w:pPr>
        <w:spacing w:before="0" w:after="0" w:line="240" w:lineRule="auto"/>
      </w:pPr>
      <w:r>
        <w:continuationSeparator/>
      </w:r>
    </w:p>
  </w:endnote>
  <w:endnote w:type="continuationNotice" w:id="1">
    <w:p w14:paraId="49191FD3" w14:textId="77777777" w:rsidR="00DB1775" w:rsidRDefault="00DB177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E99FB" w14:textId="22CE6FF9" w:rsidR="00A9209F" w:rsidRDefault="00A9209F" w:rsidP="00C3529F">
    <w:pPr>
      <w:pStyle w:val="Footer"/>
      <w:ind w:firstLine="0"/>
      <w:pPrChange w:id="148" w:author="Carlos Erazo" w:date="2020-08-15T04:14:00Z">
        <w:pPr>
          <w:pStyle w:val="Footer"/>
        </w:pPr>
      </w:pPrChan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Change w:id="2707" w:author="Carlos Erazo" w:date="2020-08-15T05:06:00Z">
        <w:tblPr>
          <w:tblStyle w:val="TableGrid"/>
          <w:tblW w:w="0" w:type="auto"/>
          <w:tblLook w:val="04A0" w:firstRow="1" w:lastRow="0" w:firstColumn="1" w:lastColumn="0" w:noHBand="0" w:noVBand="1"/>
        </w:tblPr>
      </w:tblPrChange>
    </w:tblPr>
    <w:tblGrid>
      <w:gridCol w:w="9016"/>
      <w:tblGridChange w:id="2708">
        <w:tblGrid>
          <w:gridCol w:w="9016"/>
        </w:tblGrid>
      </w:tblGridChange>
    </w:tblGrid>
    <w:tr w:rsidR="00D57E3F" w14:paraId="4756F0C0" w14:textId="77777777" w:rsidTr="00654C8B">
      <w:trPr>
        <w:ins w:id="2709" w:author="Carlos Erazo" w:date="2020-08-15T05:06:00Z"/>
      </w:trPr>
      <w:tc>
        <w:tcPr>
          <w:tcW w:w="9016" w:type="dxa"/>
          <w:tcBorders>
            <w:left w:val="nil"/>
            <w:bottom w:val="nil"/>
            <w:right w:val="nil"/>
          </w:tcBorders>
          <w:tcPrChange w:id="2710" w:author="Carlos Erazo" w:date="2020-08-15T05:06:00Z">
            <w:tcPr>
              <w:tcW w:w="9016" w:type="dxa"/>
            </w:tcPr>
          </w:tcPrChange>
        </w:tcPr>
        <w:customXmlInsRangeStart w:id="2711" w:author="Carlos Erazo" w:date="2020-08-15T05:06:00Z"/>
        <w:sdt>
          <w:sdtPr>
            <w:id w:val="1331572153"/>
            <w:docPartObj>
              <w:docPartGallery w:val="Page Numbers (Bottom of Page)"/>
              <w:docPartUnique/>
            </w:docPartObj>
          </w:sdtPr>
          <w:sdtEndPr>
            <w:rPr>
              <w:noProof/>
            </w:rPr>
          </w:sdtEndPr>
          <w:sdtContent>
            <w:customXmlInsRangeEnd w:id="2711"/>
            <w:p w14:paraId="28563773" w14:textId="77777777" w:rsidR="00D57E3F" w:rsidRDefault="00D57E3F" w:rsidP="00654C8B">
              <w:pPr>
                <w:pStyle w:val="Footer"/>
                <w:ind w:firstLine="0"/>
                <w:jc w:val="right"/>
                <w:rPr>
                  <w:ins w:id="2712" w:author="Carlos Erazo" w:date="2020-08-15T05:06:00Z"/>
                </w:rPr>
              </w:pPr>
              <w:ins w:id="2713" w:author="Carlos Erazo" w:date="2020-08-15T05:06:00Z">
                <w:r>
                  <w:t xml:space="preserve">Page | </w:t>
                </w:r>
                <w:r>
                  <w:fldChar w:fldCharType="begin"/>
                </w:r>
                <w:r>
                  <w:instrText xml:space="preserve"> PAGE   \* MERGEFORMAT </w:instrText>
                </w:r>
                <w:r>
                  <w:fldChar w:fldCharType="separate"/>
                </w:r>
                <w:r>
                  <w:t>9</w:t>
                </w:r>
                <w:r>
                  <w:rPr>
                    <w:noProof/>
                  </w:rPr>
                  <w:fldChar w:fldCharType="end"/>
                </w:r>
              </w:ins>
            </w:p>
            <w:customXmlInsRangeStart w:id="2714" w:author="Carlos Erazo" w:date="2020-08-15T05:06:00Z"/>
          </w:sdtContent>
        </w:sdt>
        <w:customXmlInsRangeEnd w:id="2714"/>
        <w:p w14:paraId="0E9A0FA5" w14:textId="77777777" w:rsidR="00D57E3F" w:rsidRDefault="00D57E3F" w:rsidP="000D4312">
          <w:pPr>
            <w:pStyle w:val="Footer"/>
            <w:ind w:firstLine="0"/>
            <w:rPr>
              <w:ins w:id="2715" w:author="Carlos Erazo" w:date="2020-08-15T05:06:00Z"/>
            </w:rPr>
          </w:pPr>
        </w:p>
      </w:tc>
    </w:tr>
  </w:tbl>
  <w:p w14:paraId="6D5EDE59" w14:textId="77777777" w:rsidR="00D57E3F" w:rsidRDefault="00D57E3F" w:rsidP="000D4312">
    <w:pPr>
      <w:pStyle w:val="Footer"/>
      <w:ind w:firstLine="0"/>
      <w:pPrChange w:id="2716" w:author="Carlos Erazo" w:date="2020-08-15T04:39:00Z">
        <w:pPr>
          <w:pStyle w:val="Footer"/>
        </w:pPr>
      </w:pPrChang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65B9D" w14:textId="77777777" w:rsidR="00A9209F" w:rsidRPr="000D4312" w:rsidRDefault="00A9209F" w:rsidP="000D4312">
    <w:pPr>
      <w:pStyle w:val="Footer"/>
      <w:ind w:firstLine="0"/>
      <w:pPrChange w:id="2721" w:author="Carlos Erazo" w:date="2020-08-15T04:40:00Z">
        <w:pPr>
          <w:pStyle w:val="Footer"/>
        </w:pPr>
      </w:pPrChange>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731" w:author="Carlos Erazo" w:date="2020-08-15T05:11:00Z">
        <w:tblPr>
          <w:tblStyle w:val="TableGrid"/>
          <w:tblW w:w="0" w:type="auto"/>
          <w:tblLook w:val="04A0" w:firstRow="1" w:lastRow="0" w:firstColumn="1" w:lastColumn="0" w:noHBand="0" w:noVBand="1"/>
        </w:tblPr>
      </w:tblPrChange>
    </w:tblPr>
    <w:tblGrid>
      <w:gridCol w:w="9016"/>
      <w:tblGridChange w:id="2732">
        <w:tblGrid>
          <w:gridCol w:w="9016"/>
        </w:tblGrid>
      </w:tblGridChange>
    </w:tblGrid>
    <w:tr w:rsidR="00A9209F" w14:paraId="2F250A35" w14:textId="77777777" w:rsidTr="00556C2F">
      <w:trPr>
        <w:jc w:val="center"/>
        <w:ins w:id="2733" w:author="Carlos Erazo" w:date="2020-08-15T05:11:00Z"/>
      </w:trPr>
      <w:tc>
        <w:tcPr>
          <w:tcW w:w="9016" w:type="dxa"/>
          <w:tcPrChange w:id="2734" w:author="Carlos Erazo" w:date="2020-08-15T05:11:00Z">
            <w:tcPr>
              <w:tcW w:w="9016" w:type="dxa"/>
            </w:tcPr>
          </w:tcPrChange>
        </w:tcPr>
        <w:customXmlInsRangeStart w:id="2735" w:author="Carlos Erazo" w:date="2020-08-15T05:11:00Z"/>
        <w:sdt>
          <w:sdtPr>
            <w:id w:val="266747994"/>
            <w:docPartObj>
              <w:docPartGallery w:val="Page Numbers (Bottom of Page)"/>
              <w:docPartUnique/>
            </w:docPartObj>
          </w:sdtPr>
          <w:sdtEndPr>
            <w:rPr>
              <w:noProof/>
            </w:rPr>
          </w:sdtEndPr>
          <w:sdtContent>
            <w:customXmlInsRangeEnd w:id="2735"/>
            <w:p w14:paraId="62ECBD3F" w14:textId="458FC1F7" w:rsidR="00A9209F" w:rsidRDefault="00A9209F" w:rsidP="00556C2F">
              <w:pPr>
                <w:pStyle w:val="Footer"/>
                <w:ind w:firstLine="0"/>
                <w:jc w:val="right"/>
                <w:rPr>
                  <w:ins w:id="2736" w:author="Carlos Erazo" w:date="2020-08-15T05:11:00Z"/>
                  <w:noProof/>
                </w:rPr>
                <w:pPrChange w:id="2737" w:author="Carlos Erazo" w:date="2020-08-15T05:11:00Z">
                  <w:pPr>
                    <w:pStyle w:val="Footer"/>
                    <w:ind w:firstLine="0"/>
                  </w:pPr>
                </w:pPrChange>
              </w:pPr>
              <w:ins w:id="2738" w:author="Carlos Erazo" w:date="2020-08-15T05:11:00Z">
                <w:r>
                  <w:t xml:space="preserve">Page | </w:t>
                </w:r>
                <w:r>
                  <w:fldChar w:fldCharType="begin"/>
                </w:r>
                <w:r>
                  <w:instrText xml:space="preserve"> PAGE   \* MERGEFORMAT </w:instrText>
                </w:r>
                <w:r>
                  <w:fldChar w:fldCharType="separate"/>
                </w:r>
                <w:r>
                  <w:t>23</w:t>
                </w:r>
                <w:r>
                  <w:rPr>
                    <w:noProof/>
                  </w:rPr>
                  <w:fldChar w:fldCharType="end"/>
                </w:r>
              </w:ins>
            </w:p>
            <w:customXmlInsRangeStart w:id="2739" w:author="Carlos Erazo" w:date="2020-08-15T05:11:00Z"/>
          </w:sdtContent>
        </w:sdt>
        <w:customXmlInsRangeEnd w:id="2739"/>
      </w:tc>
    </w:tr>
  </w:tbl>
  <w:p w14:paraId="6C1BC8C6" w14:textId="263E59AC" w:rsidR="00A9209F" w:rsidDel="00556C2F" w:rsidRDefault="00A9209F" w:rsidP="000D4312">
    <w:pPr>
      <w:pStyle w:val="Footer"/>
      <w:ind w:firstLine="0"/>
      <w:rPr>
        <w:del w:id="2740" w:author="Carlos Erazo" w:date="2020-08-15T05:11:00Z"/>
      </w:rPr>
      <w:pPrChange w:id="2741" w:author="Carlos Erazo" w:date="2020-08-15T04:39:00Z">
        <w:pPr>
          <w:pStyle w:val="Footer"/>
        </w:pPr>
      </w:pPrChange>
    </w:pPr>
  </w:p>
  <w:p w14:paraId="30555234" w14:textId="77777777" w:rsidR="00A9209F" w:rsidRDefault="00A9209F" w:rsidP="00556C2F">
    <w:pPr>
      <w:pStyle w:val="Footer"/>
      <w:ind w:firstLine="0"/>
      <w:pPrChange w:id="2742" w:author="Carlos Erazo" w:date="2020-08-15T05:11:00Z">
        <w:pPr/>
      </w:pPrChang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Change w:id="2754" w:author="Carlos Erazo" w:date="2020-08-15T05:09:00Z">
        <w:tblPr>
          <w:tblStyle w:val="TableGrid"/>
          <w:tblW w:w="0" w:type="auto"/>
          <w:tblLook w:val="04A0" w:firstRow="1" w:lastRow="0" w:firstColumn="1" w:lastColumn="0" w:noHBand="0" w:noVBand="1"/>
        </w:tblPr>
      </w:tblPrChange>
    </w:tblPr>
    <w:tblGrid>
      <w:gridCol w:w="9016"/>
      <w:tblGridChange w:id="2755">
        <w:tblGrid>
          <w:gridCol w:w="9016"/>
        </w:tblGrid>
      </w:tblGridChange>
    </w:tblGrid>
    <w:tr w:rsidR="00A9209F" w14:paraId="05C3B88C" w14:textId="77777777" w:rsidTr="00556C2F">
      <w:trPr>
        <w:ins w:id="2756" w:author="Carlos Erazo" w:date="2020-08-15T05:09:00Z"/>
      </w:trPr>
      <w:tc>
        <w:tcPr>
          <w:tcW w:w="9016" w:type="dxa"/>
          <w:tcBorders>
            <w:left w:val="nil"/>
            <w:bottom w:val="nil"/>
            <w:right w:val="nil"/>
          </w:tcBorders>
          <w:tcPrChange w:id="2757" w:author="Carlos Erazo" w:date="2020-08-15T05:09:00Z">
            <w:tcPr>
              <w:tcW w:w="9016" w:type="dxa"/>
            </w:tcPr>
          </w:tcPrChange>
        </w:tcPr>
        <w:customXmlInsRangeStart w:id="2758" w:author="Carlos Erazo" w:date="2020-08-15T05:09:00Z"/>
        <w:sdt>
          <w:sdtPr>
            <w:id w:val="871657494"/>
            <w:docPartObj>
              <w:docPartGallery w:val="Page Numbers (Bottom of Page)"/>
              <w:docPartUnique/>
            </w:docPartObj>
          </w:sdtPr>
          <w:sdtContent>
            <w:customXmlInsRangeEnd w:id="2758"/>
            <w:p w14:paraId="0C146718" w14:textId="65AD870B" w:rsidR="00A9209F" w:rsidRDefault="00A9209F" w:rsidP="00556C2F">
              <w:pPr>
                <w:pStyle w:val="Footer"/>
                <w:ind w:firstLine="0"/>
                <w:jc w:val="left"/>
                <w:rPr>
                  <w:ins w:id="2759" w:author="Carlos Erazo" w:date="2020-08-15T05:09:00Z"/>
                </w:rPr>
                <w:pPrChange w:id="2760" w:author="Carlos Erazo" w:date="2020-08-15T05:10:00Z">
                  <w:pPr>
                    <w:pStyle w:val="Footer"/>
                    <w:ind w:firstLine="0"/>
                  </w:pPr>
                </w:pPrChange>
              </w:pPr>
              <w:ins w:id="2761" w:author="Carlos Erazo" w:date="2020-08-15T05:09:00Z">
                <w:r>
                  <w:t xml:space="preserve">Page | </w:t>
                </w:r>
                <w:r>
                  <w:fldChar w:fldCharType="begin"/>
                </w:r>
                <w:r>
                  <w:instrText xml:space="preserve"> PAGE   \* MERGEFORMAT </w:instrText>
                </w:r>
                <w:r>
                  <w:fldChar w:fldCharType="separate"/>
                </w:r>
                <w:r>
                  <w:t>22</w:t>
                </w:r>
                <w:r>
                  <w:rPr>
                    <w:noProof/>
                  </w:rPr>
                  <w:fldChar w:fldCharType="end"/>
                </w:r>
                <w:r>
                  <w:t xml:space="preserve"> </w:t>
                </w:r>
              </w:ins>
            </w:p>
            <w:customXmlInsRangeStart w:id="2762" w:author="Carlos Erazo" w:date="2020-08-15T05:09:00Z"/>
          </w:sdtContent>
        </w:sdt>
        <w:customXmlInsRangeEnd w:id="2762"/>
      </w:tc>
    </w:tr>
  </w:tbl>
  <w:p w14:paraId="3549789F" w14:textId="77777777" w:rsidR="00A9209F" w:rsidRPr="000D4312" w:rsidRDefault="00A9209F" w:rsidP="000D4312">
    <w:pPr>
      <w:pStyle w:val="Footer"/>
      <w:ind w:firstLine="0"/>
      <w:pPrChange w:id="2763" w:author="Carlos Erazo" w:date="2020-08-15T04:40:00Z">
        <w:pPr>
          <w:pStyle w:val="Footer"/>
        </w:pPr>
      </w:pPrChange>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774" w:author="Carlos Erazo" w:date="2020-08-15T05:11:00Z">
        <w:tblPr>
          <w:tblStyle w:val="TableGrid"/>
          <w:tblW w:w="0" w:type="auto"/>
          <w:tblLook w:val="04A0" w:firstRow="1" w:lastRow="0" w:firstColumn="1" w:lastColumn="0" w:noHBand="0" w:noVBand="1"/>
        </w:tblPr>
      </w:tblPrChange>
    </w:tblPr>
    <w:tblGrid>
      <w:gridCol w:w="9016"/>
      <w:tblGridChange w:id="2775">
        <w:tblGrid>
          <w:gridCol w:w="9016"/>
        </w:tblGrid>
      </w:tblGridChange>
    </w:tblGrid>
    <w:tr w:rsidR="00D57E3F" w14:paraId="19852ABF" w14:textId="77777777" w:rsidTr="00556C2F">
      <w:trPr>
        <w:jc w:val="center"/>
        <w:ins w:id="2776" w:author="Carlos Erazo" w:date="2020-08-15T05:11:00Z"/>
      </w:trPr>
      <w:tc>
        <w:tcPr>
          <w:tcW w:w="9016" w:type="dxa"/>
          <w:tcPrChange w:id="2777" w:author="Carlos Erazo" w:date="2020-08-15T05:11:00Z">
            <w:tcPr>
              <w:tcW w:w="9016" w:type="dxa"/>
            </w:tcPr>
          </w:tcPrChange>
        </w:tcPr>
        <w:customXmlInsRangeStart w:id="2778" w:author="Carlos Erazo" w:date="2020-08-15T05:11:00Z"/>
        <w:sdt>
          <w:sdtPr>
            <w:id w:val="1601142997"/>
            <w:docPartObj>
              <w:docPartGallery w:val="Page Numbers (Bottom of Page)"/>
              <w:docPartUnique/>
            </w:docPartObj>
          </w:sdtPr>
          <w:sdtEndPr>
            <w:rPr>
              <w:noProof/>
            </w:rPr>
          </w:sdtEndPr>
          <w:sdtContent>
            <w:customXmlInsRangeEnd w:id="2778"/>
            <w:p w14:paraId="5FDF6DD3" w14:textId="77777777" w:rsidR="00D57E3F" w:rsidRDefault="00D57E3F" w:rsidP="00556C2F">
              <w:pPr>
                <w:pStyle w:val="Footer"/>
                <w:ind w:firstLine="0"/>
                <w:jc w:val="right"/>
                <w:rPr>
                  <w:ins w:id="2779" w:author="Carlos Erazo" w:date="2020-08-15T05:11:00Z"/>
                  <w:noProof/>
                </w:rPr>
                <w:pPrChange w:id="2780" w:author="Carlos Erazo" w:date="2020-08-15T05:11:00Z">
                  <w:pPr>
                    <w:pStyle w:val="Footer"/>
                    <w:ind w:firstLine="0"/>
                  </w:pPr>
                </w:pPrChange>
              </w:pPr>
              <w:ins w:id="2781" w:author="Carlos Erazo" w:date="2020-08-15T05:11:00Z">
                <w:r>
                  <w:t xml:space="preserve">Page | </w:t>
                </w:r>
                <w:r>
                  <w:fldChar w:fldCharType="begin"/>
                </w:r>
                <w:r>
                  <w:instrText xml:space="preserve"> PAGE   \* MERGEFORMAT </w:instrText>
                </w:r>
                <w:r>
                  <w:fldChar w:fldCharType="separate"/>
                </w:r>
                <w:r>
                  <w:t>23</w:t>
                </w:r>
                <w:r>
                  <w:rPr>
                    <w:noProof/>
                  </w:rPr>
                  <w:fldChar w:fldCharType="end"/>
                </w:r>
              </w:ins>
            </w:p>
            <w:customXmlInsRangeStart w:id="2782" w:author="Carlos Erazo" w:date="2020-08-15T05:11:00Z"/>
          </w:sdtContent>
        </w:sdt>
        <w:customXmlInsRangeEnd w:id="2782"/>
      </w:tc>
    </w:tr>
  </w:tbl>
  <w:p w14:paraId="24C594DD" w14:textId="77777777" w:rsidR="00D57E3F" w:rsidDel="00556C2F" w:rsidRDefault="00D57E3F" w:rsidP="000D4312">
    <w:pPr>
      <w:pStyle w:val="Footer"/>
      <w:ind w:firstLine="0"/>
      <w:rPr>
        <w:del w:id="2783" w:author="Carlos Erazo" w:date="2020-08-15T05:11:00Z"/>
      </w:rPr>
      <w:pPrChange w:id="2784" w:author="Carlos Erazo" w:date="2020-08-15T04:39:00Z">
        <w:pPr>
          <w:pStyle w:val="Footer"/>
        </w:pPr>
      </w:pPrChange>
    </w:pPr>
  </w:p>
  <w:p w14:paraId="4AECB3F5" w14:textId="77777777" w:rsidR="00D57E3F" w:rsidRDefault="00D57E3F" w:rsidP="00556C2F">
    <w:pPr>
      <w:pStyle w:val="Footer"/>
      <w:ind w:firstLine="0"/>
      <w:pPrChange w:id="2785" w:author="Carlos Erazo" w:date="2020-08-15T05:11:00Z">
        <w:pPr/>
      </w:pPrChang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Change w:id="2829" w:author="Carlos Erazo" w:date="2020-08-15T05:09:00Z">
        <w:tblPr>
          <w:tblStyle w:val="TableGrid"/>
          <w:tblW w:w="0" w:type="auto"/>
          <w:tblLook w:val="04A0" w:firstRow="1" w:lastRow="0" w:firstColumn="1" w:lastColumn="0" w:noHBand="0" w:noVBand="1"/>
        </w:tblPr>
      </w:tblPrChange>
    </w:tblPr>
    <w:tblGrid>
      <w:gridCol w:w="9016"/>
      <w:tblGridChange w:id="2830">
        <w:tblGrid>
          <w:gridCol w:w="9016"/>
        </w:tblGrid>
      </w:tblGridChange>
    </w:tblGrid>
    <w:tr w:rsidR="00D57E3F" w14:paraId="528DD953" w14:textId="77777777" w:rsidTr="00556C2F">
      <w:trPr>
        <w:ins w:id="2831" w:author="Carlos Erazo" w:date="2020-08-15T05:09:00Z"/>
      </w:trPr>
      <w:tc>
        <w:tcPr>
          <w:tcW w:w="9016" w:type="dxa"/>
          <w:tcBorders>
            <w:left w:val="nil"/>
            <w:bottom w:val="nil"/>
            <w:right w:val="nil"/>
          </w:tcBorders>
          <w:tcPrChange w:id="2832" w:author="Carlos Erazo" w:date="2020-08-15T05:09:00Z">
            <w:tcPr>
              <w:tcW w:w="9016" w:type="dxa"/>
            </w:tcPr>
          </w:tcPrChange>
        </w:tcPr>
        <w:customXmlInsRangeStart w:id="2833" w:author="Carlos Erazo" w:date="2020-08-15T05:09:00Z"/>
        <w:sdt>
          <w:sdtPr>
            <w:id w:val="525523209"/>
            <w:docPartObj>
              <w:docPartGallery w:val="Page Numbers (Bottom of Page)"/>
              <w:docPartUnique/>
            </w:docPartObj>
          </w:sdtPr>
          <w:sdtContent>
            <w:customXmlInsRangeEnd w:id="2833"/>
            <w:p w14:paraId="51695FD2" w14:textId="77777777" w:rsidR="00D57E3F" w:rsidRDefault="00D57E3F" w:rsidP="00556C2F">
              <w:pPr>
                <w:pStyle w:val="Footer"/>
                <w:ind w:firstLine="0"/>
                <w:jc w:val="left"/>
                <w:rPr>
                  <w:ins w:id="2834" w:author="Carlos Erazo" w:date="2020-08-15T05:09:00Z"/>
                </w:rPr>
                <w:pPrChange w:id="2835" w:author="Carlos Erazo" w:date="2020-08-15T05:10:00Z">
                  <w:pPr>
                    <w:pStyle w:val="Footer"/>
                    <w:ind w:firstLine="0"/>
                  </w:pPr>
                </w:pPrChange>
              </w:pPr>
              <w:ins w:id="2836" w:author="Carlos Erazo" w:date="2020-08-15T05:09:00Z">
                <w:r>
                  <w:t xml:space="preserve">Page | </w:t>
                </w:r>
                <w:r>
                  <w:fldChar w:fldCharType="begin"/>
                </w:r>
                <w:r>
                  <w:instrText xml:space="preserve"> PAGE   \* MERGEFORMAT </w:instrText>
                </w:r>
                <w:r>
                  <w:fldChar w:fldCharType="separate"/>
                </w:r>
                <w:r>
                  <w:t>22</w:t>
                </w:r>
                <w:r>
                  <w:rPr>
                    <w:noProof/>
                  </w:rPr>
                  <w:fldChar w:fldCharType="end"/>
                </w:r>
                <w:r>
                  <w:t xml:space="preserve"> </w:t>
                </w:r>
              </w:ins>
            </w:p>
            <w:customXmlInsRangeStart w:id="2837" w:author="Carlos Erazo" w:date="2020-08-15T05:09:00Z"/>
          </w:sdtContent>
        </w:sdt>
        <w:customXmlInsRangeEnd w:id="2837"/>
      </w:tc>
    </w:tr>
  </w:tbl>
  <w:p w14:paraId="26D71D6B" w14:textId="77777777" w:rsidR="00D57E3F" w:rsidRPr="000D4312" w:rsidRDefault="00D57E3F" w:rsidP="000D4312">
    <w:pPr>
      <w:pStyle w:val="Footer"/>
      <w:ind w:firstLine="0"/>
      <w:pPrChange w:id="2838" w:author="Carlos Erazo" w:date="2020-08-15T04:40:00Z">
        <w:pPr>
          <w:pStyle w:val="Footer"/>
        </w:pPr>
      </w:pPrChang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39" w:author="Carlos Erazo" w:date="2020-08-15T05:11:00Z">
        <w:tblPr>
          <w:tblStyle w:val="TableGrid"/>
          <w:tblW w:w="0" w:type="auto"/>
          <w:tblLook w:val="04A0" w:firstRow="1" w:lastRow="0" w:firstColumn="1" w:lastColumn="0" w:noHBand="0" w:noVBand="1"/>
        </w:tblPr>
      </w:tblPrChange>
    </w:tblPr>
    <w:tblGrid>
      <w:gridCol w:w="9016"/>
      <w:tblGridChange w:id="2840">
        <w:tblGrid>
          <w:gridCol w:w="9016"/>
        </w:tblGrid>
      </w:tblGridChange>
    </w:tblGrid>
    <w:tr w:rsidR="00D57E3F" w14:paraId="1F433B4B" w14:textId="77777777" w:rsidTr="00556C2F">
      <w:trPr>
        <w:jc w:val="center"/>
        <w:ins w:id="2841" w:author="Carlos Erazo" w:date="2020-08-15T05:11:00Z"/>
      </w:trPr>
      <w:tc>
        <w:tcPr>
          <w:tcW w:w="9016" w:type="dxa"/>
          <w:tcPrChange w:id="2842" w:author="Carlos Erazo" w:date="2020-08-15T05:11:00Z">
            <w:tcPr>
              <w:tcW w:w="9016" w:type="dxa"/>
            </w:tcPr>
          </w:tcPrChange>
        </w:tcPr>
        <w:customXmlInsRangeStart w:id="2843" w:author="Carlos Erazo" w:date="2020-08-15T05:11:00Z"/>
        <w:sdt>
          <w:sdtPr>
            <w:id w:val="-1603636636"/>
            <w:docPartObj>
              <w:docPartGallery w:val="Page Numbers (Bottom of Page)"/>
              <w:docPartUnique/>
            </w:docPartObj>
          </w:sdtPr>
          <w:sdtEndPr>
            <w:rPr>
              <w:noProof/>
            </w:rPr>
          </w:sdtEndPr>
          <w:sdtContent>
            <w:customXmlInsRangeEnd w:id="2843"/>
            <w:p w14:paraId="5DABB4C8" w14:textId="77777777" w:rsidR="00D57E3F" w:rsidRDefault="00D57E3F" w:rsidP="00556C2F">
              <w:pPr>
                <w:pStyle w:val="Footer"/>
                <w:ind w:firstLine="0"/>
                <w:jc w:val="right"/>
                <w:rPr>
                  <w:ins w:id="2844" w:author="Carlos Erazo" w:date="2020-08-15T05:11:00Z"/>
                  <w:noProof/>
                </w:rPr>
                <w:pPrChange w:id="2845" w:author="Carlos Erazo" w:date="2020-08-15T05:11:00Z">
                  <w:pPr>
                    <w:pStyle w:val="Footer"/>
                    <w:ind w:firstLine="0"/>
                  </w:pPr>
                </w:pPrChange>
              </w:pPr>
              <w:ins w:id="2846" w:author="Carlos Erazo" w:date="2020-08-15T05:11:00Z">
                <w:r>
                  <w:t xml:space="preserve">Page | </w:t>
                </w:r>
                <w:r>
                  <w:fldChar w:fldCharType="begin"/>
                </w:r>
                <w:r>
                  <w:instrText xml:space="preserve"> PAGE   \* MERGEFORMAT </w:instrText>
                </w:r>
                <w:r>
                  <w:fldChar w:fldCharType="separate"/>
                </w:r>
                <w:r>
                  <w:t>23</w:t>
                </w:r>
                <w:r>
                  <w:rPr>
                    <w:noProof/>
                  </w:rPr>
                  <w:fldChar w:fldCharType="end"/>
                </w:r>
              </w:ins>
            </w:p>
            <w:customXmlInsRangeStart w:id="2847" w:author="Carlos Erazo" w:date="2020-08-15T05:11:00Z"/>
          </w:sdtContent>
        </w:sdt>
        <w:customXmlInsRangeEnd w:id="2847"/>
      </w:tc>
    </w:tr>
  </w:tbl>
  <w:p w14:paraId="71466F87" w14:textId="77777777" w:rsidR="00D57E3F" w:rsidDel="00556C2F" w:rsidRDefault="00D57E3F" w:rsidP="000D4312">
    <w:pPr>
      <w:pStyle w:val="Footer"/>
      <w:ind w:firstLine="0"/>
      <w:rPr>
        <w:del w:id="2848" w:author="Carlos Erazo" w:date="2020-08-15T05:11:00Z"/>
      </w:rPr>
      <w:pPrChange w:id="2849" w:author="Carlos Erazo" w:date="2020-08-15T04:39:00Z">
        <w:pPr>
          <w:pStyle w:val="Footer"/>
        </w:pPr>
      </w:pPrChange>
    </w:pPr>
  </w:p>
  <w:p w14:paraId="36319298" w14:textId="77777777" w:rsidR="00D57E3F" w:rsidRDefault="00D57E3F" w:rsidP="00556C2F">
    <w:pPr>
      <w:pStyle w:val="Footer"/>
      <w:ind w:firstLine="0"/>
      <w:pPrChange w:id="2850" w:author="Carlos Erazo" w:date="2020-08-15T05:11:00Z">
        <w:pPr/>
      </w:pPrChange>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280A7" w14:textId="77777777" w:rsidR="00A9209F" w:rsidRPr="000D4312" w:rsidRDefault="00A9209F" w:rsidP="000D4312">
    <w:pPr>
      <w:pStyle w:val="Footer"/>
      <w:ind w:firstLine="0"/>
      <w:pPrChange w:id="2853" w:author="Carlos Erazo" w:date="2020-08-15T04:40:00Z">
        <w:pPr>
          <w:pStyle w:val="Footer"/>
        </w:pPr>
      </w:pPrChang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62" w:author="Carlos Erazo" w:date="2020-08-15T05:11:00Z">
        <w:tblPr>
          <w:tblStyle w:val="TableGrid"/>
          <w:tblW w:w="0" w:type="auto"/>
          <w:tblLook w:val="04A0" w:firstRow="1" w:lastRow="0" w:firstColumn="1" w:lastColumn="0" w:noHBand="0" w:noVBand="1"/>
        </w:tblPr>
      </w:tblPrChange>
    </w:tblPr>
    <w:tblGrid>
      <w:gridCol w:w="9016"/>
      <w:tblGridChange w:id="2863">
        <w:tblGrid>
          <w:gridCol w:w="9016"/>
        </w:tblGrid>
      </w:tblGridChange>
    </w:tblGrid>
    <w:tr w:rsidR="00A9209F" w14:paraId="6A4EAD90" w14:textId="77777777" w:rsidTr="00556C2F">
      <w:trPr>
        <w:jc w:val="center"/>
        <w:ins w:id="2864" w:author="Carlos Erazo" w:date="2020-08-15T05:11:00Z"/>
      </w:trPr>
      <w:tc>
        <w:tcPr>
          <w:tcW w:w="9016" w:type="dxa"/>
          <w:tcPrChange w:id="2865" w:author="Carlos Erazo" w:date="2020-08-15T05:11:00Z">
            <w:tcPr>
              <w:tcW w:w="9016" w:type="dxa"/>
            </w:tcPr>
          </w:tcPrChange>
        </w:tcPr>
        <w:customXmlInsRangeStart w:id="2866" w:author="Carlos Erazo" w:date="2020-08-15T05:11:00Z"/>
        <w:sdt>
          <w:sdtPr>
            <w:id w:val="1840497752"/>
            <w:docPartObj>
              <w:docPartGallery w:val="Page Numbers (Bottom of Page)"/>
              <w:docPartUnique/>
            </w:docPartObj>
          </w:sdtPr>
          <w:sdtEndPr>
            <w:rPr>
              <w:noProof/>
            </w:rPr>
          </w:sdtEndPr>
          <w:sdtContent>
            <w:customXmlInsRangeEnd w:id="2866"/>
            <w:p w14:paraId="614334D5" w14:textId="77777777" w:rsidR="00A9209F" w:rsidRDefault="00A9209F" w:rsidP="00556C2F">
              <w:pPr>
                <w:pStyle w:val="Footer"/>
                <w:ind w:firstLine="0"/>
                <w:jc w:val="right"/>
                <w:rPr>
                  <w:ins w:id="2867" w:author="Carlos Erazo" w:date="2020-08-15T05:11:00Z"/>
                  <w:noProof/>
                </w:rPr>
                <w:pPrChange w:id="2868" w:author="Carlos Erazo" w:date="2020-08-15T05:11:00Z">
                  <w:pPr>
                    <w:pStyle w:val="Footer"/>
                    <w:ind w:firstLine="0"/>
                  </w:pPr>
                </w:pPrChange>
              </w:pPr>
              <w:ins w:id="2869" w:author="Carlos Erazo" w:date="2020-08-15T05:11:00Z">
                <w:r>
                  <w:t xml:space="preserve">Page | </w:t>
                </w:r>
                <w:r>
                  <w:fldChar w:fldCharType="begin"/>
                </w:r>
                <w:r>
                  <w:instrText xml:space="preserve"> PAGE   \* MERGEFORMAT </w:instrText>
                </w:r>
                <w:r>
                  <w:fldChar w:fldCharType="separate"/>
                </w:r>
                <w:r>
                  <w:t>23</w:t>
                </w:r>
                <w:r>
                  <w:rPr>
                    <w:noProof/>
                  </w:rPr>
                  <w:fldChar w:fldCharType="end"/>
                </w:r>
              </w:ins>
            </w:p>
            <w:customXmlInsRangeStart w:id="2870" w:author="Carlos Erazo" w:date="2020-08-15T05:11:00Z"/>
          </w:sdtContent>
        </w:sdt>
        <w:customXmlInsRangeEnd w:id="2870"/>
      </w:tc>
    </w:tr>
  </w:tbl>
  <w:p w14:paraId="67655383" w14:textId="77777777" w:rsidR="00A9209F" w:rsidDel="00556C2F" w:rsidRDefault="00A9209F" w:rsidP="000D4312">
    <w:pPr>
      <w:pStyle w:val="Footer"/>
      <w:ind w:firstLine="0"/>
      <w:rPr>
        <w:del w:id="2871" w:author="Carlos Erazo" w:date="2020-08-15T05:11:00Z"/>
      </w:rPr>
      <w:pPrChange w:id="2872" w:author="Carlos Erazo" w:date="2020-08-15T04:39:00Z">
        <w:pPr>
          <w:pStyle w:val="Footer"/>
        </w:pPr>
      </w:pPrChange>
    </w:pPr>
  </w:p>
  <w:p w14:paraId="3541BF81" w14:textId="77777777" w:rsidR="00A9209F" w:rsidRDefault="00A9209F" w:rsidP="00556C2F">
    <w:pPr>
      <w:pStyle w:val="Footer"/>
      <w:ind w:firstLine="0"/>
      <w:pPrChange w:id="2873" w:author="Carlos Erazo" w:date="2020-08-15T05:11:00Z">
        <w:pPr/>
      </w:pPrChang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9016"/>
    </w:tblGrid>
    <w:tr w:rsidR="00A9209F" w14:paraId="5E23FE42" w14:textId="77777777" w:rsidTr="00A9209F">
      <w:trPr>
        <w:ins w:id="3124" w:author="Carlos Erazo" w:date="2020-08-15T05:17:00Z"/>
      </w:trPr>
      <w:tc>
        <w:tcPr>
          <w:tcW w:w="9016" w:type="dxa"/>
          <w:tcBorders>
            <w:left w:val="nil"/>
            <w:bottom w:val="nil"/>
            <w:right w:val="nil"/>
          </w:tcBorders>
        </w:tcPr>
        <w:customXmlInsRangeStart w:id="3125" w:author="Carlos Erazo" w:date="2020-08-15T05:17:00Z"/>
        <w:sdt>
          <w:sdtPr>
            <w:id w:val="-1022708584"/>
            <w:docPartObj>
              <w:docPartGallery w:val="Page Numbers (Bottom of Page)"/>
              <w:docPartUnique/>
            </w:docPartObj>
          </w:sdtPr>
          <w:sdtContent>
            <w:customXmlInsRangeEnd w:id="3125"/>
            <w:p w14:paraId="405D80D3" w14:textId="77777777" w:rsidR="00A9209F" w:rsidRDefault="00A9209F" w:rsidP="008809B3">
              <w:pPr>
                <w:pStyle w:val="Footer"/>
                <w:ind w:firstLine="0"/>
                <w:jc w:val="left"/>
                <w:rPr>
                  <w:ins w:id="3126" w:author="Carlos Erazo" w:date="2020-08-15T05:17:00Z"/>
                </w:rPr>
              </w:pPr>
              <w:ins w:id="3127" w:author="Carlos Erazo" w:date="2020-08-15T05:17:00Z">
                <w:r>
                  <w:t xml:space="preserve">Page | </w:t>
                </w:r>
                <w:r>
                  <w:fldChar w:fldCharType="begin"/>
                </w:r>
                <w:r>
                  <w:instrText xml:space="preserve"> PAGE   \* MERGEFORMAT </w:instrText>
                </w:r>
                <w:r>
                  <w:fldChar w:fldCharType="separate"/>
                </w:r>
                <w:r>
                  <w:t>22</w:t>
                </w:r>
                <w:r>
                  <w:rPr>
                    <w:noProof/>
                  </w:rPr>
                  <w:fldChar w:fldCharType="end"/>
                </w:r>
                <w:r>
                  <w:t xml:space="preserve"> </w:t>
                </w:r>
              </w:ins>
            </w:p>
            <w:customXmlInsRangeStart w:id="3128" w:author="Carlos Erazo" w:date="2020-08-15T05:17:00Z"/>
          </w:sdtContent>
        </w:sdt>
        <w:customXmlInsRangeEnd w:id="3128"/>
      </w:tc>
    </w:tr>
  </w:tbl>
  <w:p w14:paraId="25DE217D" w14:textId="77777777" w:rsidR="00A9209F" w:rsidRPr="000D4312" w:rsidRDefault="00A9209F" w:rsidP="000D4312">
    <w:pPr>
      <w:pStyle w:val="Footer"/>
      <w:ind w:firstLine="0"/>
      <w:pPrChange w:id="3129" w:author="Carlos Erazo" w:date="2020-08-15T04:40: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24" w:author="Carlos Erazo" w:date="2020-08-15T04:48:00Z">
        <w:tblPr>
          <w:tblStyle w:val="TableGrid"/>
          <w:tblW w:w="0" w:type="auto"/>
          <w:tblLook w:val="04A0" w:firstRow="1" w:lastRow="0" w:firstColumn="1" w:lastColumn="0" w:noHBand="0" w:noVBand="1"/>
        </w:tblPr>
      </w:tblPrChange>
    </w:tblPr>
    <w:tblGrid>
      <w:gridCol w:w="9016"/>
      <w:tblGridChange w:id="2425">
        <w:tblGrid>
          <w:gridCol w:w="9016"/>
        </w:tblGrid>
      </w:tblGridChange>
    </w:tblGrid>
    <w:tr w:rsidR="00A9209F" w14:paraId="58A275E7" w14:textId="77777777" w:rsidTr="000D4312">
      <w:trPr>
        <w:ins w:id="2426" w:author="Carlos Erazo" w:date="2020-08-15T04:48:00Z"/>
      </w:trPr>
      <w:tc>
        <w:tcPr>
          <w:tcW w:w="9016" w:type="dxa"/>
          <w:tcPrChange w:id="2427" w:author="Carlos Erazo" w:date="2020-08-15T04:48:00Z">
            <w:tcPr>
              <w:tcW w:w="9016" w:type="dxa"/>
            </w:tcPr>
          </w:tcPrChange>
        </w:tcPr>
        <w:p w14:paraId="0C2DEB24" w14:textId="4B25CFA6" w:rsidR="00A9209F" w:rsidRDefault="00A9209F" w:rsidP="000D4312">
          <w:pPr>
            <w:pStyle w:val="Footer"/>
            <w:ind w:firstLine="0"/>
            <w:rPr>
              <w:ins w:id="2428" w:author="Carlos Erazo" w:date="2020-08-15T04:48:00Z"/>
            </w:rPr>
          </w:pPr>
          <w:ins w:id="2429" w:author="Carlos Erazo" w:date="2020-08-15T04:48:00Z">
            <w:r>
              <w:t xml:space="preserve">Page | </w:t>
            </w:r>
            <w:r>
              <w:fldChar w:fldCharType="begin"/>
            </w:r>
            <w:r>
              <w:instrText xml:space="preserve"> PAGE   \* MERGEFORMAT </w:instrText>
            </w:r>
            <w:r>
              <w:fldChar w:fldCharType="separate"/>
            </w:r>
            <w:r>
              <w:t>ii</w:t>
            </w:r>
            <w:r>
              <w:rPr>
                <w:noProof/>
              </w:rPr>
              <w:fldChar w:fldCharType="end"/>
            </w:r>
          </w:ins>
        </w:p>
      </w:tc>
    </w:tr>
  </w:tbl>
  <w:p w14:paraId="40A36B95" w14:textId="7DE5A2FE" w:rsidR="00A9209F" w:rsidRPr="000D4312" w:rsidRDefault="00A9209F" w:rsidP="000D4312">
    <w:pPr>
      <w:pStyle w:val="Footer"/>
      <w:ind w:firstLine="0"/>
      <w:pPrChange w:id="2430" w:author="Carlos Erazo" w:date="2020-08-15T04:48:00Z">
        <w:pPr>
          <w:pStyle w:val="Footer"/>
        </w:pPr>
      </w:pPrChang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189E5" w14:textId="77777777" w:rsidR="00A9209F" w:rsidDel="00556C2F" w:rsidRDefault="00A9209F" w:rsidP="000D4312">
    <w:pPr>
      <w:pStyle w:val="Footer"/>
      <w:ind w:firstLine="0"/>
      <w:rPr>
        <w:del w:id="3132" w:author="Carlos Erazo" w:date="2020-08-15T05:11:00Z"/>
      </w:rPr>
      <w:pPrChange w:id="3133" w:author="Carlos Erazo" w:date="2020-08-15T04:39:00Z">
        <w:pPr>
          <w:pStyle w:val="Footer"/>
        </w:pPr>
      </w:pPrChange>
    </w:pPr>
  </w:p>
  <w:p w14:paraId="7213E623" w14:textId="77777777" w:rsidR="00A9209F" w:rsidRDefault="00A9209F" w:rsidP="00556C2F">
    <w:pPr>
      <w:pStyle w:val="Footer"/>
      <w:ind w:firstLine="0"/>
      <w:pPrChange w:id="3134" w:author="Carlos Erazo" w:date="2020-08-15T05:11:00Z">
        <w:pPr/>
      </w:pPrChang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9016"/>
    </w:tblGrid>
    <w:tr w:rsidR="00A9209F" w14:paraId="7F2C5ED1" w14:textId="77777777" w:rsidTr="00A9209F">
      <w:trPr>
        <w:ins w:id="3149" w:author="Carlos Erazo" w:date="2020-08-15T05:17:00Z"/>
      </w:trPr>
      <w:tc>
        <w:tcPr>
          <w:tcW w:w="9016" w:type="dxa"/>
          <w:tcBorders>
            <w:left w:val="nil"/>
            <w:bottom w:val="nil"/>
            <w:right w:val="nil"/>
          </w:tcBorders>
        </w:tcPr>
        <w:customXmlInsRangeStart w:id="3150" w:author="Carlos Erazo" w:date="2020-08-15T05:17:00Z"/>
        <w:sdt>
          <w:sdtPr>
            <w:id w:val="640771877"/>
            <w:docPartObj>
              <w:docPartGallery w:val="Page Numbers (Bottom of Page)"/>
              <w:docPartUnique/>
            </w:docPartObj>
          </w:sdtPr>
          <w:sdtContent>
            <w:customXmlInsRangeEnd w:id="3150"/>
            <w:p w14:paraId="2EE76C24" w14:textId="77777777" w:rsidR="00A9209F" w:rsidRDefault="00A9209F" w:rsidP="008809B3">
              <w:pPr>
                <w:pStyle w:val="Footer"/>
                <w:ind w:firstLine="0"/>
                <w:jc w:val="left"/>
                <w:rPr>
                  <w:ins w:id="3151" w:author="Carlos Erazo" w:date="2020-08-15T05:17:00Z"/>
                </w:rPr>
              </w:pPr>
              <w:ins w:id="3152" w:author="Carlos Erazo" w:date="2020-08-15T05:17:00Z">
                <w:r>
                  <w:t xml:space="preserve">Page | </w:t>
                </w:r>
                <w:r>
                  <w:fldChar w:fldCharType="begin"/>
                </w:r>
                <w:r>
                  <w:instrText xml:space="preserve"> PAGE   \* MERGEFORMAT </w:instrText>
                </w:r>
                <w:r>
                  <w:fldChar w:fldCharType="separate"/>
                </w:r>
                <w:r>
                  <w:t>22</w:t>
                </w:r>
                <w:r>
                  <w:rPr>
                    <w:noProof/>
                  </w:rPr>
                  <w:fldChar w:fldCharType="end"/>
                </w:r>
                <w:r>
                  <w:t xml:space="preserve"> </w:t>
                </w:r>
              </w:ins>
            </w:p>
            <w:customXmlInsRangeStart w:id="3153" w:author="Carlos Erazo" w:date="2020-08-15T05:17:00Z"/>
          </w:sdtContent>
        </w:sdt>
        <w:customXmlInsRangeEnd w:id="3153"/>
      </w:tc>
    </w:tr>
  </w:tbl>
  <w:p w14:paraId="643E6B8A" w14:textId="77777777" w:rsidR="00A9209F" w:rsidRPr="000D4312" w:rsidRDefault="00A9209F" w:rsidP="000D4312">
    <w:pPr>
      <w:pStyle w:val="Footer"/>
      <w:ind w:firstLine="0"/>
      <w:pPrChange w:id="3154" w:author="Carlos Erazo" w:date="2020-08-15T04:40:00Z">
        <w:pPr>
          <w:pStyle w:val="Footer"/>
        </w:pPr>
      </w:pPrChange>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9209F" w14:paraId="0847C88B" w14:textId="77777777" w:rsidTr="00A9209F">
      <w:trPr>
        <w:jc w:val="center"/>
        <w:ins w:id="3221" w:author="Carlos Erazo" w:date="2020-08-15T05:23:00Z"/>
      </w:trPr>
      <w:tc>
        <w:tcPr>
          <w:tcW w:w="9016" w:type="dxa"/>
        </w:tcPr>
        <w:customXmlInsRangeStart w:id="3222" w:author="Carlos Erazo" w:date="2020-08-15T05:23:00Z"/>
        <w:sdt>
          <w:sdtPr>
            <w:id w:val="222889822"/>
            <w:docPartObj>
              <w:docPartGallery w:val="Page Numbers (Bottom of Page)"/>
              <w:docPartUnique/>
            </w:docPartObj>
          </w:sdtPr>
          <w:sdtEndPr>
            <w:rPr>
              <w:noProof/>
            </w:rPr>
          </w:sdtEndPr>
          <w:sdtContent>
            <w:customXmlInsRangeEnd w:id="3222"/>
            <w:p w14:paraId="79C150DB" w14:textId="77777777" w:rsidR="00A9209F" w:rsidRDefault="00A9209F" w:rsidP="008809B3">
              <w:pPr>
                <w:pStyle w:val="Footer"/>
                <w:ind w:firstLine="0"/>
                <w:jc w:val="right"/>
                <w:rPr>
                  <w:ins w:id="3223" w:author="Carlos Erazo" w:date="2020-08-15T05:23:00Z"/>
                  <w:noProof/>
                </w:rPr>
              </w:pPr>
              <w:ins w:id="3224" w:author="Carlos Erazo" w:date="2020-08-15T05:23:00Z">
                <w:r>
                  <w:t xml:space="preserve">Page | </w:t>
                </w:r>
                <w:r>
                  <w:fldChar w:fldCharType="begin"/>
                </w:r>
                <w:r>
                  <w:instrText xml:space="preserve"> PAGE   \* MERGEFORMAT </w:instrText>
                </w:r>
                <w:r>
                  <w:fldChar w:fldCharType="separate"/>
                </w:r>
                <w:r>
                  <w:t>23</w:t>
                </w:r>
                <w:r>
                  <w:rPr>
                    <w:noProof/>
                  </w:rPr>
                  <w:fldChar w:fldCharType="end"/>
                </w:r>
              </w:ins>
            </w:p>
            <w:customXmlInsRangeStart w:id="3225" w:author="Carlos Erazo" w:date="2020-08-15T05:23:00Z"/>
          </w:sdtContent>
        </w:sdt>
        <w:customXmlInsRangeEnd w:id="3225"/>
      </w:tc>
    </w:tr>
  </w:tbl>
  <w:p w14:paraId="44E52721" w14:textId="77777777" w:rsidR="00A9209F" w:rsidDel="00556C2F" w:rsidRDefault="00A9209F" w:rsidP="000D4312">
    <w:pPr>
      <w:pStyle w:val="Footer"/>
      <w:ind w:firstLine="0"/>
      <w:rPr>
        <w:del w:id="3226" w:author="Carlos Erazo" w:date="2020-08-15T05:11:00Z"/>
      </w:rPr>
      <w:pPrChange w:id="3227" w:author="Carlos Erazo" w:date="2020-08-15T04:39:00Z">
        <w:pPr>
          <w:pStyle w:val="Footer"/>
        </w:pPr>
      </w:pPrChange>
    </w:pPr>
  </w:p>
  <w:p w14:paraId="261B0464" w14:textId="77777777" w:rsidR="00A9209F" w:rsidRDefault="00A9209F" w:rsidP="00556C2F">
    <w:pPr>
      <w:pStyle w:val="Footer"/>
      <w:ind w:firstLine="0"/>
      <w:pPrChange w:id="3228" w:author="Carlos Erazo" w:date="2020-08-15T05:11:00Z">
        <w:pPr/>
      </w:pPrChang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0948A" w14:textId="77777777" w:rsidR="00A9209F" w:rsidDel="00556C2F" w:rsidRDefault="00A9209F" w:rsidP="000D4312">
    <w:pPr>
      <w:pStyle w:val="Footer"/>
      <w:ind w:firstLine="0"/>
      <w:rPr>
        <w:del w:id="3232" w:author="Carlos Erazo" w:date="2020-08-15T05:11:00Z"/>
      </w:rPr>
      <w:pPrChange w:id="3233" w:author="Carlos Erazo" w:date="2020-08-15T04:39:00Z">
        <w:pPr>
          <w:pStyle w:val="Footer"/>
        </w:pPr>
      </w:pPrChange>
    </w:pPr>
  </w:p>
  <w:p w14:paraId="3EDF587C" w14:textId="77777777" w:rsidR="00A9209F" w:rsidRDefault="00A9209F" w:rsidP="00556C2F">
    <w:pPr>
      <w:pStyle w:val="Footer"/>
      <w:ind w:firstLine="0"/>
      <w:pPrChange w:id="3234" w:author="Carlos Erazo" w:date="2020-08-15T05:11:00Z">
        <w:pPr/>
      </w:pPrChang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9016"/>
    </w:tblGrid>
    <w:tr w:rsidR="00A9209F" w14:paraId="491C413F" w14:textId="77777777" w:rsidTr="00A9209F">
      <w:trPr>
        <w:ins w:id="3243" w:author="Carlos Erazo" w:date="2020-08-15T05:17:00Z"/>
      </w:trPr>
      <w:tc>
        <w:tcPr>
          <w:tcW w:w="9016" w:type="dxa"/>
          <w:tcBorders>
            <w:left w:val="nil"/>
            <w:bottom w:val="nil"/>
            <w:right w:val="nil"/>
          </w:tcBorders>
        </w:tcPr>
        <w:customXmlInsRangeStart w:id="3244" w:author="Carlos Erazo" w:date="2020-08-15T05:17:00Z"/>
        <w:sdt>
          <w:sdtPr>
            <w:id w:val="1831403456"/>
            <w:docPartObj>
              <w:docPartGallery w:val="Page Numbers (Bottom of Page)"/>
              <w:docPartUnique/>
            </w:docPartObj>
          </w:sdtPr>
          <w:sdtContent>
            <w:customXmlInsRangeEnd w:id="3244"/>
            <w:p w14:paraId="71A7B01D" w14:textId="77777777" w:rsidR="00A9209F" w:rsidRDefault="00A9209F" w:rsidP="008809B3">
              <w:pPr>
                <w:pStyle w:val="Footer"/>
                <w:ind w:firstLine="0"/>
                <w:jc w:val="left"/>
                <w:rPr>
                  <w:ins w:id="3245" w:author="Carlos Erazo" w:date="2020-08-15T05:17:00Z"/>
                </w:rPr>
              </w:pPr>
              <w:ins w:id="3246" w:author="Carlos Erazo" w:date="2020-08-15T05:17:00Z">
                <w:r>
                  <w:t xml:space="preserve">Page | </w:t>
                </w:r>
                <w:r>
                  <w:fldChar w:fldCharType="begin"/>
                </w:r>
                <w:r>
                  <w:instrText xml:space="preserve"> PAGE   \* MERGEFORMAT </w:instrText>
                </w:r>
                <w:r>
                  <w:fldChar w:fldCharType="separate"/>
                </w:r>
                <w:r>
                  <w:t>22</w:t>
                </w:r>
                <w:r>
                  <w:rPr>
                    <w:noProof/>
                  </w:rPr>
                  <w:fldChar w:fldCharType="end"/>
                </w:r>
                <w:r>
                  <w:t xml:space="preserve"> </w:t>
                </w:r>
              </w:ins>
            </w:p>
            <w:customXmlInsRangeStart w:id="3247" w:author="Carlos Erazo" w:date="2020-08-15T05:17:00Z"/>
          </w:sdtContent>
        </w:sdt>
        <w:customXmlInsRangeEnd w:id="3247"/>
      </w:tc>
    </w:tr>
  </w:tbl>
  <w:p w14:paraId="5BFFD957" w14:textId="77777777" w:rsidR="00A9209F" w:rsidRPr="000D4312" w:rsidRDefault="00A9209F" w:rsidP="000D4312">
    <w:pPr>
      <w:pStyle w:val="Footer"/>
      <w:ind w:firstLine="0"/>
      <w:pPrChange w:id="3248" w:author="Carlos Erazo" w:date="2020-08-15T04:40:00Z">
        <w:pPr>
          <w:pStyle w:val="Footer"/>
        </w:pPr>
      </w:pPrChange>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9209F" w14:paraId="58BB2A37" w14:textId="77777777" w:rsidTr="00A9209F">
      <w:trPr>
        <w:jc w:val="center"/>
        <w:ins w:id="3259" w:author="Carlos Erazo" w:date="2020-08-15T05:28:00Z"/>
      </w:trPr>
      <w:tc>
        <w:tcPr>
          <w:tcW w:w="9016" w:type="dxa"/>
        </w:tcPr>
        <w:customXmlInsRangeStart w:id="3260" w:author="Carlos Erazo" w:date="2020-08-15T05:28:00Z"/>
        <w:sdt>
          <w:sdtPr>
            <w:id w:val="-1374846156"/>
            <w:docPartObj>
              <w:docPartGallery w:val="Page Numbers (Bottom of Page)"/>
              <w:docPartUnique/>
            </w:docPartObj>
          </w:sdtPr>
          <w:sdtEndPr>
            <w:rPr>
              <w:noProof/>
            </w:rPr>
          </w:sdtEndPr>
          <w:sdtContent>
            <w:customXmlInsRangeEnd w:id="3260"/>
            <w:p w14:paraId="581FD855" w14:textId="77777777" w:rsidR="00A9209F" w:rsidRDefault="00A9209F" w:rsidP="00A9209F">
              <w:pPr>
                <w:pStyle w:val="Footer"/>
                <w:ind w:firstLine="0"/>
                <w:jc w:val="right"/>
                <w:rPr>
                  <w:ins w:id="3261" w:author="Carlos Erazo" w:date="2020-08-15T05:28:00Z"/>
                  <w:noProof/>
                </w:rPr>
              </w:pPr>
              <w:ins w:id="3262" w:author="Carlos Erazo" w:date="2020-08-15T05:28:00Z">
                <w:r>
                  <w:t xml:space="preserve">Page | </w:t>
                </w:r>
                <w:r>
                  <w:fldChar w:fldCharType="begin"/>
                </w:r>
                <w:r>
                  <w:instrText xml:space="preserve"> PAGE   \* MERGEFORMAT </w:instrText>
                </w:r>
                <w:r>
                  <w:fldChar w:fldCharType="separate"/>
                </w:r>
                <w:r>
                  <w:t>23</w:t>
                </w:r>
                <w:r>
                  <w:rPr>
                    <w:noProof/>
                  </w:rPr>
                  <w:fldChar w:fldCharType="end"/>
                </w:r>
              </w:ins>
            </w:p>
            <w:customXmlInsRangeStart w:id="3263" w:author="Carlos Erazo" w:date="2020-08-15T05:28:00Z"/>
          </w:sdtContent>
        </w:sdt>
        <w:customXmlInsRangeEnd w:id="3263"/>
      </w:tc>
    </w:tr>
  </w:tbl>
  <w:p w14:paraId="1F4F6B0E" w14:textId="77777777" w:rsidR="00A9209F" w:rsidDel="00556C2F" w:rsidRDefault="00A9209F" w:rsidP="000D4312">
    <w:pPr>
      <w:pStyle w:val="Footer"/>
      <w:ind w:firstLine="0"/>
      <w:rPr>
        <w:del w:id="3264" w:author="Carlos Erazo" w:date="2020-08-15T05:11:00Z"/>
      </w:rPr>
      <w:pPrChange w:id="3265" w:author="Carlos Erazo" w:date="2020-08-15T04:39:00Z">
        <w:pPr>
          <w:pStyle w:val="Footer"/>
        </w:pPr>
      </w:pPrChange>
    </w:pPr>
  </w:p>
  <w:p w14:paraId="44CAC137" w14:textId="77777777" w:rsidR="00A9209F" w:rsidRDefault="00A9209F" w:rsidP="00556C2F">
    <w:pPr>
      <w:pStyle w:val="Footer"/>
      <w:ind w:firstLine="0"/>
      <w:pPrChange w:id="3266" w:author="Carlos Erazo" w:date="2020-08-15T05:11:00Z">
        <w:pPr/>
      </w:pPrChange>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8E7D7" w14:textId="77777777" w:rsidR="00A9209F" w:rsidRPr="000D4312" w:rsidRDefault="00A9209F" w:rsidP="000D4312">
    <w:pPr>
      <w:pStyle w:val="Footer"/>
      <w:ind w:firstLine="0"/>
      <w:pPrChange w:id="3269" w:author="Carlos Erazo" w:date="2020-08-15T04:40:00Z">
        <w:pPr>
          <w:pStyle w:val="Footer"/>
        </w:pPr>
      </w:pPrChange>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9016"/>
    </w:tblGrid>
    <w:tr w:rsidR="00A9209F" w14:paraId="4234C30D" w14:textId="77777777" w:rsidTr="00A9209F">
      <w:trPr>
        <w:ins w:id="3283" w:author="Carlos Erazo" w:date="2020-08-15T05:17:00Z"/>
      </w:trPr>
      <w:tc>
        <w:tcPr>
          <w:tcW w:w="9016" w:type="dxa"/>
          <w:tcBorders>
            <w:left w:val="nil"/>
            <w:bottom w:val="nil"/>
            <w:right w:val="nil"/>
          </w:tcBorders>
        </w:tcPr>
        <w:customXmlInsRangeStart w:id="3284" w:author="Carlos Erazo" w:date="2020-08-15T05:17:00Z"/>
        <w:sdt>
          <w:sdtPr>
            <w:id w:val="1586414044"/>
            <w:docPartObj>
              <w:docPartGallery w:val="Page Numbers (Bottom of Page)"/>
              <w:docPartUnique/>
            </w:docPartObj>
          </w:sdtPr>
          <w:sdtContent>
            <w:customXmlInsRangeEnd w:id="3284"/>
            <w:p w14:paraId="46443868" w14:textId="77777777" w:rsidR="00A9209F" w:rsidRDefault="00A9209F" w:rsidP="008809B3">
              <w:pPr>
                <w:pStyle w:val="Footer"/>
                <w:ind w:firstLine="0"/>
                <w:jc w:val="left"/>
                <w:rPr>
                  <w:ins w:id="3285" w:author="Carlos Erazo" w:date="2020-08-15T05:17:00Z"/>
                </w:rPr>
              </w:pPr>
              <w:ins w:id="3286" w:author="Carlos Erazo" w:date="2020-08-15T05:17:00Z">
                <w:r>
                  <w:t xml:space="preserve">Page | </w:t>
                </w:r>
                <w:r>
                  <w:fldChar w:fldCharType="begin"/>
                </w:r>
                <w:r>
                  <w:instrText xml:space="preserve"> PAGE   \* MERGEFORMAT </w:instrText>
                </w:r>
                <w:r>
                  <w:fldChar w:fldCharType="separate"/>
                </w:r>
                <w:r>
                  <w:t>22</w:t>
                </w:r>
                <w:r>
                  <w:rPr>
                    <w:noProof/>
                  </w:rPr>
                  <w:fldChar w:fldCharType="end"/>
                </w:r>
                <w:r>
                  <w:t xml:space="preserve"> </w:t>
                </w:r>
              </w:ins>
            </w:p>
            <w:customXmlInsRangeStart w:id="3287" w:author="Carlos Erazo" w:date="2020-08-15T05:17:00Z"/>
          </w:sdtContent>
        </w:sdt>
        <w:customXmlInsRangeEnd w:id="3287"/>
      </w:tc>
    </w:tr>
  </w:tbl>
  <w:p w14:paraId="7D2B9852" w14:textId="77777777" w:rsidR="00A9209F" w:rsidRPr="000D4312" w:rsidRDefault="00A9209F" w:rsidP="000D4312">
    <w:pPr>
      <w:pStyle w:val="Footer"/>
      <w:ind w:firstLine="0"/>
      <w:pPrChange w:id="3288" w:author="Carlos Erazo" w:date="2020-08-15T04:40:00Z">
        <w:pPr>
          <w:pStyle w:val="Footer"/>
        </w:pPr>
      </w:pPrChange>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9209F" w14:paraId="666C07AF" w14:textId="77777777" w:rsidTr="00A9209F">
      <w:trPr>
        <w:jc w:val="center"/>
        <w:ins w:id="3289" w:author="Carlos Erazo" w:date="2020-08-15T05:28:00Z"/>
      </w:trPr>
      <w:tc>
        <w:tcPr>
          <w:tcW w:w="9016" w:type="dxa"/>
        </w:tcPr>
        <w:customXmlInsRangeStart w:id="3290" w:author="Carlos Erazo" w:date="2020-08-15T05:28:00Z"/>
        <w:sdt>
          <w:sdtPr>
            <w:id w:val="-319121696"/>
            <w:docPartObj>
              <w:docPartGallery w:val="Page Numbers (Bottom of Page)"/>
              <w:docPartUnique/>
            </w:docPartObj>
          </w:sdtPr>
          <w:sdtEndPr>
            <w:rPr>
              <w:noProof/>
            </w:rPr>
          </w:sdtEndPr>
          <w:sdtContent>
            <w:customXmlInsRangeEnd w:id="3290"/>
            <w:p w14:paraId="340607F5" w14:textId="77777777" w:rsidR="00A9209F" w:rsidRDefault="00A9209F" w:rsidP="00A9209F">
              <w:pPr>
                <w:pStyle w:val="Footer"/>
                <w:ind w:firstLine="0"/>
                <w:jc w:val="right"/>
                <w:rPr>
                  <w:ins w:id="3291" w:author="Carlos Erazo" w:date="2020-08-15T05:28:00Z"/>
                  <w:noProof/>
                </w:rPr>
              </w:pPr>
              <w:ins w:id="3292" w:author="Carlos Erazo" w:date="2020-08-15T05:28:00Z">
                <w:r>
                  <w:t xml:space="preserve">Page | </w:t>
                </w:r>
                <w:r>
                  <w:fldChar w:fldCharType="begin"/>
                </w:r>
                <w:r>
                  <w:instrText xml:space="preserve"> PAGE   \* MERGEFORMAT </w:instrText>
                </w:r>
                <w:r>
                  <w:fldChar w:fldCharType="separate"/>
                </w:r>
                <w:r>
                  <w:t>23</w:t>
                </w:r>
                <w:r>
                  <w:rPr>
                    <w:noProof/>
                  </w:rPr>
                  <w:fldChar w:fldCharType="end"/>
                </w:r>
              </w:ins>
            </w:p>
            <w:customXmlInsRangeStart w:id="3293" w:author="Carlos Erazo" w:date="2020-08-15T05:28:00Z"/>
          </w:sdtContent>
        </w:sdt>
        <w:customXmlInsRangeEnd w:id="3293"/>
      </w:tc>
    </w:tr>
  </w:tbl>
  <w:p w14:paraId="596FC1EE" w14:textId="77777777" w:rsidR="00A9209F" w:rsidDel="00556C2F" w:rsidRDefault="00A9209F" w:rsidP="000D4312">
    <w:pPr>
      <w:pStyle w:val="Footer"/>
      <w:ind w:firstLine="0"/>
      <w:rPr>
        <w:del w:id="3294" w:author="Carlos Erazo" w:date="2020-08-15T05:11:00Z"/>
      </w:rPr>
      <w:pPrChange w:id="3295" w:author="Carlos Erazo" w:date="2020-08-15T04:39:00Z">
        <w:pPr>
          <w:pStyle w:val="Footer"/>
        </w:pPr>
      </w:pPrChange>
    </w:pPr>
  </w:p>
  <w:p w14:paraId="2F6F9CE1" w14:textId="77777777" w:rsidR="00A9209F" w:rsidRDefault="00A9209F" w:rsidP="00556C2F">
    <w:pPr>
      <w:pStyle w:val="Footer"/>
      <w:ind w:firstLine="0"/>
      <w:pPrChange w:id="3296" w:author="Carlos Erazo" w:date="2020-08-15T05:11:00Z">
        <w:pPr/>
      </w:pPrChange>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378D8" w14:textId="77777777" w:rsidR="00A9209F" w:rsidDel="00556C2F" w:rsidRDefault="00A9209F" w:rsidP="000D4312">
    <w:pPr>
      <w:pStyle w:val="Footer"/>
      <w:ind w:firstLine="0"/>
      <w:rPr>
        <w:del w:id="3320" w:author="Carlos Erazo" w:date="2020-08-15T05:11:00Z"/>
      </w:rPr>
      <w:pPrChange w:id="3321" w:author="Carlos Erazo" w:date="2020-08-15T04:39:00Z">
        <w:pPr>
          <w:pStyle w:val="Footer"/>
        </w:pPr>
      </w:pPrChange>
    </w:pPr>
  </w:p>
  <w:p w14:paraId="4D3FC332" w14:textId="77777777" w:rsidR="00A9209F" w:rsidRDefault="00A9209F" w:rsidP="00556C2F">
    <w:pPr>
      <w:pStyle w:val="Footer"/>
      <w:ind w:firstLine="0"/>
      <w:pPrChange w:id="3322" w:author="Carlos Erazo" w:date="2020-08-15T05:11:00Z">
        <w:pPr/>
      </w:pPrChan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Change w:id="2431" w:author="Carlos Erazo" w:date="2020-08-15T04:48:00Z">
        <w:tblPr>
          <w:tblStyle w:val="TableGrid"/>
          <w:tblW w:w="0" w:type="auto"/>
          <w:tblLook w:val="04A0" w:firstRow="1" w:lastRow="0" w:firstColumn="1" w:lastColumn="0" w:noHBand="0" w:noVBand="1"/>
        </w:tblPr>
      </w:tblPrChange>
    </w:tblPr>
    <w:tblGrid>
      <w:gridCol w:w="9016"/>
      <w:tblGridChange w:id="2432">
        <w:tblGrid>
          <w:gridCol w:w="9016"/>
        </w:tblGrid>
      </w:tblGridChange>
    </w:tblGrid>
    <w:tr w:rsidR="00A9209F" w14:paraId="3AEEEF3A" w14:textId="77777777" w:rsidTr="000D4312">
      <w:trPr>
        <w:ins w:id="2433" w:author="Carlos Erazo" w:date="2020-08-15T04:47:00Z"/>
      </w:trPr>
      <w:tc>
        <w:tcPr>
          <w:tcW w:w="9016" w:type="dxa"/>
          <w:tcBorders>
            <w:left w:val="nil"/>
            <w:bottom w:val="nil"/>
            <w:right w:val="nil"/>
          </w:tcBorders>
          <w:tcPrChange w:id="2434" w:author="Carlos Erazo" w:date="2020-08-15T04:48:00Z">
            <w:tcPr>
              <w:tcW w:w="9016" w:type="dxa"/>
            </w:tcPr>
          </w:tcPrChange>
        </w:tcPr>
        <w:customXmlInsRangeStart w:id="2435" w:author="Carlos Erazo" w:date="2020-08-15T04:48:00Z"/>
        <w:sdt>
          <w:sdtPr>
            <w:id w:val="-2087912409"/>
            <w:docPartObj>
              <w:docPartGallery w:val="Page Numbers (Bottom of Page)"/>
              <w:docPartUnique/>
            </w:docPartObj>
          </w:sdtPr>
          <w:sdtContent>
            <w:customXmlInsRangeEnd w:id="2435"/>
            <w:p w14:paraId="47A5B3C9" w14:textId="55F45D18" w:rsidR="00A9209F" w:rsidRDefault="00A9209F" w:rsidP="000D4312">
              <w:pPr>
                <w:pStyle w:val="Footer"/>
                <w:jc w:val="right"/>
                <w:rPr>
                  <w:ins w:id="2436" w:author="Carlos Erazo" w:date="2020-08-15T04:47:00Z"/>
                </w:rPr>
                <w:pPrChange w:id="2437" w:author="Carlos Erazo" w:date="2020-08-15T04:48:00Z">
                  <w:pPr>
                    <w:pStyle w:val="Footer"/>
                    <w:ind w:firstLine="0"/>
                  </w:pPr>
                </w:pPrChange>
              </w:pPr>
              <w:ins w:id="2438" w:author="Carlos Erazo" w:date="2020-08-15T04:48:00Z">
                <w:r>
                  <w:t xml:space="preserve">Page | </w:t>
                </w:r>
                <w:r>
                  <w:fldChar w:fldCharType="begin"/>
                </w:r>
                <w:r>
                  <w:instrText xml:space="preserve"> PAGE   \* MERGEFORMAT </w:instrText>
                </w:r>
                <w:r>
                  <w:fldChar w:fldCharType="separate"/>
                </w:r>
                <w:r>
                  <w:t>i</w:t>
                </w:r>
                <w:r>
                  <w:rPr>
                    <w:noProof/>
                  </w:rPr>
                  <w:fldChar w:fldCharType="end"/>
                </w:r>
                <w:r>
                  <w:t xml:space="preserve"> </w:t>
                </w:r>
              </w:ins>
            </w:p>
            <w:customXmlInsRangeStart w:id="2439" w:author="Carlos Erazo" w:date="2020-08-15T04:48:00Z"/>
          </w:sdtContent>
        </w:sdt>
        <w:customXmlInsRangeEnd w:id="2439"/>
      </w:tc>
    </w:tr>
  </w:tbl>
  <w:p w14:paraId="022F88D2" w14:textId="77777777" w:rsidR="00A9209F" w:rsidRDefault="00A9209F">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9016"/>
    </w:tblGrid>
    <w:tr w:rsidR="00A9209F" w14:paraId="747BA6B7" w14:textId="77777777" w:rsidTr="00A9209F">
      <w:trPr>
        <w:ins w:id="3347" w:author="Carlos Erazo" w:date="2020-08-15T05:17:00Z"/>
      </w:trPr>
      <w:tc>
        <w:tcPr>
          <w:tcW w:w="9016" w:type="dxa"/>
          <w:tcBorders>
            <w:left w:val="nil"/>
            <w:bottom w:val="nil"/>
            <w:right w:val="nil"/>
          </w:tcBorders>
        </w:tcPr>
        <w:customXmlInsRangeStart w:id="3348" w:author="Carlos Erazo" w:date="2020-08-15T05:17:00Z"/>
        <w:sdt>
          <w:sdtPr>
            <w:id w:val="-822580016"/>
            <w:docPartObj>
              <w:docPartGallery w:val="Page Numbers (Bottom of Page)"/>
              <w:docPartUnique/>
            </w:docPartObj>
          </w:sdtPr>
          <w:sdtContent>
            <w:customXmlInsRangeEnd w:id="3348"/>
            <w:p w14:paraId="65BBE637" w14:textId="77777777" w:rsidR="00A9209F" w:rsidRDefault="00A9209F" w:rsidP="008809B3">
              <w:pPr>
                <w:pStyle w:val="Footer"/>
                <w:ind w:firstLine="0"/>
                <w:jc w:val="left"/>
                <w:rPr>
                  <w:ins w:id="3349" w:author="Carlos Erazo" w:date="2020-08-15T05:17:00Z"/>
                </w:rPr>
              </w:pPr>
              <w:ins w:id="3350" w:author="Carlos Erazo" w:date="2020-08-15T05:17:00Z">
                <w:r>
                  <w:t xml:space="preserve">Page | </w:t>
                </w:r>
                <w:r>
                  <w:fldChar w:fldCharType="begin"/>
                </w:r>
                <w:r>
                  <w:instrText xml:space="preserve"> PAGE   \* MERGEFORMAT </w:instrText>
                </w:r>
                <w:r>
                  <w:fldChar w:fldCharType="separate"/>
                </w:r>
                <w:r>
                  <w:t>22</w:t>
                </w:r>
                <w:r>
                  <w:rPr>
                    <w:noProof/>
                  </w:rPr>
                  <w:fldChar w:fldCharType="end"/>
                </w:r>
                <w:r>
                  <w:t xml:space="preserve"> </w:t>
                </w:r>
              </w:ins>
            </w:p>
            <w:customXmlInsRangeStart w:id="3351" w:author="Carlos Erazo" w:date="2020-08-15T05:17:00Z"/>
          </w:sdtContent>
        </w:sdt>
        <w:customXmlInsRangeEnd w:id="3351"/>
      </w:tc>
    </w:tr>
  </w:tbl>
  <w:p w14:paraId="46B7B969" w14:textId="77777777" w:rsidR="00A9209F" w:rsidRPr="000D4312" w:rsidRDefault="00A9209F" w:rsidP="000D4312">
    <w:pPr>
      <w:pStyle w:val="Footer"/>
      <w:ind w:firstLine="0"/>
      <w:pPrChange w:id="3352" w:author="Carlos Erazo" w:date="2020-08-15T04:40:00Z">
        <w:pPr>
          <w:pStyle w:val="Footer"/>
        </w:pPr>
      </w:pPrChange>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9209F" w14:paraId="2DE8362D" w14:textId="77777777" w:rsidTr="00A9209F">
      <w:trPr>
        <w:jc w:val="center"/>
        <w:ins w:id="3378" w:author="Carlos Erazo" w:date="2020-08-15T05:34:00Z"/>
      </w:trPr>
      <w:tc>
        <w:tcPr>
          <w:tcW w:w="9016" w:type="dxa"/>
        </w:tcPr>
        <w:customXmlInsRangeStart w:id="3379" w:author="Carlos Erazo" w:date="2020-08-15T05:34:00Z"/>
        <w:sdt>
          <w:sdtPr>
            <w:id w:val="1383749129"/>
            <w:docPartObj>
              <w:docPartGallery w:val="Page Numbers (Bottom of Page)"/>
              <w:docPartUnique/>
            </w:docPartObj>
          </w:sdtPr>
          <w:sdtEndPr>
            <w:rPr>
              <w:noProof/>
            </w:rPr>
          </w:sdtEndPr>
          <w:sdtContent>
            <w:customXmlInsRangeEnd w:id="3379"/>
            <w:p w14:paraId="72B1E697" w14:textId="77777777" w:rsidR="00A9209F" w:rsidRDefault="00A9209F" w:rsidP="00A9209F">
              <w:pPr>
                <w:pStyle w:val="Footer"/>
                <w:ind w:firstLine="0"/>
                <w:jc w:val="right"/>
                <w:rPr>
                  <w:ins w:id="3380" w:author="Carlos Erazo" w:date="2020-08-15T05:34:00Z"/>
                  <w:noProof/>
                </w:rPr>
              </w:pPr>
              <w:ins w:id="3381" w:author="Carlos Erazo" w:date="2020-08-15T05:34:00Z">
                <w:r>
                  <w:t xml:space="preserve">Page | </w:t>
                </w:r>
                <w:r>
                  <w:fldChar w:fldCharType="begin"/>
                </w:r>
                <w:r>
                  <w:instrText xml:space="preserve"> PAGE   \* MERGEFORMAT </w:instrText>
                </w:r>
                <w:r>
                  <w:fldChar w:fldCharType="separate"/>
                </w:r>
                <w:r>
                  <w:t>23</w:t>
                </w:r>
                <w:r>
                  <w:rPr>
                    <w:noProof/>
                  </w:rPr>
                  <w:fldChar w:fldCharType="end"/>
                </w:r>
              </w:ins>
            </w:p>
            <w:customXmlInsRangeStart w:id="3382" w:author="Carlos Erazo" w:date="2020-08-15T05:34:00Z"/>
          </w:sdtContent>
        </w:sdt>
        <w:customXmlInsRangeEnd w:id="3382"/>
      </w:tc>
    </w:tr>
  </w:tbl>
  <w:p w14:paraId="407337FC" w14:textId="77777777" w:rsidR="00A9209F" w:rsidDel="00556C2F" w:rsidRDefault="00A9209F" w:rsidP="000D4312">
    <w:pPr>
      <w:pStyle w:val="Footer"/>
      <w:ind w:firstLine="0"/>
      <w:rPr>
        <w:del w:id="3383" w:author="Carlos Erazo" w:date="2020-08-15T05:11:00Z"/>
      </w:rPr>
      <w:pPrChange w:id="3384" w:author="Carlos Erazo" w:date="2020-08-15T04:39:00Z">
        <w:pPr>
          <w:pStyle w:val="Footer"/>
        </w:pPr>
      </w:pPrChange>
    </w:pPr>
  </w:p>
  <w:p w14:paraId="1F379E02" w14:textId="77777777" w:rsidR="00A9209F" w:rsidRDefault="00A9209F" w:rsidP="00556C2F">
    <w:pPr>
      <w:pStyle w:val="Footer"/>
      <w:ind w:firstLine="0"/>
      <w:pPrChange w:id="3385" w:author="Carlos Erazo" w:date="2020-08-15T05:11:00Z">
        <w:pPr/>
      </w:pPrChange>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9744D" w14:textId="77777777" w:rsidR="008B472E" w:rsidDel="00556C2F" w:rsidRDefault="008B472E" w:rsidP="000D4312">
    <w:pPr>
      <w:pStyle w:val="Footer"/>
      <w:ind w:firstLine="0"/>
      <w:rPr>
        <w:del w:id="3389" w:author="Carlos Erazo" w:date="2020-08-15T05:11:00Z"/>
      </w:rPr>
      <w:pPrChange w:id="3390" w:author="Carlos Erazo" w:date="2020-08-15T04:39:00Z">
        <w:pPr>
          <w:pStyle w:val="Footer"/>
        </w:pPr>
      </w:pPrChange>
    </w:pPr>
  </w:p>
  <w:p w14:paraId="60CFA302" w14:textId="77777777" w:rsidR="008B472E" w:rsidRDefault="008B472E" w:rsidP="00556C2F">
    <w:pPr>
      <w:pStyle w:val="Footer"/>
      <w:ind w:firstLine="0"/>
      <w:pPrChange w:id="3391" w:author="Carlos Erazo" w:date="2020-08-15T05:11:00Z">
        <w:pPr/>
      </w:pPrChange>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3408" w:author="Carlos Erazo" w:date="2020-08-15T03:36:00Z"/>
  <w:sdt>
    <w:sdtPr>
      <w:id w:val="651334792"/>
      <w:docPartObj>
        <w:docPartGallery w:val="Page Numbers (Bottom of Page)"/>
        <w:docPartUnique/>
      </w:docPartObj>
    </w:sdtPr>
    <w:sdtEndPr>
      <w:rPr>
        <w:noProof/>
      </w:rPr>
    </w:sdtEndPr>
    <w:sdtContent>
      <w:customXmlInsRangeEnd w:id="3408"/>
      <w:p w14:paraId="42D8F69F" w14:textId="77777777" w:rsidR="00A9209F" w:rsidRDefault="00A9209F">
        <w:pPr>
          <w:pStyle w:val="Footer"/>
          <w:rPr>
            <w:ins w:id="3409" w:author="Carlos Erazo" w:date="2020-08-15T03:36:00Z"/>
          </w:rPr>
        </w:pPr>
        <w:ins w:id="3410" w:author="Carlos Erazo" w:date="2020-08-15T03:36:00Z">
          <w:r>
            <w:t xml:space="preserve">Page | </w:t>
          </w:r>
          <w:r>
            <w:fldChar w:fldCharType="begin"/>
          </w:r>
          <w:r>
            <w:instrText xml:space="preserve"> PAGE   \* MERGEFORMAT </w:instrText>
          </w:r>
          <w:r>
            <w:fldChar w:fldCharType="separate"/>
          </w:r>
          <w:r>
            <w:rPr>
              <w:noProof/>
            </w:rPr>
            <w:t>2</w:t>
          </w:r>
          <w:r>
            <w:rPr>
              <w:noProof/>
            </w:rPr>
            <w:fldChar w:fldCharType="end"/>
          </w:r>
        </w:ins>
      </w:p>
      <w:customXmlInsRangeStart w:id="3411" w:author="Carlos Erazo" w:date="2020-08-15T03:36:00Z"/>
    </w:sdtContent>
  </w:sdt>
  <w:customXmlInsRangeEnd w:id="3411"/>
  <w:p w14:paraId="187A0D2D" w14:textId="77777777" w:rsidR="00A9209F" w:rsidRDefault="00A9209F">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3412" w:author="Carlos Erazo" w:date="2020-08-15T03:59:00Z"/>
  <w:sdt>
    <w:sdtPr>
      <w:rPr>
        <w:rFonts w:eastAsiaTheme="majorEastAsia" w:cs="Times New Roman"/>
        <w:sz w:val="28"/>
        <w:szCs w:val="28"/>
        <w:rPrChange w:id="3413" w:author="Carlos Erazo" w:date="2020-08-15T04:01:00Z">
          <w:rPr>
            <w:rFonts w:asciiTheme="majorHAnsi" w:eastAsiaTheme="majorEastAsia" w:hAnsiTheme="majorHAnsi" w:cstheme="majorBidi"/>
            <w:sz w:val="28"/>
            <w:szCs w:val="28"/>
          </w:rPr>
        </w:rPrChange>
      </w:rPr>
      <w:id w:val="1163284123"/>
      <w:docPartObj>
        <w:docPartGallery w:val="Page Numbers (Bottom of Page)"/>
        <w:docPartUnique/>
      </w:docPartObj>
    </w:sdtPr>
    <w:sdtEndPr>
      <w:rPr>
        <w:noProof/>
        <w:sz w:val="24"/>
        <w:szCs w:val="24"/>
        <w:rPrChange w:id="3414" w:author="Carlos Erazo" w:date="2020-08-15T04:01:00Z">
          <w:rPr/>
        </w:rPrChange>
      </w:rPr>
    </w:sdtEndPr>
    <w:sdtContent>
      <w:customXmlInsRangeEnd w:id="3412"/>
      <w:p w14:paraId="0222C783" w14:textId="15EA4968" w:rsidR="00A9209F" w:rsidRPr="008B472E" w:rsidRDefault="008B472E" w:rsidP="0009085F">
        <w:pPr>
          <w:jc w:val="right"/>
          <w:rPr>
            <w:ins w:id="3415" w:author="Carlos Erazo" w:date="2020-08-15T03:59:00Z"/>
            <w:rFonts w:eastAsiaTheme="majorEastAsia" w:cs="Times New Roman"/>
            <w:szCs w:val="24"/>
            <w:rPrChange w:id="3416" w:author="Carlos Erazo" w:date="2020-08-15T05:40:00Z">
              <w:rPr>
                <w:ins w:id="3417" w:author="Carlos Erazo" w:date="2020-08-15T03:59:00Z"/>
                <w:rFonts w:asciiTheme="majorHAnsi" w:eastAsiaTheme="majorEastAsia" w:hAnsiTheme="majorHAnsi" w:cstheme="majorBidi"/>
                <w:sz w:val="28"/>
                <w:szCs w:val="28"/>
              </w:rPr>
            </w:rPrChange>
          </w:rPr>
          <w:pPrChange w:id="3418" w:author="Carlos Erazo" w:date="2020-08-15T04:01:00Z">
            <w:pPr>
              <w:pStyle w:val="Footer"/>
              <w:jc w:val="right"/>
            </w:pPr>
          </w:pPrChange>
        </w:pPr>
        <w:ins w:id="3419" w:author="Carlos Erazo" w:date="2020-08-15T05:40:00Z">
          <w:r w:rsidRPr="008B472E">
            <w:rPr>
              <w:rFonts w:eastAsiaTheme="majorEastAsia" w:cs="Times New Roman"/>
              <w:szCs w:val="24"/>
              <w:rPrChange w:id="3420" w:author="Carlos Erazo" w:date="2020-08-15T05:40:00Z">
                <w:rPr>
                  <w:rFonts w:eastAsiaTheme="majorEastAsia" w:cs="Times New Roman"/>
                  <w:sz w:val="28"/>
                  <w:szCs w:val="28"/>
                </w:rPr>
              </w:rPrChange>
            </w:rPr>
            <w:t>appendix</w:t>
          </w:r>
        </w:ins>
        <w:ins w:id="3421" w:author="Carlos Erazo" w:date="2020-08-15T04:01:00Z">
          <w:r w:rsidR="00A9209F" w:rsidRPr="008B472E">
            <w:rPr>
              <w:rFonts w:eastAsiaTheme="majorEastAsia" w:cs="Times New Roman"/>
              <w:szCs w:val="24"/>
              <w:rPrChange w:id="3422" w:author="Carlos Erazo" w:date="2020-08-15T05:40:00Z">
                <w:rPr>
                  <w:rFonts w:asciiTheme="majorHAnsi" w:eastAsiaTheme="majorEastAsia" w:hAnsiTheme="majorHAnsi" w:cstheme="majorBidi"/>
                  <w:sz w:val="28"/>
                  <w:szCs w:val="28"/>
                </w:rPr>
              </w:rPrChange>
            </w:rPr>
            <w:t xml:space="preserve"> </w:t>
          </w:r>
        </w:ins>
        <w:ins w:id="3423" w:author="Carlos Erazo" w:date="2020-08-15T03:59:00Z">
          <w:r w:rsidR="00A9209F" w:rsidRPr="008B472E">
            <w:rPr>
              <w:rFonts w:cs="Times New Roman"/>
              <w:szCs w:val="24"/>
              <w:rPrChange w:id="3424" w:author="Carlos Erazo" w:date="2020-08-15T05:40:00Z">
                <w:rPr>
                  <w:rFonts w:asciiTheme="majorHAnsi" w:eastAsiaTheme="majorEastAsia" w:hAnsiTheme="majorHAnsi" w:cstheme="majorBidi"/>
                  <w:sz w:val="28"/>
                  <w:szCs w:val="28"/>
                </w:rPr>
              </w:rPrChange>
            </w:rPr>
            <w:t xml:space="preserve">pg. </w:t>
          </w:r>
          <w:r w:rsidR="00A9209F" w:rsidRPr="008B472E">
            <w:rPr>
              <w:rFonts w:cs="Times New Roman"/>
              <w:szCs w:val="24"/>
              <w:rPrChange w:id="3425" w:author="Carlos Erazo" w:date="2020-08-15T05:40:00Z">
                <w:rPr>
                  <w:rFonts w:asciiTheme="minorHAnsi" w:eastAsiaTheme="minorEastAsia" w:hAnsiTheme="minorHAnsi" w:cs="Times New Roman"/>
                  <w:sz w:val="22"/>
                </w:rPr>
              </w:rPrChange>
            </w:rPr>
            <w:fldChar w:fldCharType="begin"/>
          </w:r>
          <w:r w:rsidR="00A9209F" w:rsidRPr="008B472E">
            <w:rPr>
              <w:rFonts w:cs="Times New Roman"/>
              <w:szCs w:val="24"/>
            </w:rPr>
            <w:instrText xml:space="preserve"> PAGE    \* MERGEFORMAT </w:instrText>
          </w:r>
          <w:r w:rsidR="00A9209F" w:rsidRPr="008B472E">
            <w:rPr>
              <w:rFonts w:cs="Times New Roman"/>
              <w:szCs w:val="24"/>
              <w:rPrChange w:id="3426" w:author="Carlos Erazo" w:date="2020-08-15T05:40:00Z">
                <w:rPr>
                  <w:rFonts w:asciiTheme="minorHAnsi" w:eastAsiaTheme="minorEastAsia" w:hAnsiTheme="minorHAnsi" w:cs="Times New Roman"/>
                  <w:sz w:val="22"/>
                </w:rPr>
              </w:rPrChange>
            </w:rPr>
            <w:fldChar w:fldCharType="separate"/>
          </w:r>
          <w:r w:rsidR="00A9209F" w:rsidRPr="008B472E">
            <w:rPr>
              <w:rFonts w:cs="Times New Roman"/>
              <w:szCs w:val="24"/>
              <w:rPrChange w:id="3427" w:author="Carlos Erazo" w:date="2020-08-15T05:40:00Z">
                <w:rPr>
                  <w:rFonts w:asciiTheme="majorHAnsi" w:eastAsiaTheme="majorEastAsia" w:hAnsiTheme="majorHAnsi" w:cstheme="majorBidi"/>
                  <w:noProof/>
                  <w:sz w:val="28"/>
                  <w:szCs w:val="28"/>
                </w:rPr>
              </w:rPrChange>
            </w:rPr>
            <w:t>2</w:t>
          </w:r>
          <w:r w:rsidR="00A9209F" w:rsidRPr="008B472E">
            <w:rPr>
              <w:rFonts w:cs="Times New Roman"/>
              <w:szCs w:val="24"/>
              <w:rPrChange w:id="3428" w:author="Carlos Erazo" w:date="2020-08-15T05:40:00Z">
                <w:rPr>
                  <w:rFonts w:asciiTheme="majorHAnsi" w:eastAsiaTheme="majorEastAsia" w:hAnsiTheme="majorHAnsi" w:cstheme="majorBidi"/>
                  <w:noProof/>
                  <w:sz w:val="28"/>
                  <w:szCs w:val="28"/>
                </w:rPr>
              </w:rPrChange>
            </w:rPr>
            <w:fldChar w:fldCharType="end"/>
          </w:r>
        </w:ins>
      </w:p>
      <w:customXmlInsRangeStart w:id="3429" w:author="Carlos Erazo" w:date="2020-08-15T03:59:00Z"/>
    </w:sdtContent>
  </w:sdt>
  <w:customXmlInsRangeEnd w:id="3429"/>
  <w:p w14:paraId="1C78F442" w14:textId="6D4E3A1B" w:rsidR="00A9209F" w:rsidRDefault="00A9209F" w:rsidP="00665111">
    <w:pPr>
      <w:pStyle w:val="Footer"/>
      <w:jc w:val="right"/>
      <w:pPrChange w:id="3430" w:author="Carlos Erazo" w:date="2020-08-15T03:28:00Z">
        <w:pPr>
          <w:pStyle w:val="Footer"/>
        </w:pPr>
      </w:pPrChange>
    </w:pPr>
    <w:ins w:id="3431" w:author="Carlos Erazo" w:date="2020-08-15T03:28:00Z">
      <w:r>
        <w:t xml:space="preserve"> </w:t>
      </w:r>
    </w:ins>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458" w:author="Carlos Erazo" w:date="2020-08-15T06:04:00Z">
        <w:tblPr>
          <w:tblStyle w:val="TableGrid"/>
          <w:tblW w:w="0" w:type="auto"/>
          <w:tblLook w:val="04A0" w:firstRow="1" w:lastRow="0" w:firstColumn="1" w:lastColumn="0" w:noHBand="0" w:noVBand="1"/>
        </w:tblPr>
      </w:tblPrChange>
    </w:tblPr>
    <w:tblGrid>
      <w:gridCol w:w="9016"/>
      <w:tblGridChange w:id="3459">
        <w:tblGrid>
          <w:gridCol w:w="9016"/>
        </w:tblGrid>
      </w:tblGridChange>
    </w:tblGrid>
    <w:tr w:rsidR="00CB5C40" w14:paraId="2AC3C5D5" w14:textId="77777777" w:rsidTr="00CB5C40">
      <w:trPr>
        <w:jc w:val="center"/>
        <w:ins w:id="3460" w:author="Carlos Erazo" w:date="2020-08-15T06:03:00Z"/>
      </w:trPr>
      <w:tc>
        <w:tcPr>
          <w:tcW w:w="9016" w:type="dxa"/>
          <w:tcPrChange w:id="3461" w:author="Carlos Erazo" w:date="2020-08-15T06:04:00Z">
            <w:tcPr>
              <w:tcW w:w="9016" w:type="dxa"/>
            </w:tcPr>
          </w:tcPrChange>
        </w:tcPr>
        <w:customXmlInsRangeStart w:id="3462" w:author="Carlos Erazo" w:date="2020-08-15T06:04:00Z"/>
        <w:sdt>
          <w:sdtPr>
            <w:rPr>
              <w:rFonts w:eastAsiaTheme="majorEastAsia" w:cs="Times New Roman"/>
              <w:sz w:val="28"/>
              <w:szCs w:val="28"/>
            </w:rPr>
            <w:id w:val="-1054085610"/>
            <w:docPartObj>
              <w:docPartGallery w:val="Page Numbers (Bottom of Page)"/>
              <w:docPartUnique/>
            </w:docPartObj>
          </w:sdtPr>
          <w:sdtEndPr>
            <w:rPr>
              <w:noProof/>
              <w:sz w:val="24"/>
              <w:szCs w:val="24"/>
            </w:rPr>
          </w:sdtEndPr>
          <w:sdtContent>
            <w:customXmlInsRangeEnd w:id="3462"/>
            <w:p w14:paraId="6227C52A" w14:textId="2B156136" w:rsidR="00CB5C40" w:rsidRDefault="00CB5C40" w:rsidP="008B472E">
              <w:pPr>
                <w:ind w:firstLine="0"/>
                <w:rPr>
                  <w:ins w:id="3463" w:author="Carlos Erazo" w:date="2020-08-15T06:03:00Z"/>
                  <w:rFonts w:eastAsiaTheme="majorEastAsia" w:cs="Times New Roman"/>
                  <w:noProof/>
                  <w:szCs w:val="24"/>
                </w:rPr>
              </w:pPr>
              <w:ins w:id="3464" w:author="Carlos Erazo" w:date="2020-08-15T06:04:00Z">
                <w:r w:rsidRPr="00A07D91">
                  <w:rPr>
                    <w:rFonts w:eastAsiaTheme="majorEastAsia" w:cs="Times New Roman"/>
                    <w:szCs w:val="24"/>
                  </w:rPr>
                  <w:t xml:space="preserve">appendix </w:t>
                </w:r>
                <w:r w:rsidRPr="00A07D91">
                  <w:rPr>
                    <w:rFonts w:cs="Times New Roman"/>
                    <w:szCs w:val="24"/>
                  </w:rPr>
                  <w:t xml:space="preserve">pg. </w:t>
                </w:r>
                <w:r w:rsidRPr="00A07D91">
                  <w:rPr>
                    <w:rFonts w:cs="Times New Roman"/>
                    <w:szCs w:val="24"/>
                  </w:rPr>
                  <w:fldChar w:fldCharType="begin"/>
                </w:r>
                <w:r w:rsidRPr="008B472E">
                  <w:rPr>
                    <w:rFonts w:cs="Times New Roman"/>
                    <w:szCs w:val="24"/>
                  </w:rPr>
                  <w:instrText xml:space="preserve"> PAGE    \* MERGEFORMAT </w:instrText>
                </w:r>
                <w:r w:rsidRPr="00A07D91">
                  <w:rPr>
                    <w:rFonts w:cs="Times New Roman"/>
                    <w:szCs w:val="24"/>
                  </w:rPr>
                  <w:fldChar w:fldCharType="separate"/>
                </w:r>
                <w:r>
                  <w:rPr>
                    <w:rFonts w:cs="Times New Roman"/>
                    <w:szCs w:val="24"/>
                  </w:rPr>
                  <w:t>xiv</w:t>
                </w:r>
                <w:r w:rsidRPr="00A07D91">
                  <w:rPr>
                    <w:rFonts w:cs="Times New Roman"/>
                    <w:szCs w:val="24"/>
                  </w:rPr>
                  <w:fldChar w:fldCharType="end"/>
                </w:r>
              </w:ins>
            </w:p>
            <w:customXmlInsRangeStart w:id="3465" w:author="Carlos Erazo" w:date="2020-08-15T06:04:00Z"/>
          </w:sdtContent>
        </w:sdt>
        <w:customXmlInsRangeEnd w:id="3465"/>
      </w:tc>
    </w:tr>
  </w:tbl>
  <w:p w14:paraId="6C493EAF" w14:textId="07FC3ED9" w:rsidR="008B472E" w:rsidRPr="008B472E" w:rsidRDefault="008B472E" w:rsidP="008B472E">
    <w:pPr>
      <w:ind w:firstLine="0"/>
      <w:rPr>
        <w:ins w:id="3466" w:author="Carlos Erazo" w:date="2020-08-15T03:36:00Z"/>
        <w:rFonts w:eastAsiaTheme="majorEastAsia" w:cs="Times New Roman"/>
        <w:szCs w:val="24"/>
        <w:rPrChange w:id="3467" w:author="Carlos Erazo" w:date="2020-08-15T05:43:00Z">
          <w:rPr>
            <w:ins w:id="3468" w:author="Carlos Erazo" w:date="2020-08-15T03:36:00Z"/>
          </w:rPr>
        </w:rPrChange>
      </w:rPr>
      <w:pPrChange w:id="3469" w:author="Carlos Erazo" w:date="2020-08-15T05:43:00Z">
        <w:pPr>
          <w:pStyle w:val="Footer"/>
        </w:pPr>
      </w:pPrChange>
    </w:pPr>
  </w:p>
  <w:p w14:paraId="50F6A70D" w14:textId="77777777" w:rsidR="008B472E" w:rsidRDefault="008B472E">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470" w:author="Carlos Erazo" w:date="2020-08-15T06:03:00Z">
        <w:tblPr>
          <w:tblStyle w:val="TableGrid"/>
          <w:tblW w:w="0" w:type="auto"/>
          <w:tblLook w:val="04A0" w:firstRow="1" w:lastRow="0" w:firstColumn="1" w:lastColumn="0" w:noHBand="0" w:noVBand="1"/>
        </w:tblPr>
      </w:tblPrChange>
    </w:tblPr>
    <w:tblGrid>
      <w:gridCol w:w="9016"/>
      <w:tblGridChange w:id="3471">
        <w:tblGrid>
          <w:gridCol w:w="9016"/>
        </w:tblGrid>
      </w:tblGridChange>
    </w:tblGrid>
    <w:tr w:rsidR="00CB5C40" w14:paraId="3D1BE87D" w14:textId="77777777" w:rsidTr="00CB5C40">
      <w:trPr>
        <w:jc w:val="center"/>
        <w:ins w:id="3472" w:author="Carlos Erazo" w:date="2020-08-15T06:03:00Z"/>
      </w:trPr>
      <w:tc>
        <w:tcPr>
          <w:tcW w:w="9016" w:type="dxa"/>
          <w:tcPrChange w:id="3473" w:author="Carlos Erazo" w:date="2020-08-15T06:03:00Z">
            <w:tcPr>
              <w:tcW w:w="9016" w:type="dxa"/>
            </w:tcPr>
          </w:tcPrChange>
        </w:tcPr>
        <w:customXmlInsRangeStart w:id="3474" w:author="Carlos Erazo" w:date="2020-08-15T06:03:00Z"/>
        <w:sdt>
          <w:sdtPr>
            <w:rPr>
              <w:rFonts w:eastAsiaTheme="majorEastAsia" w:cs="Times New Roman"/>
              <w:sz w:val="28"/>
              <w:szCs w:val="28"/>
            </w:rPr>
            <w:id w:val="1129666209"/>
            <w:docPartObj>
              <w:docPartGallery w:val="Page Numbers (Bottom of Page)"/>
              <w:docPartUnique/>
            </w:docPartObj>
          </w:sdtPr>
          <w:sdtEndPr>
            <w:rPr>
              <w:noProof/>
              <w:sz w:val="24"/>
              <w:szCs w:val="24"/>
            </w:rPr>
          </w:sdtEndPr>
          <w:sdtContent>
            <w:customXmlInsRangeEnd w:id="3474"/>
            <w:p w14:paraId="1B94F8DD" w14:textId="68E57709" w:rsidR="00CB5C40" w:rsidRPr="00CB5C40" w:rsidRDefault="00CB5C40" w:rsidP="00CB5C40">
              <w:pPr>
                <w:jc w:val="right"/>
                <w:rPr>
                  <w:ins w:id="3475" w:author="Carlos Erazo" w:date="2020-08-15T06:03:00Z"/>
                  <w:rFonts w:eastAsiaTheme="majorEastAsia" w:cs="Times New Roman"/>
                  <w:szCs w:val="24"/>
                  <w:rPrChange w:id="3476" w:author="Carlos Erazo" w:date="2020-08-15T06:03:00Z">
                    <w:rPr>
                      <w:ins w:id="3477" w:author="Carlos Erazo" w:date="2020-08-15T06:03:00Z"/>
                    </w:rPr>
                  </w:rPrChange>
                </w:rPr>
                <w:pPrChange w:id="3478" w:author="Carlos Erazo" w:date="2020-08-15T06:03:00Z">
                  <w:pPr>
                    <w:pStyle w:val="Footer"/>
                    <w:ind w:firstLine="0"/>
                    <w:jc w:val="right"/>
                  </w:pPr>
                </w:pPrChange>
              </w:pPr>
              <w:ins w:id="3479" w:author="Carlos Erazo" w:date="2020-08-15T06:03:00Z">
                <w:r w:rsidRPr="00A07D91">
                  <w:rPr>
                    <w:rFonts w:eastAsiaTheme="majorEastAsia" w:cs="Times New Roman"/>
                    <w:szCs w:val="24"/>
                  </w:rPr>
                  <w:t xml:space="preserve">appendix </w:t>
                </w:r>
                <w:r w:rsidRPr="00A07D91">
                  <w:rPr>
                    <w:rFonts w:cs="Times New Roman"/>
                    <w:szCs w:val="24"/>
                  </w:rPr>
                  <w:t xml:space="preserve">pg. </w:t>
                </w:r>
                <w:r w:rsidRPr="00A07D91">
                  <w:rPr>
                    <w:rFonts w:cs="Times New Roman"/>
                    <w:szCs w:val="24"/>
                  </w:rPr>
                  <w:fldChar w:fldCharType="begin"/>
                </w:r>
                <w:r w:rsidRPr="008B472E">
                  <w:rPr>
                    <w:rFonts w:cs="Times New Roman"/>
                    <w:szCs w:val="24"/>
                  </w:rPr>
                  <w:instrText xml:space="preserve"> PAGE    \* MERGEFORMAT </w:instrText>
                </w:r>
                <w:r w:rsidRPr="00A07D91">
                  <w:rPr>
                    <w:rFonts w:cs="Times New Roman"/>
                    <w:szCs w:val="24"/>
                  </w:rPr>
                  <w:fldChar w:fldCharType="separate"/>
                </w:r>
                <w:r>
                  <w:rPr>
                    <w:rFonts w:cs="Times New Roman"/>
                    <w:szCs w:val="24"/>
                  </w:rPr>
                  <w:t>xv</w:t>
                </w:r>
                <w:r w:rsidRPr="00A07D91">
                  <w:rPr>
                    <w:rFonts w:cs="Times New Roman"/>
                    <w:szCs w:val="24"/>
                  </w:rPr>
                  <w:fldChar w:fldCharType="end"/>
                </w:r>
              </w:ins>
            </w:p>
            <w:customXmlInsRangeStart w:id="3480" w:author="Carlos Erazo" w:date="2020-08-15T06:03:00Z"/>
          </w:sdtContent>
        </w:sdt>
        <w:customXmlInsRangeEnd w:id="3480"/>
      </w:tc>
    </w:tr>
  </w:tbl>
  <w:p w14:paraId="51BD3C20" w14:textId="54438B74" w:rsidR="008B472E" w:rsidRDefault="008B472E" w:rsidP="00665111">
    <w:pPr>
      <w:pStyle w:val="Footer"/>
      <w:jc w:val="right"/>
      <w:pPrChange w:id="3481" w:author="Carlos Erazo" w:date="2020-08-15T03:28:00Z">
        <w:pPr>
          <w:pStyle w:val="Footer"/>
        </w:pPr>
      </w:pPrChange>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3233F" w14:textId="77777777" w:rsidR="00CB5C40" w:rsidRPr="00CB5C40" w:rsidRDefault="00CB5C40" w:rsidP="00CB5C40">
    <w:pPr>
      <w:pStyle w:val="Footer"/>
      <w:ind w:firstLine="0"/>
      <w:pPrChange w:id="3594" w:author="Carlos Erazo" w:date="2020-08-15T06:05:00Z">
        <w:pPr>
          <w:pStyle w:val="Footer"/>
        </w:pPr>
      </w:pPrChan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FCAB5" w14:textId="77777777" w:rsidR="00A9209F" w:rsidRDefault="00A9209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64" w:author="Carlos Erazo" w:date="2020-08-15T04:40:00Z">
        <w:tblPr>
          <w:tblStyle w:val="TableGrid"/>
          <w:tblW w:w="0" w:type="auto"/>
          <w:tblLook w:val="04A0" w:firstRow="1" w:lastRow="0" w:firstColumn="1" w:lastColumn="0" w:noHBand="0" w:noVBand="1"/>
        </w:tblPr>
      </w:tblPrChange>
    </w:tblPr>
    <w:tblGrid>
      <w:gridCol w:w="9016"/>
      <w:tblGridChange w:id="2465">
        <w:tblGrid>
          <w:gridCol w:w="9016"/>
        </w:tblGrid>
      </w:tblGridChange>
    </w:tblGrid>
    <w:tr w:rsidR="00A9209F" w14:paraId="4E14367E" w14:textId="77777777" w:rsidTr="000D4312">
      <w:trPr>
        <w:jc w:val="center"/>
        <w:ins w:id="2466" w:author="Carlos Erazo" w:date="2020-08-15T04:40:00Z"/>
      </w:trPr>
      <w:tc>
        <w:tcPr>
          <w:tcW w:w="9016" w:type="dxa"/>
          <w:tcPrChange w:id="2467" w:author="Carlos Erazo" w:date="2020-08-15T04:40:00Z">
            <w:tcPr>
              <w:tcW w:w="9016" w:type="dxa"/>
            </w:tcPr>
          </w:tcPrChange>
        </w:tcPr>
        <w:p w14:paraId="25CD3FC5" w14:textId="7B099691" w:rsidR="00A9209F" w:rsidRDefault="00A9209F" w:rsidP="000D4312">
          <w:pPr>
            <w:pStyle w:val="Footer"/>
            <w:ind w:firstLine="0"/>
            <w:rPr>
              <w:ins w:id="2468" w:author="Carlos Erazo" w:date="2020-08-15T04:40:00Z"/>
            </w:rPr>
          </w:pPr>
          <w:ins w:id="2469" w:author="Carlos Erazo" w:date="2020-08-15T04:40:00Z">
            <w:r>
              <w:t xml:space="preserve">Page | </w:t>
            </w:r>
            <w:r>
              <w:fldChar w:fldCharType="begin"/>
            </w:r>
            <w:r>
              <w:instrText xml:space="preserve"> PAGE   \* MERGEFORMAT </w:instrText>
            </w:r>
            <w:r>
              <w:fldChar w:fldCharType="separate"/>
            </w:r>
            <w:r>
              <w:t>14</w:t>
            </w:r>
            <w:r>
              <w:rPr>
                <w:noProof/>
              </w:rPr>
              <w:fldChar w:fldCharType="end"/>
            </w:r>
          </w:ins>
        </w:p>
      </w:tc>
    </w:tr>
  </w:tbl>
  <w:p w14:paraId="75331DA2" w14:textId="7203BD6A" w:rsidR="00A9209F" w:rsidRPr="000D4312" w:rsidRDefault="00A9209F" w:rsidP="000D4312">
    <w:pPr>
      <w:pStyle w:val="Footer"/>
      <w:ind w:firstLine="0"/>
      <w:pPrChange w:id="2470" w:author="Carlos Erazo" w:date="2020-08-15T04:40:00Z">
        <w:pPr>
          <w:pStyle w:val="Footer"/>
        </w:pPr>
      </w:pPrChan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71" w:author="Carlos Erazo" w:date="2020-08-15T04:39:00Z">
        <w:tblPr>
          <w:tblStyle w:val="TableGrid"/>
          <w:tblW w:w="0" w:type="auto"/>
          <w:tblLook w:val="04A0" w:firstRow="1" w:lastRow="0" w:firstColumn="1" w:lastColumn="0" w:noHBand="0" w:noVBand="1"/>
        </w:tblPr>
      </w:tblPrChange>
    </w:tblPr>
    <w:tblGrid>
      <w:gridCol w:w="9016"/>
      <w:tblGridChange w:id="2472">
        <w:tblGrid>
          <w:gridCol w:w="9016"/>
        </w:tblGrid>
      </w:tblGridChange>
    </w:tblGrid>
    <w:tr w:rsidR="00A9209F" w14:paraId="482FF0FE" w14:textId="77777777" w:rsidTr="000D4312">
      <w:trPr>
        <w:jc w:val="center"/>
        <w:ins w:id="2473" w:author="Carlos Erazo" w:date="2020-08-15T04:39:00Z"/>
      </w:trPr>
      <w:tc>
        <w:tcPr>
          <w:tcW w:w="9016" w:type="dxa"/>
          <w:tcPrChange w:id="2474" w:author="Carlos Erazo" w:date="2020-08-15T04:39:00Z">
            <w:tcPr>
              <w:tcW w:w="9016" w:type="dxa"/>
            </w:tcPr>
          </w:tcPrChange>
        </w:tcPr>
        <w:customXmlInsRangeStart w:id="2475" w:author="Carlos Erazo" w:date="2020-08-15T04:39:00Z"/>
        <w:sdt>
          <w:sdtPr>
            <w:id w:val="-297138922"/>
            <w:docPartObj>
              <w:docPartGallery w:val="Page Numbers (Bottom of Page)"/>
              <w:docPartUnique/>
            </w:docPartObj>
          </w:sdtPr>
          <w:sdtContent>
            <w:customXmlInsRangeEnd w:id="2475"/>
            <w:p w14:paraId="0CD7A70A" w14:textId="32FD0845" w:rsidR="00A9209F" w:rsidRDefault="00A9209F" w:rsidP="000D4312">
              <w:pPr>
                <w:pStyle w:val="Footer"/>
                <w:jc w:val="right"/>
                <w:rPr>
                  <w:ins w:id="2476" w:author="Carlos Erazo" w:date="2020-08-15T04:39:00Z"/>
                </w:rPr>
                <w:pPrChange w:id="2477" w:author="Carlos Erazo" w:date="2020-08-15T04:39:00Z">
                  <w:pPr>
                    <w:pStyle w:val="Footer"/>
                    <w:ind w:firstLine="0"/>
                    <w:jc w:val="right"/>
                  </w:pPr>
                </w:pPrChange>
              </w:pPr>
              <w:ins w:id="2478" w:author="Carlos Erazo" w:date="2020-08-15T04:39:00Z">
                <w:r>
                  <w:t xml:space="preserve">Page | </w:t>
                </w:r>
                <w:r>
                  <w:fldChar w:fldCharType="begin"/>
                </w:r>
                <w:r>
                  <w:instrText xml:space="preserve"> PAGE   \* MERGEFORMAT </w:instrText>
                </w:r>
                <w:r>
                  <w:fldChar w:fldCharType="separate"/>
                </w:r>
                <w:r>
                  <w:t>13</w:t>
                </w:r>
                <w:r>
                  <w:rPr>
                    <w:noProof/>
                  </w:rPr>
                  <w:fldChar w:fldCharType="end"/>
                </w:r>
                <w:r>
                  <w:t xml:space="preserve"> </w:t>
                </w:r>
              </w:ins>
            </w:p>
            <w:customXmlInsRangeStart w:id="2479" w:author="Carlos Erazo" w:date="2020-08-15T04:39:00Z"/>
          </w:sdtContent>
        </w:sdt>
        <w:customXmlInsRangeEnd w:id="2479"/>
      </w:tc>
    </w:tr>
  </w:tbl>
  <w:p w14:paraId="106FD443" w14:textId="77777777" w:rsidR="00A9209F" w:rsidRDefault="00A9209F" w:rsidP="000D4312">
    <w:pPr>
      <w:pStyle w:val="Footer"/>
      <w:ind w:firstLine="0"/>
      <w:pPrChange w:id="2480" w:author="Carlos Erazo" w:date="2020-08-15T04:39:00Z">
        <w:pPr>
          <w:pStyle w:val="Footer"/>
        </w:pPr>
      </w:pPrChan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Change w:id="2560" w:author="Carlos Erazo" w:date="2020-08-15T05:06:00Z">
        <w:tblPr>
          <w:tblStyle w:val="TableGrid"/>
          <w:tblW w:w="0" w:type="auto"/>
          <w:tblLook w:val="04A0" w:firstRow="1" w:lastRow="0" w:firstColumn="1" w:lastColumn="0" w:noHBand="0" w:noVBand="1"/>
        </w:tblPr>
      </w:tblPrChange>
    </w:tblPr>
    <w:tblGrid>
      <w:gridCol w:w="9016"/>
      <w:tblGridChange w:id="2561">
        <w:tblGrid>
          <w:gridCol w:w="9016"/>
        </w:tblGrid>
      </w:tblGridChange>
    </w:tblGrid>
    <w:tr w:rsidR="00A9209F" w14:paraId="7C485B41" w14:textId="77777777" w:rsidTr="00654C8B">
      <w:trPr>
        <w:ins w:id="2562" w:author="Carlos Erazo" w:date="2020-08-15T05:06:00Z"/>
      </w:trPr>
      <w:tc>
        <w:tcPr>
          <w:tcW w:w="9016" w:type="dxa"/>
          <w:tcBorders>
            <w:left w:val="nil"/>
            <w:bottom w:val="nil"/>
            <w:right w:val="nil"/>
          </w:tcBorders>
          <w:tcPrChange w:id="2563" w:author="Carlos Erazo" w:date="2020-08-15T05:06:00Z">
            <w:tcPr>
              <w:tcW w:w="9016" w:type="dxa"/>
            </w:tcPr>
          </w:tcPrChange>
        </w:tcPr>
        <w:customXmlInsRangeStart w:id="2564" w:author="Carlos Erazo" w:date="2020-08-15T05:06:00Z"/>
        <w:sdt>
          <w:sdtPr>
            <w:id w:val="1733029722"/>
            <w:docPartObj>
              <w:docPartGallery w:val="Page Numbers (Bottom of Page)"/>
              <w:docPartUnique/>
            </w:docPartObj>
          </w:sdtPr>
          <w:sdtEndPr>
            <w:rPr>
              <w:noProof/>
            </w:rPr>
          </w:sdtEndPr>
          <w:sdtContent>
            <w:customXmlInsRangeEnd w:id="2564"/>
            <w:p w14:paraId="33159F55" w14:textId="77777777" w:rsidR="00A9209F" w:rsidRDefault="00A9209F" w:rsidP="00654C8B">
              <w:pPr>
                <w:pStyle w:val="Footer"/>
                <w:ind w:firstLine="0"/>
                <w:jc w:val="right"/>
                <w:rPr>
                  <w:ins w:id="2565" w:author="Carlos Erazo" w:date="2020-08-15T05:06:00Z"/>
                </w:rPr>
              </w:pPr>
              <w:ins w:id="2566" w:author="Carlos Erazo" w:date="2020-08-15T05:06:00Z">
                <w:r>
                  <w:t xml:space="preserve">Page | </w:t>
                </w:r>
                <w:r>
                  <w:fldChar w:fldCharType="begin"/>
                </w:r>
                <w:r>
                  <w:instrText xml:space="preserve"> PAGE   \* MERGEFORMAT </w:instrText>
                </w:r>
                <w:r>
                  <w:fldChar w:fldCharType="separate"/>
                </w:r>
                <w:r>
                  <w:t>9</w:t>
                </w:r>
                <w:r>
                  <w:rPr>
                    <w:noProof/>
                  </w:rPr>
                  <w:fldChar w:fldCharType="end"/>
                </w:r>
              </w:ins>
            </w:p>
            <w:customXmlInsRangeStart w:id="2567" w:author="Carlos Erazo" w:date="2020-08-15T05:06:00Z"/>
          </w:sdtContent>
        </w:sdt>
        <w:customXmlInsRangeEnd w:id="2567"/>
        <w:p w14:paraId="5E29950F" w14:textId="77777777" w:rsidR="00A9209F" w:rsidRDefault="00A9209F" w:rsidP="000D4312">
          <w:pPr>
            <w:pStyle w:val="Footer"/>
            <w:ind w:firstLine="0"/>
            <w:rPr>
              <w:ins w:id="2568" w:author="Carlos Erazo" w:date="2020-08-15T05:06:00Z"/>
            </w:rPr>
          </w:pPr>
        </w:p>
      </w:tc>
    </w:tr>
  </w:tbl>
  <w:p w14:paraId="48470C91" w14:textId="77777777" w:rsidR="00A9209F" w:rsidRDefault="00A9209F" w:rsidP="000D4312">
    <w:pPr>
      <w:pStyle w:val="Footer"/>
      <w:ind w:firstLine="0"/>
      <w:pPrChange w:id="2569" w:author="Carlos Erazo" w:date="2020-08-15T04:39:00Z">
        <w:pPr>
          <w:pStyle w:val="Footer"/>
        </w:pPr>
      </w:pPrChan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587" w:author="Carlos Erazo" w:date="2020-08-15T04:40:00Z">
        <w:tblPr>
          <w:tblStyle w:val="TableGrid"/>
          <w:tblW w:w="0" w:type="auto"/>
          <w:tblLook w:val="04A0" w:firstRow="1" w:lastRow="0" w:firstColumn="1" w:lastColumn="0" w:noHBand="0" w:noVBand="1"/>
        </w:tblPr>
      </w:tblPrChange>
    </w:tblPr>
    <w:tblGrid>
      <w:gridCol w:w="9016"/>
      <w:tblGridChange w:id="2588">
        <w:tblGrid>
          <w:gridCol w:w="9016"/>
        </w:tblGrid>
      </w:tblGridChange>
    </w:tblGrid>
    <w:tr w:rsidR="00D57E3F" w14:paraId="00E7CCE5" w14:textId="77777777" w:rsidTr="000D4312">
      <w:trPr>
        <w:jc w:val="center"/>
        <w:ins w:id="2589" w:author="Carlos Erazo" w:date="2020-08-15T04:40:00Z"/>
      </w:trPr>
      <w:tc>
        <w:tcPr>
          <w:tcW w:w="9016" w:type="dxa"/>
          <w:tcPrChange w:id="2590" w:author="Carlos Erazo" w:date="2020-08-15T04:40:00Z">
            <w:tcPr>
              <w:tcW w:w="9016" w:type="dxa"/>
            </w:tcPr>
          </w:tcPrChange>
        </w:tcPr>
        <w:p w14:paraId="2EFED2C0" w14:textId="77777777" w:rsidR="00D57E3F" w:rsidRDefault="00D57E3F" w:rsidP="000D4312">
          <w:pPr>
            <w:pStyle w:val="Footer"/>
            <w:ind w:firstLine="0"/>
            <w:rPr>
              <w:ins w:id="2591" w:author="Carlos Erazo" w:date="2020-08-15T04:40:00Z"/>
            </w:rPr>
          </w:pPr>
          <w:ins w:id="2592" w:author="Carlos Erazo" w:date="2020-08-15T04:40:00Z">
            <w:r>
              <w:t xml:space="preserve">Page | </w:t>
            </w:r>
            <w:r>
              <w:fldChar w:fldCharType="begin"/>
            </w:r>
            <w:r>
              <w:instrText xml:space="preserve"> PAGE   \* MERGEFORMAT </w:instrText>
            </w:r>
            <w:r>
              <w:fldChar w:fldCharType="separate"/>
            </w:r>
            <w:r>
              <w:t>14</w:t>
            </w:r>
            <w:r>
              <w:rPr>
                <w:noProof/>
              </w:rPr>
              <w:fldChar w:fldCharType="end"/>
            </w:r>
          </w:ins>
        </w:p>
      </w:tc>
    </w:tr>
  </w:tbl>
  <w:p w14:paraId="57AC290F" w14:textId="77777777" w:rsidR="00D57E3F" w:rsidRPr="000D4312" w:rsidRDefault="00D57E3F" w:rsidP="000D4312">
    <w:pPr>
      <w:pStyle w:val="Footer"/>
      <w:ind w:firstLine="0"/>
      <w:pPrChange w:id="2593" w:author="Carlos Erazo" w:date="2020-08-15T04:40:00Z">
        <w:pPr>
          <w:pStyle w:val="Footer"/>
        </w:pPr>
      </w:pPrChan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700" w:author="Carlos Erazo" w:date="2020-08-15T04:40:00Z">
        <w:tblPr>
          <w:tblStyle w:val="TableGrid"/>
          <w:tblW w:w="0" w:type="auto"/>
          <w:tblLook w:val="04A0" w:firstRow="1" w:lastRow="0" w:firstColumn="1" w:lastColumn="0" w:noHBand="0" w:noVBand="1"/>
        </w:tblPr>
      </w:tblPrChange>
    </w:tblPr>
    <w:tblGrid>
      <w:gridCol w:w="9016"/>
      <w:tblGridChange w:id="2701">
        <w:tblGrid>
          <w:gridCol w:w="9016"/>
        </w:tblGrid>
      </w:tblGridChange>
    </w:tblGrid>
    <w:tr w:rsidR="00D57E3F" w14:paraId="0B566B43" w14:textId="77777777" w:rsidTr="000D4312">
      <w:trPr>
        <w:jc w:val="center"/>
        <w:ins w:id="2702" w:author="Carlos Erazo" w:date="2020-08-15T04:40:00Z"/>
      </w:trPr>
      <w:tc>
        <w:tcPr>
          <w:tcW w:w="9016" w:type="dxa"/>
          <w:tcPrChange w:id="2703" w:author="Carlos Erazo" w:date="2020-08-15T04:40:00Z">
            <w:tcPr>
              <w:tcW w:w="9016" w:type="dxa"/>
            </w:tcPr>
          </w:tcPrChange>
        </w:tcPr>
        <w:p w14:paraId="2744895D" w14:textId="77777777" w:rsidR="00D57E3F" w:rsidRDefault="00D57E3F" w:rsidP="000D4312">
          <w:pPr>
            <w:pStyle w:val="Footer"/>
            <w:ind w:firstLine="0"/>
            <w:rPr>
              <w:ins w:id="2704" w:author="Carlos Erazo" w:date="2020-08-15T04:40:00Z"/>
            </w:rPr>
          </w:pPr>
          <w:ins w:id="2705" w:author="Carlos Erazo" w:date="2020-08-15T04:40:00Z">
            <w:r>
              <w:t xml:space="preserve">Page | </w:t>
            </w:r>
            <w:r>
              <w:fldChar w:fldCharType="begin"/>
            </w:r>
            <w:r>
              <w:instrText xml:space="preserve"> PAGE   \* MERGEFORMAT </w:instrText>
            </w:r>
            <w:r>
              <w:fldChar w:fldCharType="separate"/>
            </w:r>
            <w:r>
              <w:t>14</w:t>
            </w:r>
            <w:r>
              <w:rPr>
                <w:noProof/>
              </w:rPr>
              <w:fldChar w:fldCharType="end"/>
            </w:r>
          </w:ins>
        </w:p>
      </w:tc>
    </w:tr>
  </w:tbl>
  <w:p w14:paraId="0D5D9ED8" w14:textId="77777777" w:rsidR="00D57E3F" w:rsidRPr="000D4312" w:rsidRDefault="00D57E3F" w:rsidP="000D4312">
    <w:pPr>
      <w:pStyle w:val="Footer"/>
      <w:ind w:firstLine="0"/>
      <w:pPrChange w:id="2706" w:author="Carlos Erazo" w:date="2020-08-15T04:40: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B9F97" w14:textId="77777777" w:rsidR="00DB1775" w:rsidRDefault="00DB1775" w:rsidP="00B15D51">
      <w:pPr>
        <w:spacing w:before="0" w:after="0" w:line="240" w:lineRule="auto"/>
      </w:pPr>
      <w:r>
        <w:separator/>
      </w:r>
    </w:p>
  </w:footnote>
  <w:footnote w:type="continuationSeparator" w:id="0">
    <w:p w14:paraId="01D848E9" w14:textId="77777777" w:rsidR="00DB1775" w:rsidRDefault="00DB1775" w:rsidP="00B15D51">
      <w:pPr>
        <w:spacing w:before="0" w:after="0" w:line="240" w:lineRule="auto"/>
      </w:pPr>
      <w:r>
        <w:continuationSeparator/>
      </w:r>
    </w:p>
  </w:footnote>
  <w:footnote w:type="continuationNotice" w:id="1">
    <w:p w14:paraId="61A2B7A6" w14:textId="77777777" w:rsidR="00DB1775" w:rsidRDefault="00DB177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8ED73" w14:textId="718C5D7D" w:rsidR="00A9209F" w:rsidRPr="0009085F" w:rsidRDefault="00A9209F" w:rsidP="00C3529F">
    <w:pPr>
      <w:pStyle w:val="Header"/>
      <w:ind w:firstLine="0"/>
      <w:jc w:val="left"/>
      <w:rPr>
        <w:i/>
        <w:iCs/>
        <w:rPrChange w:id="146" w:author="Carlos Erazo" w:date="2020-08-15T04:09:00Z">
          <w:rPr/>
        </w:rPrChange>
      </w:rPr>
      <w:pPrChange w:id="147" w:author="Carlos Erazo" w:date="2020-08-15T04:14:00Z">
        <w:pPr>
          <w:pStyle w:val="Header"/>
        </w:pPr>
      </w:pPrChang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32072" w14:textId="77777777" w:rsidR="00A9209F" w:rsidRDefault="00A9209F" w:rsidP="00D54964">
    <w:pPr>
      <w:pStyle w:val="Header"/>
      <w:ind w:firstLine="0"/>
      <w:pPrChange w:id="2586" w:author="Carlos Erazo" w:date="2020-08-15T04:28:00Z">
        <w:pPr>
          <w:pStyle w:val="Header"/>
        </w:pPr>
      </w:pPrChang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57E3F" w14:paraId="25F25FE2" w14:textId="77777777" w:rsidTr="00A07D91">
      <w:trPr>
        <w:jc w:val="center"/>
        <w:ins w:id="2683" w:author="Carlos Erazo" w:date="2020-08-15T05:56:00Z"/>
      </w:trPr>
      <w:tc>
        <w:tcPr>
          <w:tcW w:w="9016" w:type="dxa"/>
        </w:tcPr>
        <w:p w14:paraId="36A9AA2D" w14:textId="4B7C7D1D" w:rsidR="00D57E3F" w:rsidRDefault="00D57E3F" w:rsidP="00D57E3F">
          <w:pPr>
            <w:pStyle w:val="Header"/>
            <w:ind w:firstLine="0"/>
            <w:jc w:val="left"/>
            <w:rPr>
              <w:ins w:id="2684" w:author="Carlos Erazo" w:date="2020-08-15T05:56:00Z"/>
              <w:i/>
              <w:iCs/>
            </w:rPr>
          </w:pPr>
          <w:ins w:id="2685" w:author="Carlos Erazo" w:date="2020-08-15T05:56:00Z">
            <w:r>
              <w:rPr>
                <w:i/>
                <w:iCs/>
              </w:rPr>
              <w:fldChar w:fldCharType="begin"/>
            </w:r>
            <w:r>
              <w:rPr>
                <w:i/>
                <w:iCs/>
              </w:rPr>
              <w:instrText xml:space="preserve"> STYLEREF  "Heading 1" \n  \* MERGEFORMAT </w:instrText>
            </w:r>
            <w:r>
              <w:rPr>
                <w:i/>
                <w:iCs/>
              </w:rPr>
              <w:fldChar w:fldCharType="separate"/>
            </w:r>
          </w:ins>
          <w:r w:rsidR="00CB5C40">
            <w:rPr>
              <w:i/>
              <w:iCs/>
              <w:noProof/>
            </w:rPr>
            <w:t>2</w:t>
          </w:r>
          <w:ins w:id="2686" w:author="Carlos Erazo" w:date="2020-08-15T05:56:00Z">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ins>
          <w:r w:rsidR="00CB5C40">
            <w:rPr>
              <w:i/>
              <w:iCs/>
              <w:noProof/>
            </w:rPr>
            <w:t>Background</w:t>
          </w:r>
          <w:ins w:id="2687" w:author="Carlos Erazo" w:date="2020-08-15T05:56:00Z">
            <w:r>
              <w:rPr>
                <w:i/>
                <w:iCs/>
              </w:rPr>
              <w:fldChar w:fldCharType="end"/>
            </w:r>
          </w:ins>
        </w:p>
      </w:tc>
    </w:tr>
  </w:tbl>
  <w:p w14:paraId="28E31088" w14:textId="77777777" w:rsidR="00D57E3F" w:rsidRPr="00654C8B" w:rsidRDefault="00D57E3F" w:rsidP="00654C8B">
    <w:pPr>
      <w:pStyle w:val="Header"/>
      <w:ind w:firstLine="0"/>
      <w:pPrChange w:id="2688" w:author="Carlos Erazo" w:date="2020-08-15T05:07:00Z">
        <w:pPr>
          <w:pStyle w:val="Header"/>
        </w:pPr>
      </w:pPrChang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Change w:id="2689" w:author="Carlos Erazo" w:date="2020-08-15T05:00:00Z">
        <w:tblPr>
          <w:tblStyle w:val="TableGrid"/>
          <w:tblW w:w="0" w:type="auto"/>
          <w:tblLook w:val="04A0" w:firstRow="1" w:lastRow="0" w:firstColumn="1" w:lastColumn="0" w:noHBand="0" w:noVBand="1"/>
        </w:tblPr>
      </w:tblPrChange>
    </w:tblPr>
    <w:tblGrid>
      <w:gridCol w:w="9016"/>
      <w:tblGridChange w:id="2690">
        <w:tblGrid>
          <w:gridCol w:w="9016"/>
        </w:tblGrid>
      </w:tblGridChange>
    </w:tblGrid>
    <w:tr w:rsidR="00A9209F" w14:paraId="458CDB5E" w14:textId="77777777" w:rsidTr="00654C8B">
      <w:trPr>
        <w:ins w:id="2691" w:author="Carlos Erazo" w:date="2020-08-15T05:00:00Z"/>
      </w:trPr>
      <w:tc>
        <w:tcPr>
          <w:tcW w:w="9016" w:type="dxa"/>
          <w:tcBorders>
            <w:top w:val="nil"/>
            <w:left w:val="nil"/>
            <w:right w:val="nil"/>
          </w:tcBorders>
          <w:tcPrChange w:id="2692" w:author="Carlos Erazo" w:date="2020-08-15T05:00:00Z">
            <w:tcPr>
              <w:tcW w:w="9016" w:type="dxa"/>
            </w:tcPr>
          </w:tcPrChange>
        </w:tcPr>
        <w:p w14:paraId="730FF091" w14:textId="63896DA2" w:rsidR="00A9209F" w:rsidRDefault="00A9209F" w:rsidP="00654C8B">
          <w:pPr>
            <w:pStyle w:val="Header"/>
            <w:ind w:firstLine="0"/>
            <w:jc w:val="right"/>
            <w:rPr>
              <w:ins w:id="2693" w:author="Carlos Erazo" w:date="2020-08-15T05:00:00Z"/>
            </w:rPr>
            <w:pPrChange w:id="2694" w:author="Carlos Erazo" w:date="2020-08-15T05:01:00Z">
              <w:pPr>
                <w:pStyle w:val="Header"/>
                <w:ind w:firstLine="0"/>
              </w:pPr>
            </w:pPrChange>
          </w:pPr>
          <w:ins w:id="2695" w:author="Carlos Erazo" w:date="2020-08-15T05:01:00Z">
            <w:r>
              <w:fldChar w:fldCharType="begin"/>
            </w:r>
            <w:r>
              <w:instrText xml:space="preserve"> STYLEREF  "Heading 2" \n  \* MERGEFORMAT </w:instrText>
            </w:r>
          </w:ins>
          <w:r>
            <w:fldChar w:fldCharType="separate"/>
          </w:r>
          <w:r w:rsidR="00CB5C40">
            <w:rPr>
              <w:noProof/>
            </w:rPr>
            <w:t xml:space="preserve">2.1. </w:t>
          </w:r>
          <w:ins w:id="2696" w:author="Carlos Erazo" w:date="2020-08-15T05:01:00Z">
            <w:r>
              <w:fldChar w:fldCharType="end"/>
            </w:r>
          </w:ins>
          <w:ins w:id="2697" w:author="Carlos Erazo" w:date="2020-08-15T05:02:00Z">
            <w:r>
              <w:fldChar w:fldCharType="begin"/>
            </w:r>
            <w:r>
              <w:instrText xml:space="preserve"> STYLEREF  "Heading 2"  \* MERGEFORMAT </w:instrText>
            </w:r>
          </w:ins>
          <w:r>
            <w:fldChar w:fldCharType="separate"/>
          </w:r>
          <w:r w:rsidR="00CB5C40">
            <w:rPr>
              <w:noProof/>
            </w:rPr>
            <w:t>Hydrology</w:t>
          </w:r>
          <w:ins w:id="2698" w:author="Carlos Erazo" w:date="2020-08-15T05:02:00Z">
            <w:r>
              <w:fldChar w:fldCharType="end"/>
            </w:r>
          </w:ins>
        </w:p>
      </w:tc>
    </w:tr>
  </w:tbl>
  <w:p w14:paraId="00AC1F85" w14:textId="77777777" w:rsidR="00A9209F" w:rsidRDefault="00A9209F" w:rsidP="00D54964">
    <w:pPr>
      <w:pStyle w:val="Header"/>
      <w:ind w:firstLine="0"/>
      <w:pPrChange w:id="2699" w:author="Carlos Erazo" w:date="2020-08-15T04:28:00Z">
        <w:pPr>
          <w:pStyle w:val="Header"/>
        </w:pPr>
      </w:pPrChang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2638F" w14:textId="6160512E" w:rsidR="00A9209F" w:rsidRPr="00654C8B" w:rsidRDefault="00A9209F" w:rsidP="00654C8B">
    <w:pPr>
      <w:pStyle w:val="Header"/>
      <w:ind w:firstLine="0"/>
      <w:pPrChange w:id="2720" w:author="Carlos Erazo" w:date="2020-08-15T05:07:00Z">
        <w:pPr>
          <w:pStyle w:val="Header"/>
        </w:pPr>
      </w:pPrChang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33CAD" w14:textId="4B566207" w:rsidR="00A9209F" w:rsidRDefault="00A9209F" w:rsidP="00D54964">
    <w:pPr>
      <w:pStyle w:val="Header"/>
      <w:ind w:firstLine="0"/>
      <w:pPrChange w:id="2730" w:author="Carlos Erazo" w:date="2020-08-15T04:28:00Z">
        <w:pPr>
          <w:pStyle w:val="Header"/>
        </w:pPr>
      </w:pPrChang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D57E3F" w14:paraId="59968D89" w14:textId="77777777" w:rsidTr="00A07D91">
      <w:trPr>
        <w:jc w:val="center"/>
        <w:ins w:id="2748" w:author="Carlos Erazo" w:date="2020-08-15T05:59:00Z"/>
      </w:trPr>
      <w:tc>
        <w:tcPr>
          <w:tcW w:w="9016" w:type="dxa"/>
          <w:tcBorders>
            <w:top w:val="nil"/>
            <w:left w:val="nil"/>
            <w:right w:val="nil"/>
          </w:tcBorders>
        </w:tcPr>
        <w:p w14:paraId="5ABE8238" w14:textId="2218419D" w:rsidR="00D57E3F" w:rsidRDefault="00D57E3F" w:rsidP="00D57E3F">
          <w:pPr>
            <w:pStyle w:val="Header"/>
            <w:ind w:firstLine="0"/>
            <w:jc w:val="left"/>
            <w:rPr>
              <w:ins w:id="2749" w:author="Carlos Erazo" w:date="2020-08-15T05:59:00Z"/>
            </w:rPr>
          </w:pPr>
          <w:ins w:id="2750" w:author="Carlos Erazo" w:date="2020-08-15T05:59:00Z">
            <w:r>
              <w:fldChar w:fldCharType="begin"/>
            </w:r>
            <w:r>
              <w:instrText xml:space="preserve"> STYLEREF  "Heading 1" \n  \* MERGEFORMAT </w:instrText>
            </w:r>
            <w:r>
              <w:fldChar w:fldCharType="separate"/>
            </w:r>
          </w:ins>
          <w:r w:rsidR="00CB5C40">
            <w:rPr>
              <w:noProof/>
            </w:rPr>
            <w:t>3</w:t>
          </w:r>
          <w:ins w:id="2751" w:author="Carlos Erazo" w:date="2020-08-15T05:59:00Z">
            <w:r>
              <w:fldChar w:fldCharType="end"/>
            </w:r>
            <w:r>
              <w:t xml:space="preserve">. </w:t>
            </w:r>
            <w:r>
              <w:fldChar w:fldCharType="begin"/>
            </w:r>
            <w:r>
              <w:instrText xml:space="preserve"> STYLEREF  "Heading 1"  \* MERGEFORMAT </w:instrText>
            </w:r>
            <w:r>
              <w:fldChar w:fldCharType="separate"/>
            </w:r>
          </w:ins>
          <w:r w:rsidR="00CB5C40">
            <w:rPr>
              <w:noProof/>
            </w:rPr>
            <w:t>Design Methodology</w:t>
          </w:r>
          <w:ins w:id="2752" w:author="Carlos Erazo" w:date="2020-08-15T05:59:00Z">
            <w:r>
              <w:fldChar w:fldCharType="end"/>
            </w:r>
          </w:ins>
        </w:p>
      </w:tc>
    </w:tr>
  </w:tbl>
  <w:p w14:paraId="5A8F3511" w14:textId="77777777" w:rsidR="00D57E3F" w:rsidRPr="00654C8B" w:rsidRDefault="00D57E3F" w:rsidP="00654C8B">
    <w:pPr>
      <w:pStyle w:val="Header"/>
      <w:ind w:firstLine="0"/>
      <w:pPrChange w:id="2753" w:author="Carlos Erazo" w:date="2020-08-15T05:07:00Z">
        <w:pPr>
          <w:pStyle w:val="Header"/>
        </w:pPr>
      </w:pPrChange>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Change w:id="2765" w:author="Carlos Erazo" w:date="2020-08-15T05:10:00Z">
        <w:tblPr>
          <w:tblStyle w:val="TableGrid"/>
          <w:tblW w:w="0" w:type="auto"/>
          <w:tblLook w:val="04A0" w:firstRow="1" w:lastRow="0" w:firstColumn="1" w:lastColumn="0" w:noHBand="0" w:noVBand="1"/>
        </w:tblPr>
      </w:tblPrChange>
    </w:tblPr>
    <w:tblGrid>
      <w:gridCol w:w="9016"/>
      <w:tblGridChange w:id="2766">
        <w:tblGrid>
          <w:gridCol w:w="9016"/>
        </w:tblGrid>
      </w:tblGridChange>
    </w:tblGrid>
    <w:tr w:rsidR="00A9209F" w14:paraId="417A7F3F" w14:textId="77777777" w:rsidTr="00556C2F">
      <w:trPr>
        <w:jc w:val="center"/>
        <w:ins w:id="2767" w:author="Carlos Erazo" w:date="2020-08-15T05:10:00Z"/>
      </w:trPr>
      <w:tc>
        <w:tcPr>
          <w:tcW w:w="9016" w:type="dxa"/>
          <w:tcBorders>
            <w:top w:val="nil"/>
            <w:left w:val="nil"/>
            <w:right w:val="nil"/>
          </w:tcBorders>
          <w:tcPrChange w:id="2768" w:author="Carlos Erazo" w:date="2020-08-15T05:10:00Z">
            <w:tcPr>
              <w:tcW w:w="9016" w:type="dxa"/>
              <w:tcBorders>
                <w:top w:val="nil"/>
                <w:left w:val="nil"/>
                <w:right w:val="nil"/>
              </w:tcBorders>
            </w:tcPr>
          </w:tcPrChange>
        </w:tcPr>
        <w:p w14:paraId="762340D1" w14:textId="088C7E57" w:rsidR="00A9209F" w:rsidRDefault="00A9209F" w:rsidP="00556C2F">
          <w:pPr>
            <w:pStyle w:val="Header"/>
            <w:ind w:firstLine="0"/>
            <w:jc w:val="right"/>
            <w:rPr>
              <w:ins w:id="2769" w:author="Carlos Erazo" w:date="2020-08-15T05:10:00Z"/>
            </w:rPr>
          </w:pPr>
          <w:ins w:id="2770" w:author="Carlos Erazo" w:date="2020-08-15T05:10:00Z">
            <w:r>
              <w:fldChar w:fldCharType="begin"/>
            </w:r>
            <w:r>
              <w:instrText xml:space="preserve"> STYLEREF  "Heading 2" \n  \* MERGEFORMAT </w:instrText>
            </w:r>
            <w:r>
              <w:fldChar w:fldCharType="separate"/>
            </w:r>
          </w:ins>
          <w:r w:rsidR="00CB5C40">
            <w:rPr>
              <w:noProof/>
            </w:rPr>
            <w:t xml:space="preserve">3.2. </w:t>
          </w:r>
          <w:ins w:id="2771" w:author="Carlos Erazo" w:date="2020-08-15T05:10:00Z">
            <w:r>
              <w:fldChar w:fldCharType="end"/>
            </w:r>
            <w:r>
              <w:fldChar w:fldCharType="begin"/>
            </w:r>
            <w:r>
              <w:instrText xml:space="preserve"> STYLEREF  "Heading 2"  \* MERGEFORMAT </w:instrText>
            </w:r>
            <w:r>
              <w:fldChar w:fldCharType="separate"/>
            </w:r>
          </w:ins>
          <w:r w:rsidR="00CB5C40">
            <w:rPr>
              <w:noProof/>
            </w:rPr>
            <w:t>Architecture</w:t>
          </w:r>
          <w:ins w:id="2772" w:author="Carlos Erazo" w:date="2020-08-15T05:10:00Z">
            <w:r>
              <w:fldChar w:fldCharType="end"/>
            </w:r>
          </w:ins>
        </w:p>
      </w:tc>
    </w:tr>
  </w:tbl>
  <w:p w14:paraId="13706E54" w14:textId="77777777" w:rsidR="00A9209F" w:rsidRDefault="00A9209F" w:rsidP="00D54964">
    <w:pPr>
      <w:pStyle w:val="Header"/>
      <w:ind w:firstLine="0"/>
      <w:pPrChange w:id="2773" w:author="Carlos Erazo" w:date="2020-08-15T04:28:00Z">
        <w:pPr>
          <w:pStyle w:val="Header"/>
        </w:pPr>
      </w:pPrChang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Change w:id="2810" w:author="Carlos Erazo" w:date="2020-08-15T04:41:00Z">
        <w:tblPr>
          <w:tblStyle w:val="TableGrid"/>
          <w:tblW w:w="0" w:type="auto"/>
          <w:tblLook w:val="04A0" w:firstRow="1" w:lastRow="0" w:firstColumn="1" w:lastColumn="0" w:noHBand="0" w:noVBand="1"/>
        </w:tblPr>
      </w:tblPrChange>
    </w:tblPr>
    <w:tblGrid>
      <w:gridCol w:w="9016"/>
      <w:tblGridChange w:id="2811">
        <w:tblGrid>
          <w:gridCol w:w="9016"/>
        </w:tblGrid>
      </w:tblGridChange>
    </w:tblGrid>
    <w:tr w:rsidR="00A9209F" w14:paraId="46C735CA" w14:textId="77777777" w:rsidTr="000D4312">
      <w:trPr>
        <w:jc w:val="center"/>
        <w:ins w:id="2812" w:author="Carlos Erazo" w:date="2020-08-15T04:38:00Z"/>
      </w:trPr>
      <w:tc>
        <w:tcPr>
          <w:tcW w:w="9016" w:type="dxa"/>
          <w:tcBorders>
            <w:top w:val="nil"/>
            <w:left w:val="nil"/>
            <w:right w:val="nil"/>
          </w:tcBorders>
          <w:tcPrChange w:id="2813" w:author="Carlos Erazo" w:date="2020-08-15T04:41:00Z">
            <w:tcPr>
              <w:tcW w:w="9016" w:type="dxa"/>
            </w:tcPr>
          </w:tcPrChange>
        </w:tcPr>
        <w:p w14:paraId="6D3FE1D2" w14:textId="39D5625B" w:rsidR="00A9209F" w:rsidRDefault="00A9209F" w:rsidP="000D4312">
          <w:pPr>
            <w:pStyle w:val="Header"/>
            <w:ind w:firstLine="0"/>
            <w:jc w:val="left"/>
            <w:rPr>
              <w:ins w:id="2814" w:author="Carlos Erazo" w:date="2020-08-15T04:38:00Z"/>
            </w:rPr>
            <w:pPrChange w:id="2815" w:author="Carlos Erazo" w:date="2020-08-15T04:38:00Z">
              <w:pPr>
                <w:pStyle w:val="Header"/>
                <w:ind w:firstLine="0"/>
              </w:pPr>
            </w:pPrChange>
          </w:pPr>
          <w:ins w:id="2816" w:author="Carlos Erazo" w:date="2020-08-15T04:38:00Z">
            <w:r>
              <w:fldChar w:fldCharType="begin"/>
            </w:r>
            <w:r>
              <w:instrText xml:space="preserve"> STYLEREF  "Heading 1" \n  \* MERGEFORMAT </w:instrText>
            </w:r>
            <w:r>
              <w:fldChar w:fldCharType="separate"/>
            </w:r>
          </w:ins>
          <w:r w:rsidR="00CB5C40">
            <w:rPr>
              <w:noProof/>
            </w:rPr>
            <w:t>3</w:t>
          </w:r>
          <w:ins w:id="2817" w:author="Carlos Erazo" w:date="2020-08-15T04:38:00Z">
            <w:r>
              <w:fldChar w:fldCharType="end"/>
            </w:r>
            <w:r>
              <w:t xml:space="preserve">. </w:t>
            </w:r>
            <w:r>
              <w:fldChar w:fldCharType="begin"/>
            </w:r>
            <w:r>
              <w:instrText xml:space="preserve"> STYLEREF  "Heading 1"  \* MERGEFORMAT </w:instrText>
            </w:r>
            <w:r>
              <w:fldChar w:fldCharType="separate"/>
            </w:r>
          </w:ins>
          <w:r w:rsidR="00CB5C40">
            <w:rPr>
              <w:noProof/>
            </w:rPr>
            <w:t>Design Methodology</w:t>
          </w:r>
          <w:ins w:id="2818" w:author="Carlos Erazo" w:date="2020-08-15T04:38:00Z">
            <w:r>
              <w:fldChar w:fldCharType="end"/>
            </w:r>
          </w:ins>
        </w:p>
      </w:tc>
    </w:tr>
  </w:tbl>
  <w:p w14:paraId="63677400" w14:textId="77777777" w:rsidR="00A9209F" w:rsidRPr="000D4312" w:rsidRDefault="00A9209F" w:rsidP="000D4312">
    <w:pPr>
      <w:pStyle w:val="Header"/>
      <w:ind w:firstLine="0"/>
      <w:pPrChange w:id="2819" w:author="Carlos Erazo" w:date="2020-08-15T04:38:00Z">
        <w:pPr>
          <w:pStyle w:val="Header"/>
        </w:pPr>
      </w:pPrChang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Change w:id="2820" w:author="Carlos Erazo" w:date="2020-08-15T05:10:00Z">
        <w:tblPr>
          <w:tblStyle w:val="TableGrid"/>
          <w:tblW w:w="0" w:type="auto"/>
          <w:tblLook w:val="04A0" w:firstRow="1" w:lastRow="0" w:firstColumn="1" w:lastColumn="0" w:noHBand="0" w:noVBand="1"/>
        </w:tblPr>
      </w:tblPrChange>
    </w:tblPr>
    <w:tblGrid>
      <w:gridCol w:w="9016"/>
      <w:tblGridChange w:id="2821">
        <w:tblGrid>
          <w:gridCol w:w="9016"/>
        </w:tblGrid>
      </w:tblGridChange>
    </w:tblGrid>
    <w:tr w:rsidR="00D57E3F" w14:paraId="7F210BC3" w14:textId="77777777" w:rsidTr="00556C2F">
      <w:trPr>
        <w:jc w:val="center"/>
        <w:ins w:id="2822" w:author="Carlos Erazo" w:date="2020-08-15T05:10:00Z"/>
      </w:trPr>
      <w:tc>
        <w:tcPr>
          <w:tcW w:w="9016" w:type="dxa"/>
          <w:tcBorders>
            <w:top w:val="nil"/>
            <w:left w:val="nil"/>
            <w:right w:val="nil"/>
          </w:tcBorders>
          <w:tcPrChange w:id="2823" w:author="Carlos Erazo" w:date="2020-08-15T05:10:00Z">
            <w:tcPr>
              <w:tcW w:w="9016" w:type="dxa"/>
              <w:tcBorders>
                <w:top w:val="nil"/>
                <w:left w:val="nil"/>
                <w:right w:val="nil"/>
              </w:tcBorders>
            </w:tcPr>
          </w:tcPrChange>
        </w:tcPr>
        <w:p w14:paraId="7E46D9DE" w14:textId="57AC1FBD" w:rsidR="00D57E3F" w:rsidRDefault="00D57E3F" w:rsidP="00556C2F">
          <w:pPr>
            <w:pStyle w:val="Header"/>
            <w:ind w:firstLine="0"/>
            <w:jc w:val="right"/>
            <w:rPr>
              <w:ins w:id="2824" w:author="Carlos Erazo" w:date="2020-08-15T05:10:00Z"/>
            </w:rPr>
          </w:pPr>
          <w:ins w:id="2825" w:author="Carlos Erazo" w:date="2020-08-15T05:10:00Z">
            <w:r>
              <w:fldChar w:fldCharType="begin"/>
            </w:r>
            <w:r>
              <w:instrText xml:space="preserve"> STYLEREF  "Heading 2" \n  \* MERGEFORMAT </w:instrText>
            </w:r>
            <w:r>
              <w:fldChar w:fldCharType="separate"/>
            </w:r>
          </w:ins>
          <w:r w:rsidR="00CB5C40">
            <w:rPr>
              <w:noProof/>
            </w:rPr>
            <w:t xml:space="preserve">3.4. </w:t>
          </w:r>
          <w:ins w:id="2826" w:author="Carlos Erazo" w:date="2020-08-15T05:10:00Z">
            <w:r>
              <w:fldChar w:fldCharType="end"/>
            </w:r>
            <w:r>
              <w:fldChar w:fldCharType="begin"/>
            </w:r>
            <w:r>
              <w:instrText xml:space="preserve"> STYLEREF  "Heading 2"  \* MERGEFORMAT </w:instrText>
            </w:r>
            <w:r>
              <w:fldChar w:fldCharType="separate"/>
            </w:r>
          </w:ins>
          <w:r w:rsidR="00CB5C40">
            <w:rPr>
              <w:noProof/>
            </w:rPr>
            <w:t>Data sources</w:t>
          </w:r>
          <w:ins w:id="2827" w:author="Carlos Erazo" w:date="2020-08-15T05:10:00Z">
            <w:r>
              <w:fldChar w:fldCharType="end"/>
            </w:r>
          </w:ins>
        </w:p>
      </w:tc>
    </w:tr>
  </w:tbl>
  <w:p w14:paraId="31CD2A42" w14:textId="77777777" w:rsidR="00D57E3F" w:rsidRDefault="00D57E3F" w:rsidP="00D54964">
    <w:pPr>
      <w:pStyle w:val="Header"/>
      <w:ind w:firstLine="0"/>
      <w:pPrChange w:id="2828" w:author="Carlos Erazo" w:date="2020-08-15T04:28:00Z">
        <w:pPr>
          <w:pStyle w:val="Header"/>
        </w:pPr>
      </w:pPrChang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C0AFA" w14:textId="3CBCE3ED" w:rsidR="00A9209F" w:rsidRPr="008809B3" w:rsidRDefault="00A9209F" w:rsidP="008809B3">
    <w:pPr>
      <w:pStyle w:val="Header"/>
      <w:ind w:firstLine="0"/>
      <w:pPrChange w:id="2852" w:author="Carlos Erazo" w:date="2020-08-15T05:18:00Z">
        <w:pPr>
          <w:pStyle w:val="Header"/>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F819D" w14:textId="77777777" w:rsidR="00A9209F" w:rsidRPr="0009085F" w:rsidRDefault="00A9209F" w:rsidP="00C3529F">
    <w:pPr>
      <w:pStyle w:val="Header"/>
      <w:ind w:firstLine="0"/>
      <w:jc w:val="left"/>
      <w:rPr>
        <w:i/>
        <w:iCs/>
        <w:rPrChange w:id="2422" w:author="Carlos Erazo" w:date="2020-08-15T04:09:00Z">
          <w:rPr/>
        </w:rPrChange>
      </w:rPr>
      <w:pPrChange w:id="2423" w:author="Carlos Erazo" w:date="2020-08-15T04:14:00Z">
        <w:pPr>
          <w:pStyle w:val="Header"/>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FF41C" w14:textId="77777777" w:rsidR="00A9209F" w:rsidRDefault="00A9209F" w:rsidP="00D54964">
    <w:pPr>
      <w:pStyle w:val="Header"/>
      <w:ind w:firstLine="0"/>
      <w:pPrChange w:id="2861" w:author="Carlos Erazo" w:date="2020-08-15T04:28:00Z">
        <w:pPr>
          <w:pStyle w:val="Header"/>
        </w:pPr>
      </w:pPrChang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A9209F" w14:paraId="72D41537" w14:textId="77777777" w:rsidTr="00A9209F">
      <w:trPr>
        <w:jc w:val="center"/>
        <w:ins w:id="3112" w:author="Carlos Erazo" w:date="2020-08-15T05:19:00Z"/>
      </w:trPr>
      <w:tc>
        <w:tcPr>
          <w:tcW w:w="9016" w:type="dxa"/>
          <w:tcBorders>
            <w:top w:val="nil"/>
            <w:left w:val="nil"/>
            <w:right w:val="nil"/>
          </w:tcBorders>
        </w:tcPr>
        <w:p w14:paraId="462ACBAA" w14:textId="0905EC96" w:rsidR="00A9209F" w:rsidRDefault="00A9209F" w:rsidP="008809B3">
          <w:pPr>
            <w:pStyle w:val="Header"/>
            <w:ind w:firstLine="0"/>
            <w:jc w:val="left"/>
            <w:rPr>
              <w:ins w:id="3113" w:author="Carlos Erazo" w:date="2020-08-15T05:19:00Z"/>
            </w:rPr>
          </w:pPr>
          <w:ins w:id="3114" w:author="Carlos Erazo" w:date="2020-08-15T05:19:00Z">
            <w:r>
              <w:fldChar w:fldCharType="begin"/>
            </w:r>
            <w:r>
              <w:instrText xml:space="preserve"> STYLEREF  "Heading 1" \n  \* MERGEFORMAT </w:instrText>
            </w:r>
            <w:r>
              <w:fldChar w:fldCharType="separate"/>
            </w:r>
          </w:ins>
          <w:r w:rsidR="00CB5C40">
            <w:rPr>
              <w:noProof/>
            </w:rPr>
            <w:t>4</w:t>
          </w:r>
          <w:ins w:id="3115" w:author="Carlos Erazo" w:date="2020-08-15T05:19:00Z">
            <w:r>
              <w:fldChar w:fldCharType="end"/>
            </w:r>
            <w:r>
              <w:t xml:space="preserve">. </w:t>
            </w:r>
            <w:r>
              <w:fldChar w:fldCharType="begin"/>
            </w:r>
            <w:r>
              <w:instrText xml:space="preserve"> STYLEREF  "Heading 1"  \* MERGEFORMAT </w:instrText>
            </w:r>
          </w:ins>
          <w:r>
            <w:fldChar w:fldCharType="separate"/>
          </w:r>
          <w:r w:rsidR="00CB5C40">
            <w:rPr>
              <w:noProof/>
            </w:rPr>
            <w:t>Implementation</w:t>
          </w:r>
          <w:ins w:id="3116" w:author="Carlos Erazo" w:date="2020-08-15T05:19:00Z">
            <w:r>
              <w:fldChar w:fldCharType="end"/>
            </w:r>
          </w:ins>
        </w:p>
      </w:tc>
    </w:tr>
  </w:tbl>
  <w:p w14:paraId="459BC72C" w14:textId="767ED2F8" w:rsidR="00A9209F" w:rsidRPr="008809B3" w:rsidRDefault="00A9209F" w:rsidP="008809B3">
    <w:pPr>
      <w:pStyle w:val="Header"/>
      <w:ind w:firstLine="0"/>
      <w:pPrChange w:id="3117" w:author="Carlos Erazo" w:date="2020-08-15T05:19:00Z">
        <w:pPr>
          <w:pStyle w:val="Header"/>
        </w:pPr>
      </w:pPrChange>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A9209F" w14:paraId="3E2E0566" w14:textId="77777777" w:rsidTr="00A9209F">
      <w:trPr>
        <w:jc w:val="center"/>
        <w:ins w:id="3118" w:author="Carlos Erazo" w:date="2020-08-15T05:15:00Z"/>
      </w:trPr>
      <w:tc>
        <w:tcPr>
          <w:tcW w:w="9016" w:type="dxa"/>
          <w:tcBorders>
            <w:top w:val="nil"/>
            <w:left w:val="nil"/>
            <w:right w:val="nil"/>
          </w:tcBorders>
        </w:tcPr>
        <w:p w14:paraId="1C2E7AE9" w14:textId="2A05777C" w:rsidR="00A9209F" w:rsidRDefault="00A9209F" w:rsidP="008809B3">
          <w:pPr>
            <w:pStyle w:val="Header"/>
            <w:ind w:firstLine="0"/>
            <w:jc w:val="right"/>
            <w:rPr>
              <w:ins w:id="3119" w:author="Carlos Erazo" w:date="2020-08-15T05:15:00Z"/>
            </w:rPr>
          </w:pPr>
          <w:ins w:id="3120" w:author="Carlos Erazo" w:date="2020-08-15T05:15:00Z">
            <w:r>
              <w:fldChar w:fldCharType="begin"/>
            </w:r>
            <w:r>
              <w:instrText xml:space="preserve"> STYLEREF  "Heading 2" \n  \* MERGEFORMAT </w:instrText>
            </w:r>
            <w:r>
              <w:fldChar w:fldCharType="separate"/>
            </w:r>
          </w:ins>
          <w:r w:rsidR="00CB5C40">
            <w:rPr>
              <w:noProof/>
            </w:rPr>
            <w:t xml:space="preserve">4.1. </w:t>
          </w:r>
          <w:ins w:id="3121" w:author="Carlos Erazo" w:date="2020-08-15T05:15:00Z">
            <w:r>
              <w:fldChar w:fldCharType="end"/>
            </w:r>
            <w:r>
              <w:fldChar w:fldCharType="begin"/>
            </w:r>
            <w:r>
              <w:instrText xml:space="preserve"> STYLEREF  "Heading 2"  \* MERGEFORMAT </w:instrText>
            </w:r>
            <w:r>
              <w:fldChar w:fldCharType="separate"/>
            </w:r>
          </w:ins>
          <w:r w:rsidR="00CB5C40">
            <w:rPr>
              <w:noProof/>
            </w:rPr>
            <w:t>Data Component</w:t>
          </w:r>
          <w:ins w:id="3122" w:author="Carlos Erazo" w:date="2020-08-15T05:15:00Z">
            <w:r>
              <w:fldChar w:fldCharType="end"/>
            </w:r>
          </w:ins>
        </w:p>
      </w:tc>
    </w:tr>
  </w:tbl>
  <w:p w14:paraId="46AFAB11" w14:textId="77777777" w:rsidR="00A9209F" w:rsidRDefault="00A9209F" w:rsidP="00D54964">
    <w:pPr>
      <w:pStyle w:val="Header"/>
      <w:ind w:firstLine="0"/>
      <w:pPrChange w:id="3123" w:author="Carlos Erazo" w:date="2020-08-15T04:28:00Z">
        <w:pPr>
          <w:pStyle w:val="Header"/>
        </w:pPr>
      </w:pPrChang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7CF24" w14:textId="77777777" w:rsidR="00A9209F" w:rsidRDefault="00A9209F" w:rsidP="00D54964">
    <w:pPr>
      <w:pStyle w:val="Header"/>
      <w:ind w:firstLine="0"/>
      <w:pPrChange w:id="3131" w:author="Carlos Erazo" w:date="2020-08-15T04:28:00Z">
        <w:pPr>
          <w:pStyle w:val="Header"/>
        </w:pPr>
      </w:pPrChange>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84A57" w14:textId="77777777" w:rsidR="00A9209F" w:rsidRPr="008809B3" w:rsidRDefault="00A9209F" w:rsidP="008809B3">
    <w:pPr>
      <w:pStyle w:val="Header"/>
      <w:ind w:firstLine="0"/>
      <w:pPrChange w:id="3148" w:author="Carlos Erazo" w:date="2020-08-15T05:19:00Z">
        <w:pPr>
          <w:pStyle w:val="Header"/>
        </w:pPr>
      </w:pPrChange>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A9209F" w14:paraId="1A67BDB0" w14:textId="77777777" w:rsidTr="00A9209F">
      <w:trPr>
        <w:jc w:val="center"/>
        <w:ins w:id="3209" w:author="Carlos Erazo" w:date="2020-08-15T05:22:00Z"/>
      </w:trPr>
      <w:tc>
        <w:tcPr>
          <w:tcW w:w="9016" w:type="dxa"/>
          <w:tcBorders>
            <w:top w:val="nil"/>
            <w:left w:val="nil"/>
            <w:right w:val="nil"/>
          </w:tcBorders>
        </w:tcPr>
        <w:p w14:paraId="6FFB653D" w14:textId="1D2E2454" w:rsidR="00A9209F" w:rsidRDefault="00A9209F" w:rsidP="008809B3">
          <w:pPr>
            <w:pStyle w:val="Header"/>
            <w:ind w:firstLine="0"/>
            <w:jc w:val="left"/>
            <w:rPr>
              <w:ins w:id="3210" w:author="Carlos Erazo" w:date="2020-08-15T05:22:00Z"/>
            </w:rPr>
          </w:pPr>
          <w:ins w:id="3211" w:author="Carlos Erazo" w:date="2020-08-15T05:22:00Z">
            <w:r>
              <w:fldChar w:fldCharType="begin"/>
            </w:r>
            <w:r>
              <w:instrText xml:space="preserve"> STYLEREF  "Heading 1" \n  \* MERGEFORMAT </w:instrText>
            </w:r>
            <w:r>
              <w:fldChar w:fldCharType="separate"/>
            </w:r>
          </w:ins>
          <w:r w:rsidR="00CB5C40">
            <w:rPr>
              <w:noProof/>
            </w:rPr>
            <w:t>5</w:t>
          </w:r>
          <w:ins w:id="3212" w:author="Carlos Erazo" w:date="2020-08-15T05:22:00Z">
            <w:r>
              <w:fldChar w:fldCharType="end"/>
            </w:r>
            <w:r>
              <w:t xml:space="preserve">. </w:t>
            </w:r>
            <w:r>
              <w:fldChar w:fldCharType="begin"/>
            </w:r>
            <w:r>
              <w:instrText xml:space="preserve"> STYLEREF  "Heading 1"  \* MERGEFORMAT </w:instrText>
            </w:r>
          </w:ins>
          <w:r>
            <w:fldChar w:fldCharType="separate"/>
          </w:r>
          <w:r w:rsidR="00CB5C40">
            <w:rPr>
              <w:noProof/>
            </w:rPr>
            <w:t>Case studies</w:t>
          </w:r>
          <w:ins w:id="3213" w:author="Carlos Erazo" w:date="2020-08-15T05:22:00Z">
            <w:r>
              <w:fldChar w:fldCharType="end"/>
            </w:r>
          </w:ins>
        </w:p>
      </w:tc>
    </w:tr>
  </w:tbl>
  <w:p w14:paraId="18E4CB67" w14:textId="77777777" w:rsidR="00A9209F" w:rsidRPr="008809B3" w:rsidRDefault="00A9209F" w:rsidP="008809B3">
    <w:pPr>
      <w:pStyle w:val="Header"/>
      <w:ind w:firstLine="0"/>
      <w:pPrChange w:id="3214" w:author="Carlos Erazo" w:date="2020-08-15T05:19:00Z">
        <w:pPr>
          <w:pStyle w:val="Header"/>
        </w:pPr>
      </w:pPrChange>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A9209F" w14:paraId="6F3FD729" w14:textId="77777777" w:rsidTr="00A9209F">
      <w:trPr>
        <w:jc w:val="center"/>
        <w:ins w:id="3215" w:author="Carlos Erazo" w:date="2020-08-15T05:24:00Z"/>
      </w:trPr>
      <w:tc>
        <w:tcPr>
          <w:tcW w:w="9016" w:type="dxa"/>
          <w:tcBorders>
            <w:top w:val="nil"/>
            <w:left w:val="nil"/>
            <w:right w:val="nil"/>
          </w:tcBorders>
        </w:tcPr>
        <w:p w14:paraId="4A6DBEDC" w14:textId="3473E8C7" w:rsidR="00A9209F" w:rsidRDefault="00A9209F" w:rsidP="008809B3">
          <w:pPr>
            <w:pStyle w:val="Header"/>
            <w:ind w:firstLine="0"/>
            <w:jc w:val="right"/>
            <w:rPr>
              <w:ins w:id="3216" w:author="Carlos Erazo" w:date="2020-08-15T05:24:00Z"/>
            </w:rPr>
          </w:pPr>
          <w:ins w:id="3217" w:author="Carlos Erazo" w:date="2020-08-15T05:24:00Z">
            <w:r>
              <w:fldChar w:fldCharType="begin"/>
            </w:r>
            <w:r>
              <w:instrText xml:space="preserve"> STYLEREF  "Heading 2" \n  \* MERGEFORMAT </w:instrText>
            </w:r>
            <w:r>
              <w:fldChar w:fldCharType="separate"/>
            </w:r>
          </w:ins>
          <w:r w:rsidR="00CB5C40">
            <w:rPr>
              <w:noProof/>
            </w:rPr>
            <w:t xml:space="preserve">5.1. </w:t>
          </w:r>
          <w:ins w:id="3218" w:author="Carlos Erazo" w:date="2020-08-15T05:24:00Z">
            <w:r>
              <w:fldChar w:fldCharType="end"/>
            </w:r>
            <w:r>
              <w:fldChar w:fldCharType="begin"/>
            </w:r>
            <w:r>
              <w:instrText xml:space="preserve"> STYLEREF  "Heading 2"  \* MERGEFORMAT </w:instrText>
            </w:r>
            <w:r>
              <w:fldChar w:fldCharType="separate"/>
            </w:r>
          </w:ins>
          <w:r w:rsidR="00CB5C40">
            <w:rPr>
              <w:noProof/>
            </w:rPr>
            <w:t>Rainfall analysis</w:t>
          </w:r>
          <w:ins w:id="3219" w:author="Carlos Erazo" w:date="2020-08-15T05:24:00Z">
            <w:r>
              <w:fldChar w:fldCharType="end"/>
            </w:r>
          </w:ins>
        </w:p>
      </w:tc>
    </w:tr>
  </w:tbl>
  <w:p w14:paraId="3F2C212D" w14:textId="77777777" w:rsidR="00A9209F" w:rsidRDefault="00A9209F" w:rsidP="00D54964">
    <w:pPr>
      <w:pStyle w:val="Header"/>
      <w:ind w:firstLine="0"/>
      <w:pPrChange w:id="3220" w:author="Carlos Erazo" w:date="2020-08-15T04:28:00Z">
        <w:pPr>
          <w:pStyle w:val="Header"/>
        </w:pPr>
      </w:pPrChange>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455A1" w14:textId="77777777" w:rsidR="00A9209F" w:rsidRDefault="00A9209F" w:rsidP="00D54964">
    <w:pPr>
      <w:pStyle w:val="Header"/>
      <w:ind w:firstLine="0"/>
      <w:pPrChange w:id="3231" w:author="Carlos Erazo" w:date="2020-08-15T04:28:00Z">
        <w:pPr>
          <w:pStyle w:val="Header"/>
        </w:pPr>
      </w:pPrChange>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528A0" w14:textId="77777777" w:rsidR="00A9209F" w:rsidRPr="008809B3" w:rsidRDefault="00A9209F" w:rsidP="008809B3">
    <w:pPr>
      <w:pStyle w:val="Header"/>
      <w:ind w:firstLine="0"/>
      <w:pPrChange w:id="3242" w:author="Carlos Erazo" w:date="2020-08-15T05:19:00Z">
        <w:pPr>
          <w:pStyle w:val="Header"/>
        </w:pPr>
      </w:pPrChange>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A9209F" w14:paraId="0964FA20" w14:textId="77777777" w:rsidTr="00A9209F">
      <w:trPr>
        <w:jc w:val="center"/>
        <w:ins w:id="3253" w:author="Carlos Erazo" w:date="2020-08-15T05:28:00Z"/>
      </w:trPr>
      <w:tc>
        <w:tcPr>
          <w:tcW w:w="9016" w:type="dxa"/>
          <w:tcBorders>
            <w:top w:val="nil"/>
            <w:left w:val="nil"/>
            <w:right w:val="nil"/>
          </w:tcBorders>
        </w:tcPr>
        <w:p w14:paraId="7BFF3A1A" w14:textId="32BCE205" w:rsidR="00A9209F" w:rsidRDefault="00A9209F" w:rsidP="00A9209F">
          <w:pPr>
            <w:pStyle w:val="Header"/>
            <w:ind w:firstLine="0"/>
            <w:jc w:val="right"/>
            <w:rPr>
              <w:ins w:id="3254" w:author="Carlos Erazo" w:date="2020-08-15T05:28:00Z"/>
            </w:rPr>
          </w:pPr>
          <w:ins w:id="3255" w:author="Carlos Erazo" w:date="2020-08-15T05:28:00Z">
            <w:r>
              <w:fldChar w:fldCharType="begin"/>
            </w:r>
            <w:r>
              <w:instrText xml:space="preserve"> STYLEREF  "Heading 2" \n  \* MERGEFORMAT </w:instrText>
            </w:r>
            <w:r>
              <w:fldChar w:fldCharType="separate"/>
            </w:r>
          </w:ins>
          <w:r w:rsidR="00CB5C40">
            <w:rPr>
              <w:noProof/>
            </w:rPr>
            <w:t xml:space="preserve">6.1. </w:t>
          </w:r>
          <w:ins w:id="3256" w:author="Carlos Erazo" w:date="2020-08-15T05:28:00Z">
            <w:r>
              <w:fldChar w:fldCharType="end"/>
            </w:r>
            <w:r>
              <w:fldChar w:fldCharType="begin"/>
            </w:r>
            <w:r>
              <w:instrText xml:space="preserve"> STYLEREF  "Heading 2"  \* MERGEFORMAT </w:instrText>
            </w:r>
            <w:r>
              <w:fldChar w:fldCharType="separate"/>
            </w:r>
          </w:ins>
          <w:r w:rsidR="00CB5C40">
            <w:rPr>
              <w:noProof/>
            </w:rPr>
            <w:t>Challenges and limitations</w:t>
          </w:r>
          <w:ins w:id="3257" w:author="Carlos Erazo" w:date="2020-08-15T05:28:00Z">
            <w:r>
              <w:fldChar w:fldCharType="end"/>
            </w:r>
          </w:ins>
        </w:p>
      </w:tc>
    </w:tr>
  </w:tbl>
  <w:p w14:paraId="01DC48B7" w14:textId="77777777" w:rsidR="00A9209F" w:rsidRDefault="00A9209F" w:rsidP="00D54964">
    <w:pPr>
      <w:pStyle w:val="Header"/>
      <w:ind w:firstLine="0"/>
      <w:pPrChange w:id="3258" w:author="Carlos Erazo" w:date="2020-08-15T04:28:00Z">
        <w:pPr>
          <w:pStyle w:val="Header"/>
        </w:pPr>
      </w:pPrChang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6C63F" w14:textId="77777777" w:rsidR="00A9209F" w:rsidRDefault="00A9209F">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3E9CE" w14:textId="77777777" w:rsidR="00A9209F" w:rsidRPr="008809B3" w:rsidRDefault="00A9209F" w:rsidP="008809B3">
    <w:pPr>
      <w:pStyle w:val="Header"/>
      <w:ind w:firstLine="0"/>
      <w:pPrChange w:id="3268" w:author="Carlos Erazo" w:date="2020-08-15T05:19:00Z">
        <w:pPr>
          <w:pStyle w:val="Header"/>
        </w:pPr>
      </w:pPrChange>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A9209F" w14:paraId="5C377051" w14:textId="77777777" w:rsidTr="00A9209F">
      <w:trPr>
        <w:jc w:val="center"/>
        <w:ins w:id="3276" w:author="Carlos Erazo" w:date="2020-08-15T05:29:00Z"/>
      </w:trPr>
      <w:tc>
        <w:tcPr>
          <w:tcW w:w="9016" w:type="dxa"/>
          <w:tcBorders>
            <w:top w:val="nil"/>
            <w:left w:val="nil"/>
            <w:right w:val="nil"/>
          </w:tcBorders>
        </w:tcPr>
        <w:p w14:paraId="2D16BC02" w14:textId="49523A4E" w:rsidR="00A9209F" w:rsidRDefault="00A9209F" w:rsidP="00A9209F">
          <w:pPr>
            <w:pStyle w:val="Header"/>
            <w:ind w:firstLine="0"/>
            <w:jc w:val="left"/>
            <w:rPr>
              <w:ins w:id="3277" w:author="Carlos Erazo" w:date="2020-08-15T05:29:00Z"/>
            </w:rPr>
          </w:pPr>
          <w:ins w:id="3278" w:author="Carlos Erazo" w:date="2020-08-15T05:29:00Z">
            <w:r>
              <w:fldChar w:fldCharType="begin"/>
            </w:r>
            <w:r>
              <w:instrText xml:space="preserve"> STYLEREF  "Heading 1" \n  \* MERGEFORMAT </w:instrText>
            </w:r>
            <w:r>
              <w:fldChar w:fldCharType="separate"/>
            </w:r>
          </w:ins>
          <w:r>
            <w:rPr>
              <w:noProof/>
            </w:rPr>
            <w:t>7</w:t>
          </w:r>
          <w:ins w:id="3279" w:author="Carlos Erazo" w:date="2020-08-15T05:29:00Z">
            <w:r>
              <w:fldChar w:fldCharType="end"/>
            </w:r>
            <w:r>
              <w:t xml:space="preserve">. </w:t>
            </w:r>
            <w:r>
              <w:fldChar w:fldCharType="begin"/>
            </w:r>
            <w:r>
              <w:instrText xml:space="preserve"> STYLEREF  "Heading 1"  \* MERGEFORMAT </w:instrText>
            </w:r>
            <w:r>
              <w:fldChar w:fldCharType="separate"/>
            </w:r>
          </w:ins>
          <w:r>
            <w:rPr>
              <w:noProof/>
            </w:rPr>
            <w:t>Conclusions</w:t>
          </w:r>
          <w:ins w:id="3280" w:author="Carlos Erazo" w:date="2020-08-15T05:29:00Z">
            <w:r>
              <w:fldChar w:fldCharType="end"/>
            </w:r>
          </w:ins>
        </w:p>
      </w:tc>
    </w:tr>
  </w:tbl>
  <w:p w14:paraId="73508991" w14:textId="77777777" w:rsidR="00A9209F" w:rsidRPr="008809B3" w:rsidRDefault="00A9209F" w:rsidP="008809B3">
    <w:pPr>
      <w:pStyle w:val="Header"/>
      <w:ind w:firstLine="0"/>
      <w:pPrChange w:id="3281" w:author="Carlos Erazo" w:date="2020-08-15T05:19:00Z">
        <w:pPr>
          <w:pStyle w:val="Header"/>
        </w:pPr>
      </w:pPrChange>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498AD" w14:textId="77777777" w:rsidR="00A9209F" w:rsidRPr="00A9209F" w:rsidRDefault="00A9209F" w:rsidP="00A9209F">
    <w:pPr>
      <w:pStyle w:val="Header"/>
      <w:ind w:firstLine="0"/>
      <w:pPrChange w:id="3282" w:author="Carlos Erazo" w:date="2020-08-15T05:30:00Z">
        <w:pPr>
          <w:pStyle w:val="Header"/>
        </w:pPr>
      </w:pPrChange>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A9209F" w14:paraId="76C6B3E7" w14:textId="77777777" w:rsidTr="00A9209F">
      <w:trPr>
        <w:jc w:val="center"/>
        <w:ins w:id="3311" w:author="Carlos Erazo" w:date="2020-08-15T05:29:00Z"/>
      </w:trPr>
      <w:tc>
        <w:tcPr>
          <w:tcW w:w="9016" w:type="dxa"/>
          <w:tcBorders>
            <w:top w:val="nil"/>
            <w:left w:val="nil"/>
            <w:right w:val="nil"/>
          </w:tcBorders>
        </w:tcPr>
        <w:p w14:paraId="1D057E30" w14:textId="561EAFEA" w:rsidR="00A9209F" w:rsidRDefault="00A9209F" w:rsidP="00A9209F">
          <w:pPr>
            <w:pStyle w:val="Header"/>
            <w:ind w:firstLine="0"/>
            <w:jc w:val="left"/>
            <w:rPr>
              <w:ins w:id="3312" w:author="Carlos Erazo" w:date="2020-08-15T05:29:00Z"/>
            </w:rPr>
          </w:pPr>
          <w:ins w:id="3313" w:author="Carlos Erazo" w:date="2020-08-15T05:29:00Z">
            <w:r>
              <w:fldChar w:fldCharType="begin"/>
            </w:r>
            <w:r>
              <w:instrText xml:space="preserve"> STYLEREF  "Heading 1" \n  \* MERGEFORMAT </w:instrText>
            </w:r>
            <w:r>
              <w:fldChar w:fldCharType="separate"/>
            </w:r>
          </w:ins>
          <w:r w:rsidR="00CB5C40">
            <w:rPr>
              <w:noProof/>
            </w:rPr>
            <w:t>7</w:t>
          </w:r>
          <w:ins w:id="3314" w:author="Carlos Erazo" w:date="2020-08-15T05:29:00Z">
            <w:r>
              <w:fldChar w:fldCharType="end"/>
            </w:r>
            <w:r>
              <w:t xml:space="preserve">. </w:t>
            </w:r>
            <w:r>
              <w:fldChar w:fldCharType="begin"/>
            </w:r>
            <w:r>
              <w:instrText xml:space="preserve"> STYLEREF  "Heading 1"  \* MERGEFORMAT </w:instrText>
            </w:r>
            <w:r>
              <w:fldChar w:fldCharType="separate"/>
            </w:r>
          </w:ins>
          <w:r w:rsidR="00CB5C40">
            <w:rPr>
              <w:noProof/>
            </w:rPr>
            <w:t>Conclusions</w:t>
          </w:r>
          <w:ins w:id="3315" w:author="Carlos Erazo" w:date="2020-08-15T05:29:00Z">
            <w:r>
              <w:fldChar w:fldCharType="end"/>
            </w:r>
          </w:ins>
        </w:p>
      </w:tc>
    </w:tr>
  </w:tbl>
  <w:p w14:paraId="3FF09529" w14:textId="77777777" w:rsidR="00A9209F" w:rsidRPr="008809B3" w:rsidRDefault="00A9209F" w:rsidP="008809B3">
    <w:pPr>
      <w:pStyle w:val="Header"/>
      <w:ind w:firstLine="0"/>
      <w:pPrChange w:id="3316" w:author="Carlos Erazo" w:date="2020-08-15T05:19:00Z">
        <w:pPr>
          <w:pStyle w:val="Header"/>
        </w:pPr>
      </w:pPrChange>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D67CD" w14:textId="77777777" w:rsidR="00A9209F" w:rsidRPr="00A9209F" w:rsidRDefault="00A9209F" w:rsidP="00A9209F">
    <w:pPr>
      <w:pStyle w:val="Header"/>
      <w:ind w:firstLine="0"/>
      <w:pPrChange w:id="3319" w:author="Carlos Erazo" w:date="2020-08-15T05:30:00Z">
        <w:pPr>
          <w:pStyle w:val="Header"/>
        </w:pPr>
      </w:pPrChange>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7E797" w14:textId="77777777" w:rsidR="00A9209F" w:rsidRPr="008809B3" w:rsidRDefault="00A9209F" w:rsidP="008809B3">
    <w:pPr>
      <w:pStyle w:val="Header"/>
      <w:ind w:firstLine="0"/>
      <w:pPrChange w:id="3346" w:author="Carlos Erazo" w:date="2020-08-15T05:19:00Z">
        <w:pPr>
          <w:pStyle w:val="Header"/>
        </w:pPr>
      </w:pPrChange>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A9209F" w14:paraId="6D811D68" w14:textId="77777777" w:rsidTr="00A9209F">
      <w:trPr>
        <w:jc w:val="center"/>
        <w:ins w:id="3368" w:author="Carlos Erazo" w:date="2020-08-15T05:32:00Z"/>
      </w:trPr>
      <w:tc>
        <w:tcPr>
          <w:tcW w:w="9016" w:type="dxa"/>
          <w:tcBorders>
            <w:top w:val="nil"/>
            <w:left w:val="nil"/>
            <w:right w:val="nil"/>
          </w:tcBorders>
        </w:tcPr>
        <w:p w14:paraId="3640C2E2" w14:textId="3FF8F136" w:rsidR="00A9209F" w:rsidRDefault="00A9209F" w:rsidP="00A9209F">
          <w:pPr>
            <w:pStyle w:val="Header"/>
            <w:ind w:firstLine="0"/>
            <w:jc w:val="left"/>
            <w:rPr>
              <w:ins w:id="3369" w:author="Carlos Erazo" w:date="2020-08-15T05:32:00Z"/>
            </w:rPr>
          </w:pPr>
          <w:ins w:id="3370" w:author="Carlos Erazo" w:date="2020-08-15T05:32:00Z">
            <w:r>
              <w:fldChar w:fldCharType="begin"/>
            </w:r>
            <w:r>
              <w:instrText xml:space="preserve"> STYLEREF  "Heading 1"  \* MERGEFORMAT </w:instrText>
            </w:r>
          </w:ins>
          <w:r>
            <w:fldChar w:fldCharType="separate"/>
          </w:r>
          <w:r w:rsidR="00CB5C40">
            <w:rPr>
              <w:noProof/>
            </w:rPr>
            <w:t>References</w:t>
          </w:r>
          <w:ins w:id="3371" w:author="Carlos Erazo" w:date="2020-08-15T05:32:00Z">
            <w:r>
              <w:fldChar w:fldCharType="end"/>
            </w:r>
          </w:ins>
        </w:p>
      </w:tc>
    </w:tr>
  </w:tbl>
  <w:p w14:paraId="0D521FA9" w14:textId="77777777" w:rsidR="00A9209F" w:rsidRPr="008809B3" w:rsidRDefault="00A9209F" w:rsidP="008809B3">
    <w:pPr>
      <w:pStyle w:val="Header"/>
      <w:ind w:firstLine="0"/>
      <w:pPrChange w:id="3372" w:author="Carlos Erazo" w:date="2020-08-15T05:19:00Z">
        <w:pPr>
          <w:pStyle w:val="Header"/>
        </w:pPr>
      </w:pPrChange>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8B472E" w14:paraId="55642D97" w14:textId="77777777" w:rsidTr="00A07D91">
      <w:trPr>
        <w:jc w:val="center"/>
        <w:ins w:id="3373" w:author="Carlos Erazo" w:date="2020-08-15T05:36:00Z"/>
      </w:trPr>
      <w:tc>
        <w:tcPr>
          <w:tcW w:w="9016" w:type="dxa"/>
          <w:tcBorders>
            <w:top w:val="nil"/>
            <w:left w:val="nil"/>
            <w:right w:val="nil"/>
          </w:tcBorders>
        </w:tcPr>
        <w:p w14:paraId="7C654DBC" w14:textId="35680466" w:rsidR="008B472E" w:rsidRDefault="006D5DD2" w:rsidP="008B472E">
          <w:pPr>
            <w:pStyle w:val="Header"/>
            <w:ind w:firstLine="0"/>
            <w:jc w:val="right"/>
            <w:rPr>
              <w:ins w:id="3374" w:author="Carlos Erazo" w:date="2020-08-15T05:36:00Z"/>
            </w:rPr>
          </w:pPr>
          <w:ins w:id="3375" w:author="Carlos Erazo" w:date="2020-08-15T06:02:00Z">
            <w:r>
              <w:fldChar w:fldCharType="begin"/>
            </w:r>
            <w:r>
              <w:instrText xml:space="preserve"> STYLEREF  "Heading 1"  \* MERGEFORMAT </w:instrText>
            </w:r>
            <w:r>
              <w:fldChar w:fldCharType="separate"/>
            </w:r>
          </w:ins>
          <w:r w:rsidR="00CB5C40">
            <w:rPr>
              <w:noProof/>
            </w:rPr>
            <w:t>References</w:t>
          </w:r>
          <w:ins w:id="3376" w:author="Carlos Erazo" w:date="2020-08-15T06:02:00Z">
            <w:r>
              <w:fldChar w:fldCharType="end"/>
            </w:r>
          </w:ins>
        </w:p>
      </w:tc>
    </w:tr>
  </w:tbl>
  <w:p w14:paraId="6FAB05C5" w14:textId="77777777" w:rsidR="008B472E" w:rsidRPr="00A9209F" w:rsidRDefault="008B472E" w:rsidP="00A9209F">
    <w:pPr>
      <w:pStyle w:val="Header"/>
      <w:ind w:firstLine="0"/>
      <w:pPrChange w:id="3377" w:author="Carlos Erazo" w:date="2020-08-15T05:30:00Z">
        <w:pPr>
          <w:pStyle w:val="Header"/>
        </w:pPr>
      </w:pPrChange>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C5B39" w14:textId="77777777" w:rsidR="008B472E" w:rsidRPr="00A9209F" w:rsidRDefault="008B472E" w:rsidP="00A9209F">
    <w:pPr>
      <w:pStyle w:val="Header"/>
      <w:ind w:firstLine="0"/>
      <w:pPrChange w:id="3388" w:author="Carlos Erazo" w:date="2020-08-15T05:30:00Z">
        <w:pPr>
          <w:pStyle w:val="Header"/>
        </w:pPr>
      </w:pPrChange>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8B472E" w14:paraId="2112CFFF" w14:textId="77777777" w:rsidTr="00A9209F">
      <w:trPr>
        <w:jc w:val="center"/>
        <w:ins w:id="3401" w:author="Carlos Erazo" w:date="2020-08-15T05:32:00Z"/>
      </w:trPr>
      <w:tc>
        <w:tcPr>
          <w:tcW w:w="9016" w:type="dxa"/>
          <w:tcBorders>
            <w:top w:val="nil"/>
            <w:left w:val="nil"/>
            <w:right w:val="nil"/>
          </w:tcBorders>
        </w:tcPr>
        <w:p w14:paraId="095F1E1C" w14:textId="21A1EA3E" w:rsidR="008B472E" w:rsidRDefault="008B472E" w:rsidP="00A9209F">
          <w:pPr>
            <w:pStyle w:val="Header"/>
            <w:ind w:firstLine="0"/>
            <w:jc w:val="left"/>
            <w:rPr>
              <w:ins w:id="3402" w:author="Carlos Erazo" w:date="2020-08-15T05:32:00Z"/>
            </w:rPr>
          </w:pPr>
          <w:ins w:id="3403" w:author="Carlos Erazo" w:date="2020-08-15T05:32:00Z">
            <w:r>
              <w:fldChar w:fldCharType="begin"/>
            </w:r>
            <w:r>
              <w:instrText xml:space="preserve"> STYLEREF  "Heading 1"  \* MERGEFORMAT </w:instrText>
            </w:r>
          </w:ins>
          <w:r>
            <w:fldChar w:fldCharType="separate"/>
          </w:r>
          <w:r>
            <w:rPr>
              <w:noProof/>
            </w:rPr>
            <w:t>Appendix</w:t>
          </w:r>
          <w:ins w:id="3404" w:author="Carlos Erazo" w:date="2020-08-15T05:32:00Z">
            <w:r>
              <w:fldChar w:fldCharType="end"/>
            </w:r>
          </w:ins>
        </w:p>
      </w:tc>
    </w:tr>
  </w:tbl>
  <w:p w14:paraId="69C22979" w14:textId="77777777" w:rsidR="008B472E" w:rsidRPr="008809B3" w:rsidRDefault="008B472E" w:rsidP="008809B3">
    <w:pPr>
      <w:pStyle w:val="Header"/>
      <w:ind w:firstLine="0"/>
      <w:pPrChange w:id="3405" w:author="Carlos Erazo" w:date="2020-08-15T05:19:00Z">
        <w:pPr>
          <w:pStyle w:val="Header"/>
        </w:pPr>
      </w:pPrChang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F2311" w14:textId="77777777" w:rsidR="00A9209F" w:rsidRDefault="00A9209F">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3B3C9" w14:textId="418B0A56" w:rsidR="008B472E" w:rsidRPr="00A9209F" w:rsidRDefault="008B472E" w:rsidP="00A9209F">
    <w:pPr>
      <w:pStyle w:val="Header"/>
      <w:ind w:firstLine="0"/>
      <w:pPrChange w:id="3406" w:author="Carlos Erazo" w:date="2020-08-15T05:30:00Z">
        <w:pPr>
          <w:pStyle w:val="Header"/>
        </w:pPr>
      </w:pPrChange>
    </w:pPr>
    <w:ins w:id="3407" w:author="Carlos Erazo" w:date="2020-08-15T05:41:00Z">
      <w:r>
        <w:fldChar w:fldCharType="begin"/>
      </w:r>
      <w:r>
        <w:instrText xml:space="preserve"> STYLEREF  "Heading 1"  \* MERGEFORMAT </w:instrText>
      </w:r>
      <w:r>
        <w:fldChar w:fldCharType="end"/>
      </w:r>
    </w:ins>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8B472E" w14:paraId="6449475D" w14:textId="77777777" w:rsidTr="00A9209F">
      <w:trPr>
        <w:jc w:val="center"/>
        <w:ins w:id="3447" w:author="Carlos Erazo" w:date="2020-08-15T05:32:00Z"/>
      </w:trPr>
      <w:tc>
        <w:tcPr>
          <w:tcW w:w="9016" w:type="dxa"/>
          <w:tcBorders>
            <w:top w:val="nil"/>
            <w:left w:val="nil"/>
            <w:right w:val="nil"/>
          </w:tcBorders>
        </w:tcPr>
        <w:p w14:paraId="7E497CE5" w14:textId="079B22C5" w:rsidR="008B472E" w:rsidRDefault="008B472E" w:rsidP="00A9209F">
          <w:pPr>
            <w:pStyle w:val="Header"/>
            <w:ind w:firstLine="0"/>
            <w:jc w:val="left"/>
            <w:rPr>
              <w:ins w:id="3448" w:author="Carlos Erazo" w:date="2020-08-15T05:32:00Z"/>
            </w:rPr>
          </w:pPr>
          <w:ins w:id="3449" w:author="Carlos Erazo" w:date="2020-08-15T05:32:00Z">
            <w:r>
              <w:fldChar w:fldCharType="begin"/>
            </w:r>
            <w:r>
              <w:instrText xml:space="preserve"> STYLEREF  "Heading 1"  \* MERGEFORMAT </w:instrText>
            </w:r>
          </w:ins>
          <w:r>
            <w:fldChar w:fldCharType="separate"/>
          </w:r>
          <w:r w:rsidR="00CB5C40">
            <w:rPr>
              <w:noProof/>
            </w:rPr>
            <w:t>Appendix</w:t>
          </w:r>
          <w:ins w:id="3450" w:author="Carlos Erazo" w:date="2020-08-15T05:32:00Z">
            <w:r>
              <w:fldChar w:fldCharType="end"/>
            </w:r>
          </w:ins>
        </w:p>
      </w:tc>
    </w:tr>
  </w:tbl>
  <w:p w14:paraId="6A43A375" w14:textId="77777777" w:rsidR="008B472E" w:rsidRPr="008809B3" w:rsidRDefault="008B472E" w:rsidP="008809B3">
    <w:pPr>
      <w:pStyle w:val="Header"/>
      <w:ind w:firstLine="0"/>
      <w:pPrChange w:id="3451" w:author="Carlos Erazo" w:date="2020-08-15T05:19:00Z">
        <w:pPr>
          <w:pStyle w:val="Header"/>
        </w:pPr>
      </w:pPrChange>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
    <w:tblGrid>
      <w:gridCol w:w="9016"/>
    </w:tblGrid>
    <w:tr w:rsidR="008B472E" w14:paraId="70FC9AC9" w14:textId="77777777" w:rsidTr="00A07D91">
      <w:trPr>
        <w:jc w:val="center"/>
        <w:ins w:id="3452" w:author="Carlos Erazo" w:date="2020-08-15T05:45:00Z"/>
      </w:trPr>
      <w:tc>
        <w:tcPr>
          <w:tcW w:w="9016" w:type="dxa"/>
          <w:tcBorders>
            <w:top w:val="nil"/>
            <w:left w:val="nil"/>
            <w:right w:val="nil"/>
          </w:tcBorders>
        </w:tcPr>
        <w:p w14:paraId="1DBCD9CF" w14:textId="6172E9D3" w:rsidR="008B472E" w:rsidRDefault="008B472E" w:rsidP="008B472E">
          <w:pPr>
            <w:pStyle w:val="Header"/>
            <w:ind w:firstLine="0"/>
            <w:jc w:val="right"/>
            <w:rPr>
              <w:ins w:id="3453" w:author="Carlos Erazo" w:date="2020-08-15T05:45:00Z"/>
            </w:rPr>
            <w:pPrChange w:id="3454" w:author="Carlos Erazo" w:date="2020-08-15T05:45:00Z">
              <w:pPr>
                <w:pStyle w:val="Header"/>
                <w:ind w:firstLine="0"/>
                <w:jc w:val="left"/>
              </w:pPr>
            </w:pPrChange>
          </w:pPr>
          <w:ins w:id="3455" w:author="Carlos Erazo" w:date="2020-08-15T05:45:00Z">
            <w:r>
              <w:fldChar w:fldCharType="begin"/>
            </w:r>
            <w:r>
              <w:instrText xml:space="preserve"> STYLEREF  "Heading 1"  \* MERGEFORMAT </w:instrText>
            </w:r>
            <w:r>
              <w:fldChar w:fldCharType="separate"/>
            </w:r>
          </w:ins>
          <w:r w:rsidR="00CB5C40">
            <w:rPr>
              <w:noProof/>
            </w:rPr>
            <w:t>Appendix</w:t>
          </w:r>
          <w:ins w:id="3456" w:author="Carlos Erazo" w:date="2020-08-15T05:45:00Z">
            <w:r>
              <w:fldChar w:fldCharType="end"/>
            </w:r>
          </w:ins>
        </w:p>
      </w:tc>
    </w:tr>
  </w:tbl>
  <w:p w14:paraId="3401D98A" w14:textId="3093043B" w:rsidR="008B472E" w:rsidRPr="00A9209F" w:rsidRDefault="008B472E" w:rsidP="008B472E">
    <w:pPr>
      <w:pStyle w:val="Header"/>
      <w:ind w:firstLine="0"/>
      <w:jc w:val="right"/>
      <w:pPrChange w:id="3457" w:author="Carlos Erazo" w:date="2020-08-15T05:43:00Z">
        <w:pPr>
          <w:pStyle w:val="Header"/>
        </w:pPr>
      </w:pPrChange>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96AA1" w14:textId="77777777" w:rsidR="00CB5C40" w:rsidRPr="008809B3" w:rsidRDefault="00CB5C40" w:rsidP="008809B3">
    <w:pPr>
      <w:pStyle w:val="Header"/>
      <w:ind w:firstLine="0"/>
      <w:pPrChange w:id="3593" w:author="Carlos Erazo" w:date="2020-08-15T05:19:00Z">
        <w:pPr>
          <w:pStyle w:val="Header"/>
        </w:pPr>
      </w:pPrChang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Change w:id="2453" w:author="Carlos Erazo" w:date="2020-08-15T04:47:00Z">
        <w:tblPr>
          <w:tblStyle w:val="TableGrid"/>
          <w:tblW w:w="0" w:type="auto"/>
          <w:tblLook w:val="04A0" w:firstRow="1" w:lastRow="0" w:firstColumn="1" w:lastColumn="0" w:noHBand="0" w:noVBand="1"/>
        </w:tblPr>
      </w:tblPrChange>
    </w:tblPr>
    <w:tblGrid>
      <w:gridCol w:w="9016"/>
      <w:tblGridChange w:id="2454">
        <w:tblGrid>
          <w:gridCol w:w="9016"/>
        </w:tblGrid>
      </w:tblGridChange>
    </w:tblGrid>
    <w:tr w:rsidR="00A9209F" w14:paraId="4EB6437F" w14:textId="77777777" w:rsidTr="000D4312">
      <w:trPr>
        <w:jc w:val="center"/>
        <w:ins w:id="2455" w:author="Carlos Erazo" w:date="2020-08-15T04:46:00Z"/>
      </w:trPr>
      <w:tc>
        <w:tcPr>
          <w:tcW w:w="9016" w:type="dxa"/>
          <w:tcPrChange w:id="2456" w:author="Carlos Erazo" w:date="2020-08-15T04:47:00Z">
            <w:tcPr>
              <w:tcW w:w="9016" w:type="dxa"/>
            </w:tcPr>
          </w:tcPrChange>
        </w:tcPr>
        <w:p w14:paraId="0036BB26" w14:textId="4B8E2686" w:rsidR="00A9209F" w:rsidRDefault="00A9209F" w:rsidP="00C3529F">
          <w:pPr>
            <w:pStyle w:val="Header"/>
            <w:ind w:firstLine="0"/>
            <w:jc w:val="left"/>
            <w:rPr>
              <w:ins w:id="2457" w:author="Carlos Erazo" w:date="2020-08-15T04:46:00Z"/>
              <w:i/>
              <w:iCs/>
            </w:rPr>
          </w:pPr>
          <w:ins w:id="2458" w:author="Carlos Erazo" w:date="2020-08-15T04:46:00Z">
            <w:r>
              <w:rPr>
                <w:i/>
                <w:iCs/>
              </w:rPr>
              <w:fldChar w:fldCharType="begin"/>
            </w:r>
            <w:r>
              <w:rPr>
                <w:i/>
                <w:iCs/>
              </w:rPr>
              <w:instrText xml:space="preserve"> STYLEREF  "Heading 1" \n  \* MERGEFORMAT </w:instrText>
            </w:r>
          </w:ins>
          <w:r>
            <w:rPr>
              <w:i/>
              <w:iCs/>
            </w:rPr>
            <w:fldChar w:fldCharType="separate"/>
          </w:r>
          <w:r w:rsidR="001E0CBF">
            <w:rPr>
              <w:i/>
              <w:iCs/>
              <w:noProof/>
            </w:rPr>
            <w:t>1</w:t>
          </w:r>
          <w:ins w:id="2459" w:author="Carlos Erazo" w:date="2020-08-15T04:46:00Z">
            <w:r>
              <w:rPr>
                <w:i/>
                <w:iCs/>
              </w:rPr>
              <w:fldChar w:fldCharType="end"/>
            </w:r>
            <w:r>
              <w:rPr>
                <w:i/>
                <w:iCs/>
              </w:rPr>
              <w:t xml:space="preserve">. </w:t>
            </w:r>
            <w:r>
              <w:rPr>
                <w:i/>
                <w:iCs/>
              </w:rPr>
              <w:fldChar w:fldCharType="begin"/>
            </w:r>
            <w:r>
              <w:rPr>
                <w:i/>
                <w:iCs/>
              </w:rPr>
              <w:instrText xml:space="preserve"> STYLEREF  "Heading 1"  \* MERGEFORMAT </w:instrText>
            </w:r>
          </w:ins>
          <w:r>
            <w:rPr>
              <w:i/>
              <w:iCs/>
            </w:rPr>
            <w:fldChar w:fldCharType="separate"/>
          </w:r>
          <w:r w:rsidR="001E0CBF">
            <w:rPr>
              <w:i/>
              <w:iCs/>
              <w:noProof/>
            </w:rPr>
            <w:t>Introduction</w:t>
          </w:r>
          <w:ins w:id="2460" w:author="Carlos Erazo" w:date="2020-08-15T04:46:00Z">
            <w:r>
              <w:rPr>
                <w:i/>
                <w:iCs/>
              </w:rPr>
              <w:fldChar w:fldCharType="end"/>
            </w:r>
          </w:ins>
        </w:p>
      </w:tc>
    </w:tr>
  </w:tbl>
  <w:p w14:paraId="3F742BB7" w14:textId="77777777" w:rsidR="00A9209F" w:rsidRPr="0009085F" w:rsidRDefault="00A9209F" w:rsidP="00C3529F">
    <w:pPr>
      <w:pStyle w:val="Header"/>
      <w:ind w:firstLine="0"/>
      <w:jc w:val="left"/>
      <w:rPr>
        <w:i/>
        <w:iCs/>
        <w:rPrChange w:id="2461" w:author="Carlos Erazo" w:date="2020-08-15T04:09:00Z">
          <w:rPr/>
        </w:rPrChange>
      </w:rPr>
      <w:pPrChange w:id="2462" w:author="Carlos Erazo" w:date="2020-08-15T04:14:00Z">
        <w:pPr>
          <w:pStyle w:val="Header"/>
        </w:pPr>
      </w:pPrChang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78304" w14:textId="71E94E0F" w:rsidR="00A9209F" w:rsidRDefault="00A9209F" w:rsidP="00D54964">
    <w:pPr>
      <w:pStyle w:val="Header"/>
      <w:ind w:firstLine="0"/>
      <w:pPrChange w:id="2463" w:author="Carlos Erazo" w:date="2020-08-15T04:28:00Z">
        <w:pPr>
          <w:pStyle w:val="Header"/>
        </w:pPr>
      </w:pPrChang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jc w:val="center"/>
      <w:tblLook w:val="04A0" w:firstRow="1" w:lastRow="0" w:firstColumn="1" w:lastColumn="0" w:noHBand="0" w:noVBand="1"/>
      <w:tblPrChange w:id="2487" w:author="Carlos Erazo" w:date="2020-08-15T04:29:00Z">
        <w:tblPr>
          <w:tblStyle w:val="TableGrid"/>
          <w:tblW w:w="0" w:type="auto"/>
          <w:tblLook w:val="04A0" w:firstRow="1" w:lastRow="0" w:firstColumn="1" w:lastColumn="0" w:noHBand="0" w:noVBand="1"/>
        </w:tblPr>
      </w:tblPrChange>
    </w:tblPr>
    <w:tblGrid>
      <w:gridCol w:w="9016"/>
      <w:tblGridChange w:id="2488">
        <w:tblGrid>
          <w:gridCol w:w="9016"/>
        </w:tblGrid>
      </w:tblGridChange>
    </w:tblGrid>
    <w:tr w:rsidR="00A9209F" w14:paraId="3CD9B952" w14:textId="77777777" w:rsidTr="00D54964">
      <w:trPr>
        <w:jc w:val="center"/>
        <w:ins w:id="2489" w:author="Carlos Erazo" w:date="2020-08-15T04:28:00Z"/>
      </w:trPr>
      <w:tc>
        <w:tcPr>
          <w:tcW w:w="9016" w:type="dxa"/>
          <w:tcBorders>
            <w:top w:val="nil"/>
            <w:left w:val="nil"/>
            <w:right w:val="nil"/>
          </w:tcBorders>
          <w:tcPrChange w:id="2490" w:author="Carlos Erazo" w:date="2020-08-15T04:29:00Z">
            <w:tcPr>
              <w:tcW w:w="9016" w:type="dxa"/>
            </w:tcPr>
          </w:tcPrChange>
        </w:tcPr>
        <w:p w14:paraId="486DF195" w14:textId="1B1810F1" w:rsidR="00A9209F" w:rsidRDefault="00A9209F" w:rsidP="00D54964">
          <w:pPr>
            <w:pStyle w:val="Header"/>
            <w:ind w:firstLine="0"/>
            <w:jc w:val="right"/>
            <w:rPr>
              <w:ins w:id="2491" w:author="Carlos Erazo" w:date="2020-08-15T04:28:00Z"/>
            </w:rPr>
            <w:pPrChange w:id="2492" w:author="Carlos Erazo" w:date="2020-08-15T04:28:00Z">
              <w:pPr>
                <w:pStyle w:val="Header"/>
                <w:ind w:firstLine="0"/>
              </w:pPr>
            </w:pPrChange>
          </w:pPr>
          <w:ins w:id="2493" w:author="Carlos Erazo" w:date="2020-08-15T04:28:00Z">
            <w:r>
              <w:fldChar w:fldCharType="begin"/>
            </w:r>
            <w:r>
              <w:instrText xml:space="preserve"> STYLEREF  "Heading 2" \n  \* MERGEFORMAT </w:instrText>
            </w:r>
            <w:r>
              <w:fldChar w:fldCharType="separate"/>
            </w:r>
          </w:ins>
          <w:r w:rsidR="001E0CBF">
            <w:rPr>
              <w:noProof/>
            </w:rPr>
            <w:t xml:space="preserve">1.2. </w:t>
          </w:r>
          <w:ins w:id="2494" w:author="Carlos Erazo" w:date="2020-08-15T04:28:00Z">
            <w:r>
              <w:fldChar w:fldCharType="end"/>
            </w:r>
            <w:r>
              <w:fldChar w:fldCharType="begin"/>
            </w:r>
            <w:r>
              <w:instrText xml:space="preserve"> STYLEREF  "Heading 2"  \* MERGEFORMAT </w:instrText>
            </w:r>
            <w:r>
              <w:fldChar w:fldCharType="separate"/>
            </w:r>
          </w:ins>
          <w:r w:rsidR="001E0CBF">
            <w:rPr>
              <w:noProof/>
            </w:rPr>
            <w:t>Literature review</w:t>
          </w:r>
          <w:ins w:id="2495" w:author="Carlos Erazo" w:date="2020-08-15T04:28:00Z">
            <w:r>
              <w:fldChar w:fldCharType="end"/>
            </w:r>
          </w:ins>
        </w:p>
      </w:tc>
    </w:tr>
  </w:tbl>
  <w:p w14:paraId="07A7509D" w14:textId="77777777" w:rsidR="00A9209F" w:rsidRDefault="00A9209F" w:rsidP="00D54964">
    <w:pPr>
      <w:pStyle w:val="Header"/>
      <w:ind w:firstLine="0"/>
      <w:pPrChange w:id="2496" w:author="Carlos Erazo" w:date="2020-08-15T04:28:00Z">
        <w:pPr>
          <w:pStyle w:val="Header"/>
        </w:pPr>
      </w:pPrChang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58E85" w14:textId="77777777" w:rsidR="00A9209F" w:rsidRDefault="00A9209F" w:rsidP="00D54964">
    <w:pPr>
      <w:pStyle w:val="Header"/>
      <w:ind w:firstLine="0"/>
      <w:pPrChange w:id="2559" w:author="Carlos Erazo" w:date="2020-08-15T04:28:00Z">
        <w:pPr>
          <w:pStyle w:val="Header"/>
        </w:pPr>
      </w:pPrChang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2F66E" w14:textId="1721C168" w:rsidR="00A9209F" w:rsidRPr="00654C8B" w:rsidRDefault="00A9209F" w:rsidP="00654C8B">
    <w:pPr>
      <w:pStyle w:val="Header"/>
      <w:ind w:firstLine="0"/>
      <w:pPrChange w:id="2585" w:author="Carlos Erazo" w:date="2020-08-15T05:07: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DAD"/>
    <w:multiLevelType w:val="multilevel"/>
    <w:tmpl w:val="AEAC6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A79B1"/>
    <w:multiLevelType w:val="multilevel"/>
    <w:tmpl w:val="A20E7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13471"/>
    <w:multiLevelType w:val="multilevel"/>
    <w:tmpl w:val="1B12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612C"/>
    <w:multiLevelType w:val="multilevel"/>
    <w:tmpl w:val="1EDA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71D1C"/>
    <w:multiLevelType w:val="multilevel"/>
    <w:tmpl w:val="FC44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16912"/>
    <w:multiLevelType w:val="multilevel"/>
    <w:tmpl w:val="35901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A2698"/>
    <w:multiLevelType w:val="multilevel"/>
    <w:tmpl w:val="B27A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83131"/>
    <w:multiLevelType w:val="multilevel"/>
    <w:tmpl w:val="A280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020EEF"/>
    <w:multiLevelType w:val="multilevel"/>
    <w:tmpl w:val="0CD0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33C39"/>
    <w:multiLevelType w:val="multilevel"/>
    <w:tmpl w:val="2B608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444959"/>
    <w:multiLevelType w:val="multilevel"/>
    <w:tmpl w:val="29982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677157"/>
    <w:multiLevelType w:val="multilevel"/>
    <w:tmpl w:val="C5DE8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15E9C"/>
    <w:multiLevelType w:val="multilevel"/>
    <w:tmpl w:val="A03EF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111DF"/>
    <w:multiLevelType w:val="multilevel"/>
    <w:tmpl w:val="8608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2344C5"/>
    <w:multiLevelType w:val="multilevel"/>
    <w:tmpl w:val="DE8E8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803B6"/>
    <w:multiLevelType w:val="multilevel"/>
    <w:tmpl w:val="FFA06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275384"/>
    <w:multiLevelType w:val="multilevel"/>
    <w:tmpl w:val="8568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2B4715"/>
    <w:multiLevelType w:val="multilevel"/>
    <w:tmpl w:val="6A640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395EDD"/>
    <w:multiLevelType w:val="multilevel"/>
    <w:tmpl w:val="1938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902DAF"/>
    <w:multiLevelType w:val="multilevel"/>
    <w:tmpl w:val="7E88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8673CC"/>
    <w:multiLevelType w:val="multilevel"/>
    <w:tmpl w:val="4C24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D0301F"/>
    <w:multiLevelType w:val="hybridMultilevel"/>
    <w:tmpl w:val="DE724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DD0AE5"/>
    <w:multiLevelType w:val="multilevel"/>
    <w:tmpl w:val="530A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0F0272"/>
    <w:multiLevelType w:val="multilevel"/>
    <w:tmpl w:val="E8409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BD26E4"/>
    <w:multiLevelType w:val="multilevel"/>
    <w:tmpl w:val="85A0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A773B2"/>
    <w:multiLevelType w:val="multilevel"/>
    <w:tmpl w:val="1C845E9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
      <w:lvlJc w:val="left"/>
      <w:pPr>
        <w:ind w:left="576" w:hanging="576"/>
      </w:pPr>
      <w:rPr>
        <w:rFonts w:hint="default"/>
      </w:rPr>
    </w:lvl>
    <w:lvl w:ilvl="2">
      <w:start w:val="1"/>
      <w:numFmt w:val="decimal"/>
      <w:pStyle w:val="Heading3"/>
      <w:suff w:val="space"/>
      <w:lvlText w:val="%1.%2.%3. "/>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3FE2124B"/>
    <w:multiLevelType w:val="multilevel"/>
    <w:tmpl w:val="17E6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7F5DE8"/>
    <w:multiLevelType w:val="multilevel"/>
    <w:tmpl w:val="92E8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DB6FFA"/>
    <w:multiLevelType w:val="multilevel"/>
    <w:tmpl w:val="2D54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7D5144"/>
    <w:multiLevelType w:val="multilevel"/>
    <w:tmpl w:val="C99A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F34AE2"/>
    <w:multiLevelType w:val="multilevel"/>
    <w:tmpl w:val="039A8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0F7205"/>
    <w:multiLevelType w:val="multilevel"/>
    <w:tmpl w:val="ED4C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7C2FEF"/>
    <w:multiLevelType w:val="multilevel"/>
    <w:tmpl w:val="3C085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9177D1"/>
    <w:multiLevelType w:val="multilevel"/>
    <w:tmpl w:val="CAA6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E228FF"/>
    <w:multiLevelType w:val="multilevel"/>
    <w:tmpl w:val="0F44E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DF7B47"/>
    <w:multiLevelType w:val="multilevel"/>
    <w:tmpl w:val="42FAF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04329D"/>
    <w:multiLevelType w:val="multilevel"/>
    <w:tmpl w:val="D2A8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617640"/>
    <w:multiLevelType w:val="multilevel"/>
    <w:tmpl w:val="6CF0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8B52D4"/>
    <w:multiLevelType w:val="hybridMultilevel"/>
    <w:tmpl w:val="3EE0825A"/>
    <w:lvl w:ilvl="0" w:tplc="8BB2C2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4324E"/>
    <w:multiLevelType w:val="multilevel"/>
    <w:tmpl w:val="21D2C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7B2124"/>
    <w:multiLevelType w:val="multilevel"/>
    <w:tmpl w:val="3166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344C36"/>
    <w:multiLevelType w:val="multilevel"/>
    <w:tmpl w:val="0B926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406C8C"/>
    <w:multiLevelType w:val="multilevel"/>
    <w:tmpl w:val="EB22F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494649"/>
    <w:multiLevelType w:val="multilevel"/>
    <w:tmpl w:val="2C484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1F6FF1"/>
    <w:multiLevelType w:val="multilevel"/>
    <w:tmpl w:val="9E2C8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A56690"/>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1579F5"/>
    <w:multiLevelType w:val="multilevel"/>
    <w:tmpl w:val="232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566260"/>
    <w:multiLevelType w:val="multilevel"/>
    <w:tmpl w:val="706C4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45"/>
  </w:num>
  <w:num w:numId="3">
    <w:abstractNumId w:val="25"/>
  </w:num>
  <w:num w:numId="4">
    <w:abstractNumId w:val="25"/>
    <w:lvlOverride w:ilvl="0">
      <w:lvl w:ilvl="0">
        <w:start w:val="1"/>
        <w:numFmt w:val="decimal"/>
        <w:pStyle w:val="Heading1"/>
        <w:suff w:val="space"/>
        <w:lvlText w:val="%1."/>
        <w:lvlJc w:val="left"/>
        <w:pPr>
          <w:ind w:left="432" w:hanging="432"/>
        </w:pPr>
        <w:rPr>
          <w:rFonts w:hint="default"/>
        </w:rPr>
      </w:lvl>
    </w:lvlOverride>
    <w:lvlOverride w:ilvl="1">
      <w:lvl w:ilvl="1">
        <w:start w:val="1"/>
        <w:numFmt w:val="decimal"/>
        <w:pStyle w:val="Heading2"/>
        <w:suff w:val="space"/>
        <w:lvlText w:val="%1.%2. "/>
        <w:lvlJc w:val="left"/>
        <w:pPr>
          <w:ind w:left="576" w:hanging="576"/>
        </w:pPr>
        <w:rPr>
          <w:rFonts w:hint="default"/>
        </w:rPr>
      </w:lvl>
    </w:lvlOverride>
    <w:lvlOverride w:ilvl="2">
      <w:lvl w:ilvl="2">
        <w:start w:val="1"/>
        <w:numFmt w:val="decimal"/>
        <w:pStyle w:val="Heading3"/>
        <w:suff w:val="space"/>
        <w:lvlText w:val="%1.%2.%3. "/>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5">
    <w:abstractNumId w:val="4"/>
  </w:num>
  <w:num w:numId="6">
    <w:abstractNumId w:val="15"/>
  </w:num>
  <w:num w:numId="7">
    <w:abstractNumId w:val="19"/>
  </w:num>
  <w:num w:numId="8">
    <w:abstractNumId w:val="43"/>
  </w:num>
  <w:num w:numId="9">
    <w:abstractNumId w:val="16"/>
  </w:num>
  <w:num w:numId="10">
    <w:abstractNumId w:val="35"/>
  </w:num>
  <w:num w:numId="11">
    <w:abstractNumId w:val="31"/>
  </w:num>
  <w:num w:numId="12">
    <w:abstractNumId w:val="23"/>
  </w:num>
  <w:num w:numId="13">
    <w:abstractNumId w:val="46"/>
  </w:num>
  <w:num w:numId="14">
    <w:abstractNumId w:val="29"/>
  </w:num>
  <w:num w:numId="15">
    <w:abstractNumId w:val="47"/>
  </w:num>
  <w:num w:numId="16">
    <w:abstractNumId w:val="40"/>
  </w:num>
  <w:num w:numId="17">
    <w:abstractNumId w:val="10"/>
  </w:num>
  <w:num w:numId="18">
    <w:abstractNumId w:val="34"/>
  </w:num>
  <w:num w:numId="19">
    <w:abstractNumId w:val="2"/>
  </w:num>
  <w:num w:numId="20">
    <w:abstractNumId w:val="1"/>
  </w:num>
  <w:num w:numId="21">
    <w:abstractNumId w:val="3"/>
  </w:num>
  <w:num w:numId="22">
    <w:abstractNumId w:val="27"/>
  </w:num>
  <w:num w:numId="23">
    <w:abstractNumId w:val="13"/>
  </w:num>
  <w:num w:numId="24">
    <w:abstractNumId w:val="42"/>
  </w:num>
  <w:num w:numId="25">
    <w:abstractNumId w:val="18"/>
  </w:num>
  <w:num w:numId="26">
    <w:abstractNumId w:val="20"/>
  </w:num>
  <w:num w:numId="27">
    <w:abstractNumId w:val="8"/>
  </w:num>
  <w:num w:numId="28">
    <w:abstractNumId w:val="24"/>
  </w:num>
  <w:num w:numId="29">
    <w:abstractNumId w:val="14"/>
  </w:num>
  <w:num w:numId="30">
    <w:abstractNumId w:val="5"/>
  </w:num>
  <w:num w:numId="31">
    <w:abstractNumId w:val="0"/>
  </w:num>
  <w:num w:numId="32">
    <w:abstractNumId w:val="22"/>
  </w:num>
  <w:num w:numId="33">
    <w:abstractNumId w:val="26"/>
  </w:num>
  <w:num w:numId="34">
    <w:abstractNumId w:val="6"/>
  </w:num>
  <w:num w:numId="35">
    <w:abstractNumId w:val="17"/>
  </w:num>
  <w:num w:numId="36">
    <w:abstractNumId w:val="28"/>
  </w:num>
  <w:num w:numId="37">
    <w:abstractNumId w:val="9"/>
  </w:num>
  <w:num w:numId="38">
    <w:abstractNumId w:val="41"/>
  </w:num>
  <w:num w:numId="39">
    <w:abstractNumId w:val="11"/>
  </w:num>
  <w:num w:numId="40">
    <w:abstractNumId w:val="36"/>
  </w:num>
  <w:num w:numId="41">
    <w:abstractNumId w:val="30"/>
  </w:num>
  <w:num w:numId="42">
    <w:abstractNumId w:val="37"/>
  </w:num>
  <w:num w:numId="43">
    <w:abstractNumId w:val="39"/>
  </w:num>
  <w:num w:numId="44">
    <w:abstractNumId w:val="7"/>
  </w:num>
  <w:num w:numId="45">
    <w:abstractNumId w:val="44"/>
  </w:num>
  <w:num w:numId="46">
    <w:abstractNumId w:val="12"/>
  </w:num>
  <w:num w:numId="47">
    <w:abstractNumId w:val="33"/>
  </w:num>
  <w:num w:numId="48">
    <w:abstractNumId w:val="32"/>
  </w:num>
  <w:num w:numId="49">
    <w:abstractNumId w:val="21"/>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los Erazo">
    <w15:presenceInfo w15:providerId="Windows Live" w15:userId="421531db0b5d5204"/>
  </w15:person>
  <w15:person w15:author="Yusuf Sermet">
    <w15:presenceInfo w15:providerId="None" w15:userId="Yusuf Sermet"/>
  </w15:person>
  <w15:person w15:author="Demir, Ibrahim">
    <w15:presenceInfo w15:providerId="AD" w15:userId="S::demir@uiowa.edu::daf2483c-4c4e-45f0-ae34-792466192f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mirrorMargins/>
  <w:trackRevisions/>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DA"/>
    <w:rsid w:val="00000409"/>
    <w:rsid w:val="00006C4E"/>
    <w:rsid w:val="0001103C"/>
    <w:rsid w:val="000157FA"/>
    <w:rsid w:val="00022F6D"/>
    <w:rsid w:val="0002433B"/>
    <w:rsid w:val="00031601"/>
    <w:rsid w:val="00035023"/>
    <w:rsid w:val="00035459"/>
    <w:rsid w:val="00036615"/>
    <w:rsid w:val="00037A50"/>
    <w:rsid w:val="000400B1"/>
    <w:rsid w:val="000404CB"/>
    <w:rsid w:val="0004157C"/>
    <w:rsid w:val="0004211E"/>
    <w:rsid w:val="0004502B"/>
    <w:rsid w:val="0004574C"/>
    <w:rsid w:val="000465D2"/>
    <w:rsid w:val="0004697E"/>
    <w:rsid w:val="0004737E"/>
    <w:rsid w:val="0005191E"/>
    <w:rsid w:val="0005225D"/>
    <w:rsid w:val="0005407E"/>
    <w:rsid w:val="0005672E"/>
    <w:rsid w:val="00057125"/>
    <w:rsid w:val="000572AC"/>
    <w:rsid w:val="000651E4"/>
    <w:rsid w:val="000677DA"/>
    <w:rsid w:val="00074279"/>
    <w:rsid w:val="0007594E"/>
    <w:rsid w:val="00076DE6"/>
    <w:rsid w:val="0008174A"/>
    <w:rsid w:val="0009085F"/>
    <w:rsid w:val="00091E99"/>
    <w:rsid w:val="00092366"/>
    <w:rsid w:val="00093D2B"/>
    <w:rsid w:val="000A03EF"/>
    <w:rsid w:val="000A2C7A"/>
    <w:rsid w:val="000A37EB"/>
    <w:rsid w:val="000A4A42"/>
    <w:rsid w:val="000A594E"/>
    <w:rsid w:val="000A5DF5"/>
    <w:rsid w:val="000A7160"/>
    <w:rsid w:val="000B03A3"/>
    <w:rsid w:val="000B06DA"/>
    <w:rsid w:val="000B13D8"/>
    <w:rsid w:val="000B45A7"/>
    <w:rsid w:val="000B73B9"/>
    <w:rsid w:val="000B74B6"/>
    <w:rsid w:val="000C2A85"/>
    <w:rsid w:val="000C38C3"/>
    <w:rsid w:val="000C4E2D"/>
    <w:rsid w:val="000C7468"/>
    <w:rsid w:val="000D08F0"/>
    <w:rsid w:val="000D3A04"/>
    <w:rsid w:val="000D4312"/>
    <w:rsid w:val="000D5127"/>
    <w:rsid w:val="000D5B1B"/>
    <w:rsid w:val="000E6BF0"/>
    <w:rsid w:val="000F01DC"/>
    <w:rsid w:val="000F04D9"/>
    <w:rsid w:val="000F2C0A"/>
    <w:rsid w:val="000F474C"/>
    <w:rsid w:val="000F511A"/>
    <w:rsid w:val="001116BB"/>
    <w:rsid w:val="00112E16"/>
    <w:rsid w:val="00113B12"/>
    <w:rsid w:val="00115B3B"/>
    <w:rsid w:val="0012691D"/>
    <w:rsid w:val="00126CA5"/>
    <w:rsid w:val="00130E22"/>
    <w:rsid w:val="00133506"/>
    <w:rsid w:val="00134746"/>
    <w:rsid w:val="00134D83"/>
    <w:rsid w:val="00135E51"/>
    <w:rsid w:val="001474F5"/>
    <w:rsid w:val="00147F5A"/>
    <w:rsid w:val="0015484F"/>
    <w:rsid w:val="00167D6D"/>
    <w:rsid w:val="001709A5"/>
    <w:rsid w:val="001722CA"/>
    <w:rsid w:val="00172A55"/>
    <w:rsid w:val="00172CE0"/>
    <w:rsid w:val="00173FBA"/>
    <w:rsid w:val="00180FAA"/>
    <w:rsid w:val="00182C1A"/>
    <w:rsid w:val="00183E0C"/>
    <w:rsid w:val="00184D88"/>
    <w:rsid w:val="001852C9"/>
    <w:rsid w:val="00187132"/>
    <w:rsid w:val="00192058"/>
    <w:rsid w:val="001944DA"/>
    <w:rsid w:val="001A5052"/>
    <w:rsid w:val="001C57D1"/>
    <w:rsid w:val="001C72B0"/>
    <w:rsid w:val="001D077F"/>
    <w:rsid w:val="001D2A18"/>
    <w:rsid w:val="001D6F00"/>
    <w:rsid w:val="001E0CBF"/>
    <w:rsid w:val="001E1051"/>
    <w:rsid w:val="001E2CD6"/>
    <w:rsid w:val="001E7325"/>
    <w:rsid w:val="001F182B"/>
    <w:rsid w:val="001F3D73"/>
    <w:rsid w:val="001F5D32"/>
    <w:rsid w:val="001F73FD"/>
    <w:rsid w:val="00200777"/>
    <w:rsid w:val="00203C70"/>
    <w:rsid w:val="00204270"/>
    <w:rsid w:val="002066B2"/>
    <w:rsid w:val="00206936"/>
    <w:rsid w:val="002117D9"/>
    <w:rsid w:val="00213C8E"/>
    <w:rsid w:val="00223DBC"/>
    <w:rsid w:val="0022455B"/>
    <w:rsid w:val="002264EF"/>
    <w:rsid w:val="002371AE"/>
    <w:rsid w:val="00243FA1"/>
    <w:rsid w:val="00245413"/>
    <w:rsid w:val="0024602B"/>
    <w:rsid w:val="002464BF"/>
    <w:rsid w:val="002509BD"/>
    <w:rsid w:val="002512ED"/>
    <w:rsid w:val="00253434"/>
    <w:rsid w:val="00256FE6"/>
    <w:rsid w:val="002631F7"/>
    <w:rsid w:val="0026409B"/>
    <w:rsid w:val="00264B60"/>
    <w:rsid w:val="00266A21"/>
    <w:rsid w:val="00270515"/>
    <w:rsid w:val="002708B9"/>
    <w:rsid w:val="002849F8"/>
    <w:rsid w:val="0028554F"/>
    <w:rsid w:val="00285CBE"/>
    <w:rsid w:val="002862E1"/>
    <w:rsid w:val="002939F8"/>
    <w:rsid w:val="00295F31"/>
    <w:rsid w:val="002A223D"/>
    <w:rsid w:val="002A4823"/>
    <w:rsid w:val="002A64C5"/>
    <w:rsid w:val="002C4924"/>
    <w:rsid w:val="002D019A"/>
    <w:rsid w:val="002D1986"/>
    <w:rsid w:val="002D1D1B"/>
    <w:rsid w:val="002E154E"/>
    <w:rsid w:val="002E67ED"/>
    <w:rsid w:val="002E728B"/>
    <w:rsid w:val="003054D0"/>
    <w:rsid w:val="00305575"/>
    <w:rsid w:val="00306F07"/>
    <w:rsid w:val="00310409"/>
    <w:rsid w:val="00311FB3"/>
    <w:rsid w:val="00315B9F"/>
    <w:rsid w:val="003172B5"/>
    <w:rsid w:val="00322170"/>
    <w:rsid w:val="00324861"/>
    <w:rsid w:val="0032625B"/>
    <w:rsid w:val="0032636A"/>
    <w:rsid w:val="0033018C"/>
    <w:rsid w:val="00330CEC"/>
    <w:rsid w:val="00340368"/>
    <w:rsid w:val="00344313"/>
    <w:rsid w:val="003508F0"/>
    <w:rsid w:val="00357101"/>
    <w:rsid w:val="00360508"/>
    <w:rsid w:val="0036615F"/>
    <w:rsid w:val="00370910"/>
    <w:rsid w:val="00376606"/>
    <w:rsid w:val="003775C6"/>
    <w:rsid w:val="00380662"/>
    <w:rsid w:val="0038343D"/>
    <w:rsid w:val="003839B1"/>
    <w:rsid w:val="003846C4"/>
    <w:rsid w:val="00387DAF"/>
    <w:rsid w:val="0039314D"/>
    <w:rsid w:val="00393AA3"/>
    <w:rsid w:val="00395106"/>
    <w:rsid w:val="003951F4"/>
    <w:rsid w:val="00397F80"/>
    <w:rsid w:val="003A062B"/>
    <w:rsid w:val="003A0682"/>
    <w:rsid w:val="003A5D57"/>
    <w:rsid w:val="003B53B4"/>
    <w:rsid w:val="003B6606"/>
    <w:rsid w:val="003C1707"/>
    <w:rsid w:val="003C1A56"/>
    <w:rsid w:val="003C3740"/>
    <w:rsid w:val="003C549C"/>
    <w:rsid w:val="003C5C15"/>
    <w:rsid w:val="003C65F1"/>
    <w:rsid w:val="003D66EE"/>
    <w:rsid w:val="003E10BD"/>
    <w:rsid w:val="003E120C"/>
    <w:rsid w:val="003E2BD3"/>
    <w:rsid w:val="003E6651"/>
    <w:rsid w:val="003E7FFE"/>
    <w:rsid w:val="003F30BC"/>
    <w:rsid w:val="00403FE5"/>
    <w:rsid w:val="00404952"/>
    <w:rsid w:val="004069AA"/>
    <w:rsid w:val="00412422"/>
    <w:rsid w:val="00412C99"/>
    <w:rsid w:val="004142EE"/>
    <w:rsid w:val="00427165"/>
    <w:rsid w:val="00435CD8"/>
    <w:rsid w:val="00436C29"/>
    <w:rsid w:val="00446533"/>
    <w:rsid w:val="004532A2"/>
    <w:rsid w:val="00456AFE"/>
    <w:rsid w:val="00462D00"/>
    <w:rsid w:val="00463957"/>
    <w:rsid w:val="00474C03"/>
    <w:rsid w:val="00475DF0"/>
    <w:rsid w:val="00485C5C"/>
    <w:rsid w:val="004934EF"/>
    <w:rsid w:val="00494E15"/>
    <w:rsid w:val="004A033A"/>
    <w:rsid w:val="004A4159"/>
    <w:rsid w:val="004A4410"/>
    <w:rsid w:val="004A61BE"/>
    <w:rsid w:val="004B1100"/>
    <w:rsid w:val="004B4173"/>
    <w:rsid w:val="004C18CD"/>
    <w:rsid w:val="004C6A34"/>
    <w:rsid w:val="004C6F2D"/>
    <w:rsid w:val="004D5E64"/>
    <w:rsid w:val="004E2B71"/>
    <w:rsid w:val="004E3E63"/>
    <w:rsid w:val="004F4498"/>
    <w:rsid w:val="00511B40"/>
    <w:rsid w:val="0052688E"/>
    <w:rsid w:val="00532AAC"/>
    <w:rsid w:val="0053634B"/>
    <w:rsid w:val="00542A5C"/>
    <w:rsid w:val="00542BC6"/>
    <w:rsid w:val="00543F15"/>
    <w:rsid w:val="005440B4"/>
    <w:rsid w:val="005448FC"/>
    <w:rsid w:val="0054750D"/>
    <w:rsid w:val="00547CF8"/>
    <w:rsid w:val="005567FE"/>
    <w:rsid w:val="00556C2F"/>
    <w:rsid w:val="00557260"/>
    <w:rsid w:val="00563F2D"/>
    <w:rsid w:val="00564ACB"/>
    <w:rsid w:val="00571848"/>
    <w:rsid w:val="005718F8"/>
    <w:rsid w:val="00575C34"/>
    <w:rsid w:val="0057634D"/>
    <w:rsid w:val="005818F9"/>
    <w:rsid w:val="005879C3"/>
    <w:rsid w:val="00591520"/>
    <w:rsid w:val="00592930"/>
    <w:rsid w:val="005948E9"/>
    <w:rsid w:val="005A4D78"/>
    <w:rsid w:val="005A5EA8"/>
    <w:rsid w:val="005A6D7A"/>
    <w:rsid w:val="005C587F"/>
    <w:rsid w:val="005D10BA"/>
    <w:rsid w:val="005D555F"/>
    <w:rsid w:val="005D6B04"/>
    <w:rsid w:val="005D7F08"/>
    <w:rsid w:val="005E384A"/>
    <w:rsid w:val="005F1E30"/>
    <w:rsid w:val="0060171E"/>
    <w:rsid w:val="00603B70"/>
    <w:rsid w:val="0061476B"/>
    <w:rsid w:val="00615479"/>
    <w:rsid w:val="006215D5"/>
    <w:rsid w:val="00623661"/>
    <w:rsid w:val="00625730"/>
    <w:rsid w:val="00625964"/>
    <w:rsid w:val="006274EC"/>
    <w:rsid w:val="00631FDE"/>
    <w:rsid w:val="0063260A"/>
    <w:rsid w:val="006376B0"/>
    <w:rsid w:val="0064171C"/>
    <w:rsid w:val="00644090"/>
    <w:rsid w:val="00647171"/>
    <w:rsid w:val="00650163"/>
    <w:rsid w:val="00653290"/>
    <w:rsid w:val="00654C8B"/>
    <w:rsid w:val="006570BE"/>
    <w:rsid w:val="00665111"/>
    <w:rsid w:val="00673D82"/>
    <w:rsid w:val="00674A9E"/>
    <w:rsid w:val="00675320"/>
    <w:rsid w:val="006807DF"/>
    <w:rsid w:val="00680CCA"/>
    <w:rsid w:val="00681D85"/>
    <w:rsid w:val="006864F5"/>
    <w:rsid w:val="006A56A4"/>
    <w:rsid w:val="006B0FE5"/>
    <w:rsid w:val="006B4F8B"/>
    <w:rsid w:val="006C016C"/>
    <w:rsid w:val="006C191C"/>
    <w:rsid w:val="006C3774"/>
    <w:rsid w:val="006C51B6"/>
    <w:rsid w:val="006D06E5"/>
    <w:rsid w:val="006D21C3"/>
    <w:rsid w:val="006D5DD2"/>
    <w:rsid w:val="006E1FFA"/>
    <w:rsid w:val="006E43F1"/>
    <w:rsid w:val="006E5137"/>
    <w:rsid w:val="006F5FBF"/>
    <w:rsid w:val="006F6970"/>
    <w:rsid w:val="00700AFE"/>
    <w:rsid w:val="00700DAF"/>
    <w:rsid w:val="007017D4"/>
    <w:rsid w:val="007044DE"/>
    <w:rsid w:val="00705AAC"/>
    <w:rsid w:val="0070617C"/>
    <w:rsid w:val="007073A8"/>
    <w:rsid w:val="0071553D"/>
    <w:rsid w:val="00716AE9"/>
    <w:rsid w:val="0072323D"/>
    <w:rsid w:val="007241E5"/>
    <w:rsid w:val="0072429F"/>
    <w:rsid w:val="00730052"/>
    <w:rsid w:val="00730098"/>
    <w:rsid w:val="00731A20"/>
    <w:rsid w:val="0073334B"/>
    <w:rsid w:val="00734CEC"/>
    <w:rsid w:val="00735246"/>
    <w:rsid w:val="00741863"/>
    <w:rsid w:val="00742E7A"/>
    <w:rsid w:val="00747232"/>
    <w:rsid w:val="00747868"/>
    <w:rsid w:val="00747B33"/>
    <w:rsid w:val="00750F44"/>
    <w:rsid w:val="00752100"/>
    <w:rsid w:val="007552A7"/>
    <w:rsid w:val="007625D8"/>
    <w:rsid w:val="00762A77"/>
    <w:rsid w:val="00762DDF"/>
    <w:rsid w:val="0076490E"/>
    <w:rsid w:val="00766A45"/>
    <w:rsid w:val="00771027"/>
    <w:rsid w:val="00774FB7"/>
    <w:rsid w:val="00782255"/>
    <w:rsid w:val="00783ECF"/>
    <w:rsid w:val="00786E11"/>
    <w:rsid w:val="007965CD"/>
    <w:rsid w:val="00797CFF"/>
    <w:rsid w:val="007A01D8"/>
    <w:rsid w:val="007A03FF"/>
    <w:rsid w:val="007A226C"/>
    <w:rsid w:val="007A509E"/>
    <w:rsid w:val="007B036A"/>
    <w:rsid w:val="007B1DAE"/>
    <w:rsid w:val="007B4841"/>
    <w:rsid w:val="007B4F82"/>
    <w:rsid w:val="007B6948"/>
    <w:rsid w:val="007B6F87"/>
    <w:rsid w:val="007C129E"/>
    <w:rsid w:val="007C2CE1"/>
    <w:rsid w:val="007C323C"/>
    <w:rsid w:val="007C7089"/>
    <w:rsid w:val="007D0361"/>
    <w:rsid w:val="007D1D18"/>
    <w:rsid w:val="007D3A18"/>
    <w:rsid w:val="007D7988"/>
    <w:rsid w:val="007D7F2A"/>
    <w:rsid w:val="007D7F7B"/>
    <w:rsid w:val="007E1518"/>
    <w:rsid w:val="007E2C2A"/>
    <w:rsid w:val="007E3B77"/>
    <w:rsid w:val="007E655D"/>
    <w:rsid w:val="007E6B8F"/>
    <w:rsid w:val="007F45E7"/>
    <w:rsid w:val="007F559A"/>
    <w:rsid w:val="007F5CF2"/>
    <w:rsid w:val="00803F64"/>
    <w:rsid w:val="00805685"/>
    <w:rsid w:val="008061E8"/>
    <w:rsid w:val="00810E44"/>
    <w:rsid w:val="008118C9"/>
    <w:rsid w:val="008129CB"/>
    <w:rsid w:val="008166E4"/>
    <w:rsid w:val="00822CB1"/>
    <w:rsid w:val="00824656"/>
    <w:rsid w:val="00826B2B"/>
    <w:rsid w:val="008322CE"/>
    <w:rsid w:val="00833724"/>
    <w:rsid w:val="00841D42"/>
    <w:rsid w:val="0084417B"/>
    <w:rsid w:val="00845514"/>
    <w:rsid w:val="00847158"/>
    <w:rsid w:val="008579C4"/>
    <w:rsid w:val="00857B45"/>
    <w:rsid w:val="008607C6"/>
    <w:rsid w:val="0086406A"/>
    <w:rsid w:val="00866090"/>
    <w:rsid w:val="00866B46"/>
    <w:rsid w:val="00874C3D"/>
    <w:rsid w:val="008809B3"/>
    <w:rsid w:val="00891CC1"/>
    <w:rsid w:val="00892F0D"/>
    <w:rsid w:val="00897E0C"/>
    <w:rsid w:val="008A39F4"/>
    <w:rsid w:val="008B3B11"/>
    <w:rsid w:val="008B472E"/>
    <w:rsid w:val="008B5A51"/>
    <w:rsid w:val="008C331E"/>
    <w:rsid w:val="008C4D73"/>
    <w:rsid w:val="008D05EB"/>
    <w:rsid w:val="008D37A4"/>
    <w:rsid w:val="008D46F2"/>
    <w:rsid w:val="008D4B6B"/>
    <w:rsid w:val="008D59C1"/>
    <w:rsid w:val="008D59DA"/>
    <w:rsid w:val="008F341D"/>
    <w:rsid w:val="008F398C"/>
    <w:rsid w:val="008F54BD"/>
    <w:rsid w:val="0090000E"/>
    <w:rsid w:val="0090715E"/>
    <w:rsid w:val="00910A74"/>
    <w:rsid w:val="00911013"/>
    <w:rsid w:val="009115E1"/>
    <w:rsid w:val="00912F17"/>
    <w:rsid w:val="00915533"/>
    <w:rsid w:val="009169CB"/>
    <w:rsid w:val="00916C74"/>
    <w:rsid w:val="00925948"/>
    <w:rsid w:val="0092622C"/>
    <w:rsid w:val="0093140F"/>
    <w:rsid w:val="00931A6C"/>
    <w:rsid w:val="00935678"/>
    <w:rsid w:val="00937848"/>
    <w:rsid w:val="00945AFF"/>
    <w:rsid w:val="009476EE"/>
    <w:rsid w:val="0095353E"/>
    <w:rsid w:val="00953DB4"/>
    <w:rsid w:val="0095753E"/>
    <w:rsid w:val="009612AD"/>
    <w:rsid w:val="00965625"/>
    <w:rsid w:val="009703A7"/>
    <w:rsid w:val="00970A41"/>
    <w:rsid w:val="00971AD5"/>
    <w:rsid w:val="00972F00"/>
    <w:rsid w:val="00972FB1"/>
    <w:rsid w:val="00973DEB"/>
    <w:rsid w:val="0097584E"/>
    <w:rsid w:val="00977E45"/>
    <w:rsid w:val="00982915"/>
    <w:rsid w:val="00984406"/>
    <w:rsid w:val="00995F56"/>
    <w:rsid w:val="009A18AA"/>
    <w:rsid w:val="009B1938"/>
    <w:rsid w:val="009B2ED4"/>
    <w:rsid w:val="009C0FC9"/>
    <w:rsid w:val="009C37A0"/>
    <w:rsid w:val="009C3971"/>
    <w:rsid w:val="009C49A6"/>
    <w:rsid w:val="009C6DD1"/>
    <w:rsid w:val="009D0023"/>
    <w:rsid w:val="009D0EF0"/>
    <w:rsid w:val="009D0F07"/>
    <w:rsid w:val="009D1A1B"/>
    <w:rsid w:val="009D39A6"/>
    <w:rsid w:val="009D5D47"/>
    <w:rsid w:val="009E0794"/>
    <w:rsid w:val="009E59EC"/>
    <w:rsid w:val="009E6DA6"/>
    <w:rsid w:val="009E78BC"/>
    <w:rsid w:val="009F0C4B"/>
    <w:rsid w:val="009F3A96"/>
    <w:rsid w:val="009F7FFD"/>
    <w:rsid w:val="00A04172"/>
    <w:rsid w:val="00A06E8B"/>
    <w:rsid w:val="00A10E3F"/>
    <w:rsid w:val="00A17153"/>
    <w:rsid w:val="00A17602"/>
    <w:rsid w:val="00A17C99"/>
    <w:rsid w:val="00A21BE3"/>
    <w:rsid w:val="00A22943"/>
    <w:rsid w:val="00A22D50"/>
    <w:rsid w:val="00A33521"/>
    <w:rsid w:val="00A355B7"/>
    <w:rsid w:val="00A363DA"/>
    <w:rsid w:val="00A376B2"/>
    <w:rsid w:val="00A37885"/>
    <w:rsid w:val="00A40345"/>
    <w:rsid w:val="00A407BA"/>
    <w:rsid w:val="00A4319A"/>
    <w:rsid w:val="00A45E92"/>
    <w:rsid w:val="00A47D2C"/>
    <w:rsid w:val="00A50172"/>
    <w:rsid w:val="00A50C4E"/>
    <w:rsid w:val="00A515CB"/>
    <w:rsid w:val="00A530FF"/>
    <w:rsid w:val="00A53CD2"/>
    <w:rsid w:val="00A60C8F"/>
    <w:rsid w:val="00A61265"/>
    <w:rsid w:val="00A64C94"/>
    <w:rsid w:val="00A71D19"/>
    <w:rsid w:val="00A71E9D"/>
    <w:rsid w:val="00A740B8"/>
    <w:rsid w:val="00A75104"/>
    <w:rsid w:val="00A845E7"/>
    <w:rsid w:val="00A8504F"/>
    <w:rsid w:val="00A911CC"/>
    <w:rsid w:val="00A9209F"/>
    <w:rsid w:val="00A92339"/>
    <w:rsid w:val="00A92779"/>
    <w:rsid w:val="00A93981"/>
    <w:rsid w:val="00A94E03"/>
    <w:rsid w:val="00AA0764"/>
    <w:rsid w:val="00AA106C"/>
    <w:rsid w:val="00AB173C"/>
    <w:rsid w:val="00AB55ED"/>
    <w:rsid w:val="00AB6245"/>
    <w:rsid w:val="00AB762F"/>
    <w:rsid w:val="00AC069E"/>
    <w:rsid w:val="00AC2BE8"/>
    <w:rsid w:val="00AC32FC"/>
    <w:rsid w:val="00AC754B"/>
    <w:rsid w:val="00AD69A6"/>
    <w:rsid w:val="00AD7A60"/>
    <w:rsid w:val="00AE1790"/>
    <w:rsid w:val="00AE4460"/>
    <w:rsid w:val="00AE4547"/>
    <w:rsid w:val="00AF0289"/>
    <w:rsid w:val="00AF0D05"/>
    <w:rsid w:val="00AF70E0"/>
    <w:rsid w:val="00AF7670"/>
    <w:rsid w:val="00B00331"/>
    <w:rsid w:val="00B020B5"/>
    <w:rsid w:val="00B0229B"/>
    <w:rsid w:val="00B02911"/>
    <w:rsid w:val="00B07742"/>
    <w:rsid w:val="00B07DE7"/>
    <w:rsid w:val="00B15D51"/>
    <w:rsid w:val="00B20E8B"/>
    <w:rsid w:val="00B222F2"/>
    <w:rsid w:val="00B23958"/>
    <w:rsid w:val="00B23A14"/>
    <w:rsid w:val="00B24243"/>
    <w:rsid w:val="00B271C2"/>
    <w:rsid w:val="00B27CB9"/>
    <w:rsid w:val="00B41A88"/>
    <w:rsid w:val="00B44410"/>
    <w:rsid w:val="00B46807"/>
    <w:rsid w:val="00B50F53"/>
    <w:rsid w:val="00B546C5"/>
    <w:rsid w:val="00B54E55"/>
    <w:rsid w:val="00B61024"/>
    <w:rsid w:val="00B61FA9"/>
    <w:rsid w:val="00B629BA"/>
    <w:rsid w:val="00B6467F"/>
    <w:rsid w:val="00B64A29"/>
    <w:rsid w:val="00B6600E"/>
    <w:rsid w:val="00B72925"/>
    <w:rsid w:val="00B76EF2"/>
    <w:rsid w:val="00B772DC"/>
    <w:rsid w:val="00B80F7B"/>
    <w:rsid w:val="00B87C92"/>
    <w:rsid w:val="00B90347"/>
    <w:rsid w:val="00B911C2"/>
    <w:rsid w:val="00B9191D"/>
    <w:rsid w:val="00B95FE8"/>
    <w:rsid w:val="00B96F29"/>
    <w:rsid w:val="00BA41D6"/>
    <w:rsid w:val="00BA4536"/>
    <w:rsid w:val="00BB354C"/>
    <w:rsid w:val="00BC52EC"/>
    <w:rsid w:val="00BC7BC1"/>
    <w:rsid w:val="00BC7E2C"/>
    <w:rsid w:val="00BD0FDF"/>
    <w:rsid w:val="00BD5CD0"/>
    <w:rsid w:val="00BD62E4"/>
    <w:rsid w:val="00BE131C"/>
    <w:rsid w:val="00BE2DBE"/>
    <w:rsid w:val="00BE385B"/>
    <w:rsid w:val="00BE3AEC"/>
    <w:rsid w:val="00BE4354"/>
    <w:rsid w:val="00BE59F0"/>
    <w:rsid w:val="00BE7766"/>
    <w:rsid w:val="00BF351E"/>
    <w:rsid w:val="00C0017B"/>
    <w:rsid w:val="00C00BD5"/>
    <w:rsid w:val="00C043E8"/>
    <w:rsid w:val="00C04F56"/>
    <w:rsid w:val="00C05703"/>
    <w:rsid w:val="00C07076"/>
    <w:rsid w:val="00C07789"/>
    <w:rsid w:val="00C113FD"/>
    <w:rsid w:val="00C169FD"/>
    <w:rsid w:val="00C177A1"/>
    <w:rsid w:val="00C17B14"/>
    <w:rsid w:val="00C2123A"/>
    <w:rsid w:val="00C30C4C"/>
    <w:rsid w:val="00C30CDD"/>
    <w:rsid w:val="00C321C1"/>
    <w:rsid w:val="00C3529F"/>
    <w:rsid w:val="00C42350"/>
    <w:rsid w:val="00C453AE"/>
    <w:rsid w:val="00C47039"/>
    <w:rsid w:val="00C50CE0"/>
    <w:rsid w:val="00C50FB6"/>
    <w:rsid w:val="00C60F2E"/>
    <w:rsid w:val="00C6285A"/>
    <w:rsid w:val="00C65F5F"/>
    <w:rsid w:val="00C72BB5"/>
    <w:rsid w:val="00C73D35"/>
    <w:rsid w:val="00C76D03"/>
    <w:rsid w:val="00C85B34"/>
    <w:rsid w:val="00C92125"/>
    <w:rsid w:val="00C9562C"/>
    <w:rsid w:val="00CA2A45"/>
    <w:rsid w:val="00CA307D"/>
    <w:rsid w:val="00CA5F32"/>
    <w:rsid w:val="00CA6FDC"/>
    <w:rsid w:val="00CB14EE"/>
    <w:rsid w:val="00CB5C40"/>
    <w:rsid w:val="00CC1476"/>
    <w:rsid w:val="00CC1479"/>
    <w:rsid w:val="00CC658D"/>
    <w:rsid w:val="00CD57E3"/>
    <w:rsid w:val="00CD5947"/>
    <w:rsid w:val="00CD77D4"/>
    <w:rsid w:val="00CE29A3"/>
    <w:rsid w:val="00CE6D2D"/>
    <w:rsid w:val="00CF2B91"/>
    <w:rsid w:val="00CF2E5F"/>
    <w:rsid w:val="00CF4F1F"/>
    <w:rsid w:val="00D01DA4"/>
    <w:rsid w:val="00D01EF2"/>
    <w:rsid w:val="00D048CF"/>
    <w:rsid w:val="00D049C4"/>
    <w:rsid w:val="00D07D95"/>
    <w:rsid w:val="00D10565"/>
    <w:rsid w:val="00D11BAF"/>
    <w:rsid w:val="00D15BBC"/>
    <w:rsid w:val="00D217F9"/>
    <w:rsid w:val="00D2219A"/>
    <w:rsid w:val="00D30E3B"/>
    <w:rsid w:val="00D328EF"/>
    <w:rsid w:val="00D35056"/>
    <w:rsid w:val="00D42137"/>
    <w:rsid w:val="00D4498A"/>
    <w:rsid w:val="00D44FFD"/>
    <w:rsid w:val="00D45572"/>
    <w:rsid w:val="00D456E7"/>
    <w:rsid w:val="00D459C6"/>
    <w:rsid w:val="00D46900"/>
    <w:rsid w:val="00D50BF2"/>
    <w:rsid w:val="00D53CB8"/>
    <w:rsid w:val="00D54964"/>
    <w:rsid w:val="00D57E3F"/>
    <w:rsid w:val="00D64D63"/>
    <w:rsid w:val="00D6546C"/>
    <w:rsid w:val="00D72897"/>
    <w:rsid w:val="00D74959"/>
    <w:rsid w:val="00D768D5"/>
    <w:rsid w:val="00D801C9"/>
    <w:rsid w:val="00D81E5E"/>
    <w:rsid w:val="00D8373D"/>
    <w:rsid w:val="00D85F95"/>
    <w:rsid w:val="00D87550"/>
    <w:rsid w:val="00D90B78"/>
    <w:rsid w:val="00D91935"/>
    <w:rsid w:val="00D939B2"/>
    <w:rsid w:val="00D94978"/>
    <w:rsid w:val="00D976AC"/>
    <w:rsid w:val="00DB1775"/>
    <w:rsid w:val="00DB3208"/>
    <w:rsid w:val="00DB522F"/>
    <w:rsid w:val="00DB75CA"/>
    <w:rsid w:val="00DB7E03"/>
    <w:rsid w:val="00DC1199"/>
    <w:rsid w:val="00DC1EE3"/>
    <w:rsid w:val="00DC766E"/>
    <w:rsid w:val="00DD1E25"/>
    <w:rsid w:val="00DD58D8"/>
    <w:rsid w:val="00DE110B"/>
    <w:rsid w:val="00DE2E76"/>
    <w:rsid w:val="00DE32AB"/>
    <w:rsid w:val="00DE6B1A"/>
    <w:rsid w:val="00DF297F"/>
    <w:rsid w:val="00DF68AE"/>
    <w:rsid w:val="00E00A4D"/>
    <w:rsid w:val="00E02B67"/>
    <w:rsid w:val="00E03259"/>
    <w:rsid w:val="00E04DAB"/>
    <w:rsid w:val="00E122F5"/>
    <w:rsid w:val="00E14BC2"/>
    <w:rsid w:val="00E165E4"/>
    <w:rsid w:val="00E17839"/>
    <w:rsid w:val="00E2397A"/>
    <w:rsid w:val="00E24A0C"/>
    <w:rsid w:val="00E24BFD"/>
    <w:rsid w:val="00E25108"/>
    <w:rsid w:val="00E2702F"/>
    <w:rsid w:val="00E32643"/>
    <w:rsid w:val="00E34CB6"/>
    <w:rsid w:val="00E355EE"/>
    <w:rsid w:val="00E375B9"/>
    <w:rsid w:val="00E43E43"/>
    <w:rsid w:val="00E537AF"/>
    <w:rsid w:val="00E62A9D"/>
    <w:rsid w:val="00E64173"/>
    <w:rsid w:val="00E65AB6"/>
    <w:rsid w:val="00E6700F"/>
    <w:rsid w:val="00E679F9"/>
    <w:rsid w:val="00E67C6F"/>
    <w:rsid w:val="00E7107D"/>
    <w:rsid w:val="00E778C4"/>
    <w:rsid w:val="00E81FBD"/>
    <w:rsid w:val="00EA3004"/>
    <w:rsid w:val="00EA4224"/>
    <w:rsid w:val="00EA6123"/>
    <w:rsid w:val="00EB0650"/>
    <w:rsid w:val="00EB2621"/>
    <w:rsid w:val="00EC3279"/>
    <w:rsid w:val="00EC64B8"/>
    <w:rsid w:val="00EC7698"/>
    <w:rsid w:val="00ED10CE"/>
    <w:rsid w:val="00ED1FFE"/>
    <w:rsid w:val="00ED5E8C"/>
    <w:rsid w:val="00ED7E94"/>
    <w:rsid w:val="00EE2C25"/>
    <w:rsid w:val="00EE6E7E"/>
    <w:rsid w:val="00EF2214"/>
    <w:rsid w:val="00EF2F6D"/>
    <w:rsid w:val="00F159CC"/>
    <w:rsid w:val="00F202FA"/>
    <w:rsid w:val="00F256AA"/>
    <w:rsid w:val="00F26623"/>
    <w:rsid w:val="00F31CC5"/>
    <w:rsid w:val="00F34316"/>
    <w:rsid w:val="00F379BB"/>
    <w:rsid w:val="00F37B16"/>
    <w:rsid w:val="00F412E2"/>
    <w:rsid w:val="00F4538F"/>
    <w:rsid w:val="00F53B66"/>
    <w:rsid w:val="00F61B22"/>
    <w:rsid w:val="00F6388F"/>
    <w:rsid w:val="00F83703"/>
    <w:rsid w:val="00F84AF9"/>
    <w:rsid w:val="00F871F8"/>
    <w:rsid w:val="00F90733"/>
    <w:rsid w:val="00F92E76"/>
    <w:rsid w:val="00FA5843"/>
    <w:rsid w:val="00FA5F8B"/>
    <w:rsid w:val="00FA703B"/>
    <w:rsid w:val="00FA7791"/>
    <w:rsid w:val="00FC5C4F"/>
    <w:rsid w:val="00FC66CD"/>
    <w:rsid w:val="00FC7E6C"/>
    <w:rsid w:val="00FD2940"/>
    <w:rsid w:val="00FD3013"/>
    <w:rsid w:val="00FD41C4"/>
    <w:rsid w:val="00FD4997"/>
    <w:rsid w:val="00FF192F"/>
    <w:rsid w:val="00FF5A85"/>
    <w:rsid w:val="00FF6085"/>
    <w:rsid w:val="00FF7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57939"/>
  <w15:chartTrackingRefBased/>
  <w15:docId w15:val="{02B3855B-F69D-4514-9ED4-3DADCDDD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85F"/>
    <w:pPr>
      <w:spacing w:before="100" w:after="100" w:line="360" w:lineRule="auto"/>
      <w:ind w:firstLine="72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073A8"/>
    <w:pPr>
      <w:keepNext/>
      <w:keepLines/>
      <w:numPr>
        <w:numId w:val="3"/>
      </w:numPr>
      <w:spacing w:before="2000" w:after="0"/>
      <w:jc w:val="left"/>
      <w:outlineLvl w:val="0"/>
    </w:pPr>
    <w:rPr>
      <w:rFonts w:eastAsiaTheme="majorEastAsia" w:cstheme="majorBidi"/>
      <w:b/>
      <w:smallCaps/>
      <w:color w:val="auto"/>
      <w:sz w:val="32"/>
      <w:szCs w:val="32"/>
    </w:rPr>
  </w:style>
  <w:style w:type="paragraph" w:styleId="Heading2">
    <w:name w:val="heading 2"/>
    <w:basedOn w:val="Normal"/>
    <w:next w:val="Normal"/>
    <w:link w:val="Heading2Char"/>
    <w:uiPriority w:val="9"/>
    <w:unhideWhenUsed/>
    <w:qFormat/>
    <w:rsid w:val="00734CEC"/>
    <w:pPr>
      <w:keepNext/>
      <w:widowControl w:val="0"/>
      <w:numPr>
        <w:ilvl w:val="1"/>
        <w:numId w:val="3"/>
      </w:numPr>
      <w:spacing w:before="200" w:after="0"/>
      <w:jc w:val="left"/>
      <w:outlineLvl w:val="1"/>
    </w:pPr>
    <w:rPr>
      <w:rFonts w:eastAsiaTheme="majorEastAsia" w:cstheme="majorBidi"/>
      <w:b/>
      <w:smallCaps/>
      <w:color w:val="auto"/>
      <w:szCs w:val="26"/>
    </w:rPr>
  </w:style>
  <w:style w:type="paragraph" w:styleId="Heading3">
    <w:name w:val="heading 3"/>
    <w:basedOn w:val="Normal"/>
    <w:next w:val="Normal"/>
    <w:link w:val="Heading3Char"/>
    <w:uiPriority w:val="9"/>
    <w:unhideWhenUsed/>
    <w:qFormat/>
    <w:rsid w:val="00734CEC"/>
    <w:pPr>
      <w:keepNext/>
      <w:widowControl w:val="0"/>
      <w:numPr>
        <w:ilvl w:val="2"/>
        <w:numId w:val="3"/>
      </w:numPr>
      <w:spacing w:before="20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34CEC"/>
    <w:pPr>
      <w:keepNext/>
      <w:widowControl w:val="0"/>
      <w:numPr>
        <w:ilvl w:val="3"/>
        <w:numId w:val="3"/>
      </w:numPr>
      <w:spacing w:before="200" w:after="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34CE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4CE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4CE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4CE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4CE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8"/>
    <w:pPr>
      <w:ind w:left="720"/>
      <w:contextualSpacing/>
    </w:pPr>
  </w:style>
  <w:style w:type="character" w:styleId="Hyperlink">
    <w:name w:val="Hyperlink"/>
    <w:basedOn w:val="DefaultParagraphFont"/>
    <w:uiPriority w:val="99"/>
    <w:unhideWhenUsed/>
    <w:rsid w:val="009115E1"/>
    <w:rPr>
      <w:color w:val="0000FF"/>
      <w:u w:val="single"/>
    </w:rPr>
  </w:style>
  <w:style w:type="character" w:customStyle="1" w:styleId="Heading1Char">
    <w:name w:val="Heading 1 Char"/>
    <w:basedOn w:val="DefaultParagraphFont"/>
    <w:link w:val="Heading1"/>
    <w:uiPriority w:val="9"/>
    <w:rsid w:val="007073A8"/>
    <w:rPr>
      <w:rFonts w:ascii="Times New Roman" w:eastAsiaTheme="majorEastAsia" w:hAnsi="Times New Roman" w:cstheme="majorBidi"/>
      <w:b/>
      <w:smallCaps/>
      <w:sz w:val="32"/>
      <w:szCs w:val="32"/>
    </w:rPr>
  </w:style>
  <w:style w:type="character" w:customStyle="1" w:styleId="Heading2Char">
    <w:name w:val="Heading 2 Char"/>
    <w:basedOn w:val="DefaultParagraphFont"/>
    <w:link w:val="Heading2"/>
    <w:uiPriority w:val="9"/>
    <w:rsid w:val="00734CEC"/>
    <w:rPr>
      <w:rFonts w:ascii="Times New Roman" w:eastAsiaTheme="majorEastAsia" w:hAnsi="Times New Roman" w:cstheme="majorBidi"/>
      <w:b/>
      <w:smallCaps/>
      <w:sz w:val="24"/>
      <w:szCs w:val="26"/>
    </w:rPr>
  </w:style>
  <w:style w:type="character" w:customStyle="1" w:styleId="Heading3Char">
    <w:name w:val="Heading 3 Char"/>
    <w:basedOn w:val="DefaultParagraphFont"/>
    <w:link w:val="Heading3"/>
    <w:uiPriority w:val="9"/>
    <w:rsid w:val="00734CEC"/>
    <w:rPr>
      <w:rFonts w:ascii="Times New Roman" w:eastAsiaTheme="majorEastAsia" w:hAnsi="Times New Roman" w:cstheme="majorBidi"/>
      <w:b/>
      <w:color w:val="000000" w:themeColor="text1"/>
      <w:sz w:val="24"/>
      <w:szCs w:val="24"/>
    </w:rPr>
  </w:style>
  <w:style w:type="paragraph" w:customStyle="1" w:styleId="codes">
    <w:name w:val="codes"/>
    <w:basedOn w:val="Normal"/>
    <w:link w:val="codesChar"/>
    <w:rsid w:val="006C191C"/>
    <w:pPr>
      <w:shd w:val="clear" w:color="auto" w:fill="1E1E1E"/>
      <w:spacing w:after="0" w:line="240" w:lineRule="auto"/>
      <w:jc w:val="left"/>
    </w:pPr>
    <w:rPr>
      <w:rFonts w:ascii="Courier New" w:eastAsia="Times New Roman" w:hAnsi="Courier New" w:cs="Times New Roman"/>
      <w:sz w:val="20"/>
      <w:szCs w:val="21"/>
    </w:rPr>
  </w:style>
  <w:style w:type="character" w:styleId="CommentReference">
    <w:name w:val="annotation reference"/>
    <w:basedOn w:val="DefaultParagraphFont"/>
    <w:uiPriority w:val="99"/>
    <w:semiHidden/>
    <w:unhideWhenUsed/>
    <w:rsid w:val="005A6D7A"/>
    <w:rPr>
      <w:sz w:val="16"/>
      <w:szCs w:val="16"/>
    </w:rPr>
  </w:style>
  <w:style w:type="character" w:customStyle="1" w:styleId="codesChar">
    <w:name w:val="codes Char"/>
    <w:basedOn w:val="DefaultParagraphFont"/>
    <w:link w:val="codes"/>
    <w:rsid w:val="006C191C"/>
    <w:rPr>
      <w:rFonts w:ascii="Courier New" w:eastAsia="Times New Roman" w:hAnsi="Courier New" w:cs="Times New Roman"/>
      <w:color w:val="000000" w:themeColor="text1"/>
      <w:sz w:val="20"/>
      <w:szCs w:val="21"/>
      <w:shd w:val="clear" w:color="auto" w:fill="1E1E1E"/>
    </w:rPr>
  </w:style>
  <w:style w:type="paragraph" w:styleId="CommentText">
    <w:name w:val="annotation text"/>
    <w:basedOn w:val="Normal"/>
    <w:link w:val="CommentTextChar"/>
    <w:uiPriority w:val="99"/>
    <w:semiHidden/>
    <w:unhideWhenUsed/>
    <w:rsid w:val="005A6D7A"/>
    <w:pPr>
      <w:spacing w:line="240" w:lineRule="auto"/>
    </w:pPr>
    <w:rPr>
      <w:sz w:val="20"/>
      <w:szCs w:val="20"/>
    </w:rPr>
  </w:style>
  <w:style w:type="character" w:customStyle="1" w:styleId="CommentTextChar">
    <w:name w:val="Comment Text Char"/>
    <w:basedOn w:val="DefaultParagraphFont"/>
    <w:link w:val="CommentText"/>
    <w:uiPriority w:val="99"/>
    <w:semiHidden/>
    <w:rsid w:val="005A6D7A"/>
    <w:rPr>
      <w:sz w:val="20"/>
      <w:szCs w:val="20"/>
    </w:rPr>
  </w:style>
  <w:style w:type="paragraph" w:styleId="CommentSubject">
    <w:name w:val="annotation subject"/>
    <w:basedOn w:val="CommentText"/>
    <w:next w:val="CommentText"/>
    <w:link w:val="CommentSubjectChar"/>
    <w:uiPriority w:val="99"/>
    <w:semiHidden/>
    <w:unhideWhenUsed/>
    <w:rsid w:val="005A6D7A"/>
    <w:rPr>
      <w:b/>
      <w:bCs/>
    </w:rPr>
  </w:style>
  <w:style w:type="character" w:customStyle="1" w:styleId="CommentSubjectChar">
    <w:name w:val="Comment Subject Char"/>
    <w:basedOn w:val="CommentTextChar"/>
    <w:link w:val="CommentSubject"/>
    <w:uiPriority w:val="99"/>
    <w:semiHidden/>
    <w:rsid w:val="005A6D7A"/>
    <w:rPr>
      <w:b/>
      <w:bCs/>
      <w:sz w:val="20"/>
      <w:szCs w:val="20"/>
    </w:rPr>
  </w:style>
  <w:style w:type="paragraph" w:styleId="BalloonText">
    <w:name w:val="Balloon Text"/>
    <w:basedOn w:val="Normal"/>
    <w:link w:val="BalloonTextChar"/>
    <w:uiPriority w:val="99"/>
    <w:semiHidden/>
    <w:unhideWhenUsed/>
    <w:rsid w:val="005A6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D7A"/>
    <w:rPr>
      <w:rFonts w:ascii="Segoe UI" w:hAnsi="Segoe UI" w:cs="Segoe UI"/>
      <w:sz w:val="18"/>
      <w:szCs w:val="18"/>
    </w:rPr>
  </w:style>
  <w:style w:type="paragraph" w:customStyle="1" w:styleId="coding">
    <w:name w:val="coding"/>
    <w:basedOn w:val="Normal"/>
    <w:link w:val="codingChar"/>
    <w:qFormat/>
    <w:rsid w:val="00D15BBC"/>
    <w:pPr>
      <w:spacing w:after="0"/>
      <w:contextualSpacing/>
      <w:textboxTightWrap w:val="allLines"/>
    </w:pPr>
    <w:rPr>
      <w:rFonts w:ascii="Courier New" w:eastAsia="Times New Roman" w:hAnsi="Courier New" w:cs="Courier New"/>
      <w:sz w:val="20"/>
      <w:szCs w:val="18"/>
    </w:rPr>
  </w:style>
  <w:style w:type="paragraph" w:styleId="Caption">
    <w:name w:val="caption"/>
    <w:basedOn w:val="Normal"/>
    <w:next w:val="Normal"/>
    <w:uiPriority w:val="35"/>
    <w:unhideWhenUsed/>
    <w:qFormat/>
    <w:rsid w:val="00B76EF2"/>
    <w:pPr>
      <w:spacing w:after="200" w:line="240" w:lineRule="auto"/>
      <w:ind w:firstLine="0"/>
      <w:jc w:val="center"/>
    </w:pPr>
    <w:rPr>
      <w:iCs/>
      <w:szCs w:val="18"/>
    </w:rPr>
  </w:style>
  <w:style w:type="character" w:customStyle="1" w:styleId="codingChar">
    <w:name w:val="coding Char"/>
    <w:basedOn w:val="DefaultParagraphFont"/>
    <w:link w:val="coding"/>
    <w:rsid w:val="00D15BBC"/>
    <w:rPr>
      <w:rFonts w:ascii="Courier New" w:eastAsia="Times New Roman" w:hAnsi="Courier New" w:cs="Courier New"/>
      <w:color w:val="000000" w:themeColor="text1"/>
      <w:sz w:val="20"/>
      <w:szCs w:val="18"/>
    </w:rPr>
  </w:style>
  <w:style w:type="table" w:customStyle="1" w:styleId="tables">
    <w:name w:val="tables"/>
    <w:basedOn w:val="TableSimple2"/>
    <w:uiPriority w:val="99"/>
    <w:rsid w:val="00CC1476"/>
    <w:pPr>
      <w:spacing w:after="0" w:line="240" w:lineRule="auto"/>
    </w:pPr>
    <w:rPr>
      <w:sz w:val="18"/>
      <w:szCs w:val="20"/>
    </w:rPr>
    <w:tblPr/>
    <w:tblStylePr w:type="firstRow">
      <w:pPr>
        <w:jc w:val="center"/>
      </w:pPr>
      <w:rPr>
        <w:rFonts w:asciiTheme="minorHAnsi" w:hAnsiTheme="minorHAnsi"/>
        <w:b/>
        <w:bCs/>
        <w:sz w:val="18"/>
      </w:rPr>
      <w:tblPr/>
      <w:tcPr>
        <w:tcBorders>
          <w:bottom w:val="single" w:sz="12" w:space="0" w:color="000000"/>
          <w:tl2br w:val="none" w:sz="0" w:space="0" w:color="auto"/>
          <w:tr2bl w:val="none" w:sz="0" w:space="0" w:color="auto"/>
        </w:tcBorders>
        <w:shd w:val="clear" w:color="auto" w:fill="FFFFFF" w:themeFill="background1"/>
        <w:vAlign w:val="center"/>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pPr>
        <w:jc w:val="center"/>
      </w:pPr>
      <w:rPr>
        <w:b/>
        <w:bCs/>
      </w:rPr>
      <w:tblPr/>
      <w:tcPr>
        <w:tcBorders>
          <w:right w:val="single" w:sz="12" w:space="0" w:color="000000"/>
          <w:tl2br w:val="none" w:sz="0" w:space="0" w:color="auto"/>
          <w:tr2bl w:val="none" w:sz="0" w:space="0" w:color="auto"/>
        </w:tcBorders>
        <w:vAlign w:val="center"/>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tables1">
    <w:name w:val="tables1"/>
    <w:basedOn w:val="Normal"/>
    <w:link w:val="tables1Char"/>
    <w:qFormat/>
    <w:rsid w:val="001F182B"/>
    <w:pPr>
      <w:spacing w:after="0" w:line="240" w:lineRule="auto"/>
      <w:ind w:firstLine="0"/>
    </w:pPr>
    <w:rPr>
      <w:color w:val="000000"/>
      <w:sz w:val="20"/>
    </w:rPr>
  </w:style>
  <w:style w:type="table" w:styleId="TableSimple2">
    <w:name w:val="Table Simple 2"/>
    <w:basedOn w:val="TableNormal"/>
    <w:uiPriority w:val="99"/>
    <w:semiHidden/>
    <w:unhideWhenUsed/>
    <w:rsid w:val="00330CEC"/>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tables1Char">
    <w:name w:val="tables1 Char"/>
    <w:basedOn w:val="DefaultParagraphFont"/>
    <w:link w:val="tables1"/>
    <w:rsid w:val="001F182B"/>
    <w:rPr>
      <w:rFonts w:ascii="Times New Roman" w:hAnsi="Times New Roman"/>
      <w:color w:val="000000"/>
      <w:sz w:val="20"/>
    </w:rPr>
  </w:style>
  <w:style w:type="character" w:styleId="UnresolvedMention">
    <w:name w:val="Unresolved Mention"/>
    <w:basedOn w:val="DefaultParagraphFont"/>
    <w:uiPriority w:val="99"/>
    <w:semiHidden/>
    <w:unhideWhenUsed/>
    <w:rsid w:val="00977E45"/>
    <w:rPr>
      <w:color w:val="605E5C"/>
      <w:shd w:val="clear" w:color="auto" w:fill="E1DFDD"/>
    </w:rPr>
  </w:style>
  <w:style w:type="table" w:styleId="TableGrid">
    <w:name w:val="Table Grid"/>
    <w:basedOn w:val="TableNormal"/>
    <w:uiPriority w:val="39"/>
    <w:rsid w:val="00CC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D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8D59C1"/>
    <w:rPr>
      <w:rFonts w:ascii="Courier New" w:eastAsiaTheme="minorEastAsia" w:hAnsi="Courier New" w:cs="Courier New"/>
      <w:sz w:val="20"/>
      <w:szCs w:val="20"/>
    </w:rPr>
  </w:style>
  <w:style w:type="paragraph" w:styleId="NormalWeb">
    <w:name w:val="Normal (Web)"/>
    <w:basedOn w:val="Normal"/>
    <w:uiPriority w:val="99"/>
    <w:semiHidden/>
    <w:unhideWhenUsed/>
    <w:rsid w:val="00182C1A"/>
    <w:pPr>
      <w:spacing w:beforeAutospacing="1" w:afterAutospacing="1" w:line="240" w:lineRule="auto"/>
      <w:jc w:val="left"/>
    </w:pPr>
    <w:rPr>
      <w:rFonts w:eastAsiaTheme="minorEastAsia" w:cs="Times New Roman"/>
      <w:szCs w:val="24"/>
    </w:rPr>
  </w:style>
  <w:style w:type="paragraph" w:styleId="Bibliography">
    <w:name w:val="Bibliography"/>
    <w:basedOn w:val="Normal"/>
    <w:next w:val="Normal"/>
    <w:uiPriority w:val="37"/>
    <w:unhideWhenUsed/>
    <w:rsid w:val="00A845E7"/>
  </w:style>
  <w:style w:type="character" w:customStyle="1" w:styleId="Heading4Char">
    <w:name w:val="Heading 4 Char"/>
    <w:basedOn w:val="DefaultParagraphFont"/>
    <w:link w:val="Heading4"/>
    <w:uiPriority w:val="9"/>
    <w:rsid w:val="00734CEC"/>
    <w:rPr>
      <w:rFonts w:ascii="Times New Roman" w:eastAsiaTheme="majorEastAsia" w:hAnsi="Times New Roman" w:cstheme="majorBidi"/>
      <w:i/>
      <w:iCs/>
      <w:color w:val="000000" w:themeColor="text1"/>
      <w:sz w:val="24"/>
    </w:rPr>
  </w:style>
  <w:style w:type="paragraph" w:styleId="TOCHeading">
    <w:name w:val="TOC Heading"/>
    <w:basedOn w:val="Heading1"/>
    <w:next w:val="Normal"/>
    <w:uiPriority w:val="39"/>
    <w:unhideWhenUsed/>
    <w:qFormat/>
    <w:rsid w:val="008B5A51"/>
    <w:pPr>
      <w:outlineLvl w:val="9"/>
    </w:pPr>
  </w:style>
  <w:style w:type="paragraph" w:styleId="TOC2">
    <w:name w:val="toc 2"/>
    <w:basedOn w:val="Normal"/>
    <w:next w:val="Normal"/>
    <w:autoRedefine/>
    <w:uiPriority w:val="39"/>
    <w:unhideWhenUsed/>
    <w:rsid w:val="00344313"/>
    <w:pPr>
      <w:tabs>
        <w:tab w:val="right" w:leader="dot" w:pos="9016"/>
      </w:tabs>
      <w:spacing w:before="0" w:after="0"/>
      <w:ind w:firstLine="0"/>
      <w:jc w:val="left"/>
    </w:pPr>
    <w:rPr>
      <w:rFonts w:asciiTheme="minorHAnsi" w:hAnsiTheme="minorHAnsi" w:cstheme="minorHAnsi"/>
      <w:b/>
      <w:bCs/>
      <w:smallCaps/>
      <w:sz w:val="22"/>
    </w:rPr>
  </w:style>
  <w:style w:type="paragraph" w:styleId="TOC1">
    <w:name w:val="toc 1"/>
    <w:basedOn w:val="Normal"/>
    <w:next w:val="Normal"/>
    <w:autoRedefine/>
    <w:uiPriority w:val="39"/>
    <w:unhideWhenUsed/>
    <w:rsid w:val="00D57E3F"/>
    <w:pPr>
      <w:tabs>
        <w:tab w:val="right" w:leader="dot" w:pos="9016"/>
      </w:tabs>
      <w:spacing w:before="360" w:after="360"/>
      <w:ind w:firstLine="0"/>
      <w:jc w:val="left"/>
    </w:pPr>
    <w:rPr>
      <w:rFonts w:cs="Times New Roman"/>
      <w:b/>
      <w:bCs/>
      <w:caps/>
      <w:szCs w:val="24"/>
    </w:rPr>
  </w:style>
  <w:style w:type="paragraph" w:styleId="TOC3">
    <w:name w:val="toc 3"/>
    <w:basedOn w:val="Normal"/>
    <w:next w:val="Normal"/>
    <w:autoRedefine/>
    <w:uiPriority w:val="39"/>
    <w:unhideWhenUsed/>
    <w:rsid w:val="00AC32FC"/>
    <w:pPr>
      <w:tabs>
        <w:tab w:val="right" w:leader="dot" w:pos="9016"/>
      </w:tabs>
      <w:spacing w:before="0" w:after="0"/>
      <w:ind w:firstLine="0"/>
      <w:jc w:val="left"/>
    </w:pPr>
    <w:rPr>
      <w:rFonts w:asciiTheme="minorHAnsi" w:hAnsiTheme="minorHAnsi" w:cstheme="minorHAnsi"/>
      <w:smallCaps/>
      <w:sz w:val="22"/>
    </w:rPr>
  </w:style>
  <w:style w:type="paragraph" w:styleId="TableofFigures">
    <w:name w:val="table of figures"/>
    <w:basedOn w:val="Normal"/>
    <w:next w:val="Normal"/>
    <w:uiPriority w:val="99"/>
    <w:unhideWhenUsed/>
    <w:rsid w:val="008B5A51"/>
    <w:pPr>
      <w:spacing w:after="0"/>
    </w:pPr>
  </w:style>
  <w:style w:type="paragraph" w:styleId="TOC4">
    <w:name w:val="toc 4"/>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5">
    <w:name w:val="toc 5"/>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6">
    <w:name w:val="toc 6"/>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7">
    <w:name w:val="toc 7"/>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8">
    <w:name w:val="toc 8"/>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paragraph" w:styleId="TOC9">
    <w:name w:val="toc 9"/>
    <w:basedOn w:val="Normal"/>
    <w:next w:val="Normal"/>
    <w:autoRedefine/>
    <w:uiPriority w:val="39"/>
    <w:unhideWhenUsed/>
    <w:rsid w:val="00BB354C"/>
    <w:pPr>
      <w:spacing w:before="0" w:after="0"/>
      <w:ind w:firstLine="0"/>
      <w:jc w:val="left"/>
    </w:pPr>
    <w:rPr>
      <w:rFonts w:asciiTheme="minorHAnsi" w:hAnsiTheme="minorHAnsi" w:cstheme="minorHAnsi"/>
      <w:sz w:val="22"/>
    </w:rPr>
  </w:style>
  <w:style w:type="character" w:customStyle="1" w:styleId="Heading5Char">
    <w:name w:val="Heading 5 Char"/>
    <w:basedOn w:val="DefaultParagraphFont"/>
    <w:link w:val="Heading5"/>
    <w:uiPriority w:val="9"/>
    <w:semiHidden/>
    <w:rsid w:val="00734CE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34CE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34CE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34C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4CE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15D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15D51"/>
    <w:rPr>
      <w:rFonts w:ascii="Times New Roman" w:hAnsi="Times New Roman"/>
      <w:color w:val="000000" w:themeColor="text1"/>
      <w:sz w:val="24"/>
    </w:rPr>
  </w:style>
  <w:style w:type="paragraph" w:styleId="Footer">
    <w:name w:val="footer"/>
    <w:basedOn w:val="Normal"/>
    <w:link w:val="FooterChar"/>
    <w:uiPriority w:val="99"/>
    <w:unhideWhenUsed/>
    <w:rsid w:val="00B15D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15D51"/>
    <w:rPr>
      <w:rFonts w:ascii="Times New Roman" w:hAnsi="Times New Roman"/>
      <w:color w:val="000000" w:themeColor="text1"/>
      <w:sz w:val="24"/>
    </w:rPr>
  </w:style>
  <w:style w:type="character" w:styleId="PlaceholderText">
    <w:name w:val="Placeholder Text"/>
    <w:basedOn w:val="DefaultParagraphFont"/>
    <w:uiPriority w:val="99"/>
    <w:semiHidden/>
    <w:rsid w:val="000C4E2D"/>
    <w:rPr>
      <w:color w:val="808080"/>
    </w:rPr>
  </w:style>
  <w:style w:type="table" w:styleId="GridTable1Light">
    <w:name w:val="Grid Table 1 Light"/>
    <w:basedOn w:val="TableNormal"/>
    <w:uiPriority w:val="46"/>
    <w:rsid w:val="002862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66A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344313"/>
    <w:pPr>
      <w:spacing w:after="0" w:line="240" w:lineRule="auto"/>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90">
      <w:bodyDiv w:val="1"/>
      <w:marLeft w:val="0"/>
      <w:marRight w:val="0"/>
      <w:marTop w:val="0"/>
      <w:marBottom w:val="0"/>
      <w:divBdr>
        <w:top w:val="none" w:sz="0" w:space="0" w:color="auto"/>
        <w:left w:val="none" w:sz="0" w:space="0" w:color="auto"/>
        <w:bottom w:val="none" w:sz="0" w:space="0" w:color="auto"/>
        <w:right w:val="none" w:sz="0" w:space="0" w:color="auto"/>
      </w:divBdr>
    </w:div>
    <w:div w:id="1013365">
      <w:bodyDiv w:val="1"/>
      <w:marLeft w:val="0"/>
      <w:marRight w:val="0"/>
      <w:marTop w:val="0"/>
      <w:marBottom w:val="0"/>
      <w:divBdr>
        <w:top w:val="none" w:sz="0" w:space="0" w:color="auto"/>
        <w:left w:val="none" w:sz="0" w:space="0" w:color="auto"/>
        <w:bottom w:val="none" w:sz="0" w:space="0" w:color="auto"/>
        <w:right w:val="none" w:sz="0" w:space="0" w:color="auto"/>
      </w:divBdr>
      <w:divsChild>
        <w:div w:id="1949699910">
          <w:marLeft w:val="0"/>
          <w:marRight w:val="0"/>
          <w:marTop w:val="0"/>
          <w:marBottom w:val="0"/>
          <w:divBdr>
            <w:top w:val="none" w:sz="0" w:space="0" w:color="auto"/>
            <w:left w:val="none" w:sz="0" w:space="0" w:color="auto"/>
            <w:bottom w:val="none" w:sz="0" w:space="0" w:color="auto"/>
            <w:right w:val="none" w:sz="0" w:space="0" w:color="auto"/>
          </w:divBdr>
        </w:div>
      </w:divsChild>
    </w:div>
    <w:div w:id="2637653">
      <w:bodyDiv w:val="1"/>
      <w:marLeft w:val="0"/>
      <w:marRight w:val="0"/>
      <w:marTop w:val="0"/>
      <w:marBottom w:val="0"/>
      <w:divBdr>
        <w:top w:val="none" w:sz="0" w:space="0" w:color="auto"/>
        <w:left w:val="none" w:sz="0" w:space="0" w:color="auto"/>
        <w:bottom w:val="none" w:sz="0" w:space="0" w:color="auto"/>
        <w:right w:val="none" w:sz="0" w:space="0" w:color="auto"/>
      </w:divBdr>
    </w:div>
    <w:div w:id="5714759">
      <w:bodyDiv w:val="1"/>
      <w:marLeft w:val="0"/>
      <w:marRight w:val="0"/>
      <w:marTop w:val="0"/>
      <w:marBottom w:val="0"/>
      <w:divBdr>
        <w:top w:val="none" w:sz="0" w:space="0" w:color="auto"/>
        <w:left w:val="none" w:sz="0" w:space="0" w:color="auto"/>
        <w:bottom w:val="none" w:sz="0" w:space="0" w:color="auto"/>
        <w:right w:val="none" w:sz="0" w:space="0" w:color="auto"/>
      </w:divBdr>
      <w:divsChild>
        <w:div w:id="1424104863">
          <w:marLeft w:val="0"/>
          <w:marRight w:val="0"/>
          <w:marTop w:val="0"/>
          <w:marBottom w:val="0"/>
          <w:divBdr>
            <w:top w:val="none" w:sz="0" w:space="0" w:color="auto"/>
            <w:left w:val="none" w:sz="0" w:space="0" w:color="auto"/>
            <w:bottom w:val="none" w:sz="0" w:space="0" w:color="auto"/>
            <w:right w:val="none" w:sz="0" w:space="0" w:color="auto"/>
          </w:divBdr>
          <w:divsChild>
            <w:div w:id="1712919638">
              <w:marLeft w:val="0"/>
              <w:marRight w:val="0"/>
              <w:marTop w:val="0"/>
              <w:marBottom w:val="0"/>
              <w:divBdr>
                <w:top w:val="none" w:sz="0" w:space="0" w:color="auto"/>
                <w:left w:val="none" w:sz="0" w:space="0" w:color="auto"/>
                <w:bottom w:val="none" w:sz="0" w:space="0" w:color="auto"/>
                <w:right w:val="none" w:sz="0" w:space="0" w:color="auto"/>
              </w:divBdr>
            </w:div>
            <w:div w:id="1026641869">
              <w:marLeft w:val="0"/>
              <w:marRight w:val="0"/>
              <w:marTop w:val="0"/>
              <w:marBottom w:val="0"/>
              <w:divBdr>
                <w:top w:val="none" w:sz="0" w:space="0" w:color="auto"/>
                <w:left w:val="none" w:sz="0" w:space="0" w:color="auto"/>
                <w:bottom w:val="none" w:sz="0" w:space="0" w:color="auto"/>
                <w:right w:val="none" w:sz="0" w:space="0" w:color="auto"/>
              </w:divBdr>
            </w:div>
            <w:div w:id="383257188">
              <w:marLeft w:val="0"/>
              <w:marRight w:val="0"/>
              <w:marTop w:val="0"/>
              <w:marBottom w:val="0"/>
              <w:divBdr>
                <w:top w:val="none" w:sz="0" w:space="0" w:color="auto"/>
                <w:left w:val="none" w:sz="0" w:space="0" w:color="auto"/>
                <w:bottom w:val="none" w:sz="0" w:space="0" w:color="auto"/>
                <w:right w:val="none" w:sz="0" w:space="0" w:color="auto"/>
              </w:divBdr>
            </w:div>
            <w:div w:id="515657726">
              <w:marLeft w:val="0"/>
              <w:marRight w:val="0"/>
              <w:marTop w:val="0"/>
              <w:marBottom w:val="0"/>
              <w:divBdr>
                <w:top w:val="none" w:sz="0" w:space="0" w:color="auto"/>
                <w:left w:val="none" w:sz="0" w:space="0" w:color="auto"/>
                <w:bottom w:val="none" w:sz="0" w:space="0" w:color="auto"/>
                <w:right w:val="none" w:sz="0" w:space="0" w:color="auto"/>
              </w:divBdr>
            </w:div>
            <w:div w:id="1948082345">
              <w:marLeft w:val="0"/>
              <w:marRight w:val="0"/>
              <w:marTop w:val="0"/>
              <w:marBottom w:val="0"/>
              <w:divBdr>
                <w:top w:val="none" w:sz="0" w:space="0" w:color="auto"/>
                <w:left w:val="none" w:sz="0" w:space="0" w:color="auto"/>
                <w:bottom w:val="none" w:sz="0" w:space="0" w:color="auto"/>
                <w:right w:val="none" w:sz="0" w:space="0" w:color="auto"/>
              </w:divBdr>
            </w:div>
            <w:div w:id="1298878543">
              <w:marLeft w:val="0"/>
              <w:marRight w:val="0"/>
              <w:marTop w:val="0"/>
              <w:marBottom w:val="0"/>
              <w:divBdr>
                <w:top w:val="none" w:sz="0" w:space="0" w:color="auto"/>
                <w:left w:val="none" w:sz="0" w:space="0" w:color="auto"/>
                <w:bottom w:val="none" w:sz="0" w:space="0" w:color="auto"/>
                <w:right w:val="none" w:sz="0" w:space="0" w:color="auto"/>
              </w:divBdr>
            </w:div>
            <w:div w:id="182325116">
              <w:marLeft w:val="0"/>
              <w:marRight w:val="0"/>
              <w:marTop w:val="0"/>
              <w:marBottom w:val="0"/>
              <w:divBdr>
                <w:top w:val="none" w:sz="0" w:space="0" w:color="auto"/>
                <w:left w:val="none" w:sz="0" w:space="0" w:color="auto"/>
                <w:bottom w:val="none" w:sz="0" w:space="0" w:color="auto"/>
                <w:right w:val="none" w:sz="0" w:space="0" w:color="auto"/>
              </w:divBdr>
            </w:div>
            <w:div w:id="118838212">
              <w:marLeft w:val="0"/>
              <w:marRight w:val="0"/>
              <w:marTop w:val="0"/>
              <w:marBottom w:val="0"/>
              <w:divBdr>
                <w:top w:val="none" w:sz="0" w:space="0" w:color="auto"/>
                <w:left w:val="none" w:sz="0" w:space="0" w:color="auto"/>
                <w:bottom w:val="none" w:sz="0" w:space="0" w:color="auto"/>
                <w:right w:val="none" w:sz="0" w:space="0" w:color="auto"/>
              </w:divBdr>
            </w:div>
            <w:div w:id="9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294">
      <w:bodyDiv w:val="1"/>
      <w:marLeft w:val="0"/>
      <w:marRight w:val="0"/>
      <w:marTop w:val="0"/>
      <w:marBottom w:val="0"/>
      <w:divBdr>
        <w:top w:val="none" w:sz="0" w:space="0" w:color="auto"/>
        <w:left w:val="none" w:sz="0" w:space="0" w:color="auto"/>
        <w:bottom w:val="none" w:sz="0" w:space="0" w:color="auto"/>
        <w:right w:val="none" w:sz="0" w:space="0" w:color="auto"/>
      </w:divBdr>
    </w:div>
    <w:div w:id="8651704">
      <w:bodyDiv w:val="1"/>
      <w:marLeft w:val="0"/>
      <w:marRight w:val="0"/>
      <w:marTop w:val="0"/>
      <w:marBottom w:val="0"/>
      <w:divBdr>
        <w:top w:val="none" w:sz="0" w:space="0" w:color="auto"/>
        <w:left w:val="none" w:sz="0" w:space="0" w:color="auto"/>
        <w:bottom w:val="none" w:sz="0" w:space="0" w:color="auto"/>
        <w:right w:val="none" w:sz="0" w:space="0" w:color="auto"/>
      </w:divBdr>
    </w:div>
    <w:div w:id="9838782">
      <w:bodyDiv w:val="1"/>
      <w:marLeft w:val="0"/>
      <w:marRight w:val="0"/>
      <w:marTop w:val="0"/>
      <w:marBottom w:val="0"/>
      <w:divBdr>
        <w:top w:val="none" w:sz="0" w:space="0" w:color="auto"/>
        <w:left w:val="none" w:sz="0" w:space="0" w:color="auto"/>
        <w:bottom w:val="none" w:sz="0" w:space="0" w:color="auto"/>
        <w:right w:val="none" w:sz="0" w:space="0" w:color="auto"/>
      </w:divBdr>
    </w:div>
    <w:div w:id="13658916">
      <w:bodyDiv w:val="1"/>
      <w:marLeft w:val="0"/>
      <w:marRight w:val="0"/>
      <w:marTop w:val="0"/>
      <w:marBottom w:val="0"/>
      <w:divBdr>
        <w:top w:val="none" w:sz="0" w:space="0" w:color="auto"/>
        <w:left w:val="none" w:sz="0" w:space="0" w:color="auto"/>
        <w:bottom w:val="none" w:sz="0" w:space="0" w:color="auto"/>
        <w:right w:val="none" w:sz="0" w:space="0" w:color="auto"/>
      </w:divBdr>
    </w:div>
    <w:div w:id="14355148">
      <w:bodyDiv w:val="1"/>
      <w:marLeft w:val="0"/>
      <w:marRight w:val="0"/>
      <w:marTop w:val="0"/>
      <w:marBottom w:val="0"/>
      <w:divBdr>
        <w:top w:val="none" w:sz="0" w:space="0" w:color="auto"/>
        <w:left w:val="none" w:sz="0" w:space="0" w:color="auto"/>
        <w:bottom w:val="none" w:sz="0" w:space="0" w:color="auto"/>
        <w:right w:val="none" w:sz="0" w:space="0" w:color="auto"/>
      </w:divBdr>
    </w:div>
    <w:div w:id="15231636">
      <w:bodyDiv w:val="1"/>
      <w:marLeft w:val="0"/>
      <w:marRight w:val="0"/>
      <w:marTop w:val="0"/>
      <w:marBottom w:val="0"/>
      <w:divBdr>
        <w:top w:val="none" w:sz="0" w:space="0" w:color="auto"/>
        <w:left w:val="none" w:sz="0" w:space="0" w:color="auto"/>
        <w:bottom w:val="none" w:sz="0" w:space="0" w:color="auto"/>
        <w:right w:val="none" w:sz="0" w:space="0" w:color="auto"/>
      </w:divBdr>
    </w:div>
    <w:div w:id="16584891">
      <w:bodyDiv w:val="1"/>
      <w:marLeft w:val="0"/>
      <w:marRight w:val="0"/>
      <w:marTop w:val="0"/>
      <w:marBottom w:val="0"/>
      <w:divBdr>
        <w:top w:val="none" w:sz="0" w:space="0" w:color="auto"/>
        <w:left w:val="none" w:sz="0" w:space="0" w:color="auto"/>
        <w:bottom w:val="none" w:sz="0" w:space="0" w:color="auto"/>
        <w:right w:val="none" w:sz="0" w:space="0" w:color="auto"/>
      </w:divBdr>
    </w:div>
    <w:div w:id="17464377">
      <w:bodyDiv w:val="1"/>
      <w:marLeft w:val="0"/>
      <w:marRight w:val="0"/>
      <w:marTop w:val="0"/>
      <w:marBottom w:val="0"/>
      <w:divBdr>
        <w:top w:val="none" w:sz="0" w:space="0" w:color="auto"/>
        <w:left w:val="none" w:sz="0" w:space="0" w:color="auto"/>
        <w:bottom w:val="none" w:sz="0" w:space="0" w:color="auto"/>
        <w:right w:val="none" w:sz="0" w:space="0" w:color="auto"/>
      </w:divBdr>
    </w:div>
    <w:div w:id="17702312">
      <w:bodyDiv w:val="1"/>
      <w:marLeft w:val="0"/>
      <w:marRight w:val="0"/>
      <w:marTop w:val="0"/>
      <w:marBottom w:val="0"/>
      <w:divBdr>
        <w:top w:val="none" w:sz="0" w:space="0" w:color="auto"/>
        <w:left w:val="none" w:sz="0" w:space="0" w:color="auto"/>
        <w:bottom w:val="none" w:sz="0" w:space="0" w:color="auto"/>
        <w:right w:val="none" w:sz="0" w:space="0" w:color="auto"/>
      </w:divBdr>
    </w:div>
    <w:div w:id="18090423">
      <w:bodyDiv w:val="1"/>
      <w:marLeft w:val="0"/>
      <w:marRight w:val="0"/>
      <w:marTop w:val="0"/>
      <w:marBottom w:val="0"/>
      <w:divBdr>
        <w:top w:val="none" w:sz="0" w:space="0" w:color="auto"/>
        <w:left w:val="none" w:sz="0" w:space="0" w:color="auto"/>
        <w:bottom w:val="none" w:sz="0" w:space="0" w:color="auto"/>
        <w:right w:val="none" w:sz="0" w:space="0" w:color="auto"/>
      </w:divBdr>
    </w:div>
    <w:div w:id="20981698">
      <w:bodyDiv w:val="1"/>
      <w:marLeft w:val="0"/>
      <w:marRight w:val="0"/>
      <w:marTop w:val="0"/>
      <w:marBottom w:val="0"/>
      <w:divBdr>
        <w:top w:val="none" w:sz="0" w:space="0" w:color="auto"/>
        <w:left w:val="none" w:sz="0" w:space="0" w:color="auto"/>
        <w:bottom w:val="none" w:sz="0" w:space="0" w:color="auto"/>
        <w:right w:val="none" w:sz="0" w:space="0" w:color="auto"/>
      </w:divBdr>
    </w:div>
    <w:div w:id="23596966">
      <w:bodyDiv w:val="1"/>
      <w:marLeft w:val="0"/>
      <w:marRight w:val="0"/>
      <w:marTop w:val="0"/>
      <w:marBottom w:val="0"/>
      <w:divBdr>
        <w:top w:val="none" w:sz="0" w:space="0" w:color="auto"/>
        <w:left w:val="none" w:sz="0" w:space="0" w:color="auto"/>
        <w:bottom w:val="none" w:sz="0" w:space="0" w:color="auto"/>
        <w:right w:val="none" w:sz="0" w:space="0" w:color="auto"/>
      </w:divBdr>
    </w:div>
    <w:div w:id="23601047">
      <w:bodyDiv w:val="1"/>
      <w:marLeft w:val="0"/>
      <w:marRight w:val="0"/>
      <w:marTop w:val="0"/>
      <w:marBottom w:val="0"/>
      <w:divBdr>
        <w:top w:val="none" w:sz="0" w:space="0" w:color="auto"/>
        <w:left w:val="none" w:sz="0" w:space="0" w:color="auto"/>
        <w:bottom w:val="none" w:sz="0" w:space="0" w:color="auto"/>
        <w:right w:val="none" w:sz="0" w:space="0" w:color="auto"/>
      </w:divBdr>
    </w:div>
    <w:div w:id="24255891">
      <w:bodyDiv w:val="1"/>
      <w:marLeft w:val="0"/>
      <w:marRight w:val="0"/>
      <w:marTop w:val="0"/>
      <w:marBottom w:val="0"/>
      <w:divBdr>
        <w:top w:val="none" w:sz="0" w:space="0" w:color="auto"/>
        <w:left w:val="none" w:sz="0" w:space="0" w:color="auto"/>
        <w:bottom w:val="none" w:sz="0" w:space="0" w:color="auto"/>
        <w:right w:val="none" w:sz="0" w:space="0" w:color="auto"/>
      </w:divBdr>
    </w:div>
    <w:div w:id="24328840">
      <w:bodyDiv w:val="1"/>
      <w:marLeft w:val="0"/>
      <w:marRight w:val="0"/>
      <w:marTop w:val="0"/>
      <w:marBottom w:val="0"/>
      <w:divBdr>
        <w:top w:val="none" w:sz="0" w:space="0" w:color="auto"/>
        <w:left w:val="none" w:sz="0" w:space="0" w:color="auto"/>
        <w:bottom w:val="none" w:sz="0" w:space="0" w:color="auto"/>
        <w:right w:val="none" w:sz="0" w:space="0" w:color="auto"/>
      </w:divBdr>
    </w:div>
    <w:div w:id="24671776">
      <w:bodyDiv w:val="1"/>
      <w:marLeft w:val="0"/>
      <w:marRight w:val="0"/>
      <w:marTop w:val="0"/>
      <w:marBottom w:val="0"/>
      <w:divBdr>
        <w:top w:val="none" w:sz="0" w:space="0" w:color="auto"/>
        <w:left w:val="none" w:sz="0" w:space="0" w:color="auto"/>
        <w:bottom w:val="none" w:sz="0" w:space="0" w:color="auto"/>
        <w:right w:val="none" w:sz="0" w:space="0" w:color="auto"/>
      </w:divBdr>
    </w:div>
    <w:div w:id="26032557">
      <w:bodyDiv w:val="1"/>
      <w:marLeft w:val="0"/>
      <w:marRight w:val="0"/>
      <w:marTop w:val="0"/>
      <w:marBottom w:val="0"/>
      <w:divBdr>
        <w:top w:val="none" w:sz="0" w:space="0" w:color="auto"/>
        <w:left w:val="none" w:sz="0" w:space="0" w:color="auto"/>
        <w:bottom w:val="none" w:sz="0" w:space="0" w:color="auto"/>
        <w:right w:val="none" w:sz="0" w:space="0" w:color="auto"/>
      </w:divBdr>
    </w:div>
    <w:div w:id="26300750">
      <w:bodyDiv w:val="1"/>
      <w:marLeft w:val="0"/>
      <w:marRight w:val="0"/>
      <w:marTop w:val="0"/>
      <w:marBottom w:val="0"/>
      <w:divBdr>
        <w:top w:val="none" w:sz="0" w:space="0" w:color="auto"/>
        <w:left w:val="none" w:sz="0" w:space="0" w:color="auto"/>
        <w:bottom w:val="none" w:sz="0" w:space="0" w:color="auto"/>
        <w:right w:val="none" w:sz="0" w:space="0" w:color="auto"/>
      </w:divBdr>
    </w:div>
    <w:div w:id="30347079">
      <w:bodyDiv w:val="1"/>
      <w:marLeft w:val="0"/>
      <w:marRight w:val="0"/>
      <w:marTop w:val="0"/>
      <w:marBottom w:val="0"/>
      <w:divBdr>
        <w:top w:val="none" w:sz="0" w:space="0" w:color="auto"/>
        <w:left w:val="none" w:sz="0" w:space="0" w:color="auto"/>
        <w:bottom w:val="none" w:sz="0" w:space="0" w:color="auto"/>
        <w:right w:val="none" w:sz="0" w:space="0" w:color="auto"/>
      </w:divBdr>
    </w:div>
    <w:div w:id="31619057">
      <w:bodyDiv w:val="1"/>
      <w:marLeft w:val="0"/>
      <w:marRight w:val="0"/>
      <w:marTop w:val="0"/>
      <w:marBottom w:val="0"/>
      <w:divBdr>
        <w:top w:val="none" w:sz="0" w:space="0" w:color="auto"/>
        <w:left w:val="none" w:sz="0" w:space="0" w:color="auto"/>
        <w:bottom w:val="none" w:sz="0" w:space="0" w:color="auto"/>
        <w:right w:val="none" w:sz="0" w:space="0" w:color="auto"/>
      </w:divBdr>
    </w:div>
    <w:div w:id="32078800">
      <w:bodyDiv w:val="1"/>
      <w:marLeft w:val="0"/>
      <w:marRight w:val="0"/>
      <w:marTop w:val="0"/>
      <w:marBottom w:val="0"/>
      <w:divBdr>
        <w:top w:val="none" w:sz="0" w:space="0" w:color="auto"/>
        <w:left w:val="none" w:sz="0" w:space="0" w:color="auto"/>
        <w:bottom w:val="none" w:sz="0" w:space="0" w:color="auto"/>
        <w:right w:val="none" w:sz="0" w:space="0" w:color="auto"/>
      </w:divBdr>
    </w:div>
    <w:div w:id="34620989">
      <w:bodyDiv w:val="1"/>
      <w:marLeft w:val="0"/>
      <w:marRight w:val="0"/>
      <w:marTop w:val="0"/>
      <w:marBottom w:val="0"/>
      <w:divBdr>
        <w:top w:val="none" w:sz="0" w:space="0" w:color="auto"/>
        <w:left w:val="none" w:sz="0" w:space="0" w:color="auto"/>
        <w:bottom w:val="none" w:sz="0" w:space="0" w:color="auto"/>
        <w:right w:val="none" w:sz="0" w:space="0" w:color="auto"/>
      </w:divBdr>
    </w:div>
    <w:div w:id="37633175">
      <w:bodyDiv w:val="1"/>
      <w:marLeft w:val="0"/>
      <w:marRight w:val="0"/>
      <w:marTop w:val="0"/>
      <w:marBottom w:val="0"/>
      <w:divBdr>
        <w:top w:val="none" w:sz="0" w:space="0" w:color="auto"/>
        <w:left w:val="none" w:sz="0" w:space="0" w:color="auto"/>
        <w:bottom w:val="none" w:sz="0" w:space="0" w:color="auto"/>
        <w:right w:val="none" w:sz="0" w:space="0" w:color="auto"/>
      </w:divBdr>
    </w:div>
    <w:div w:id="37972965">
      <w:bodyDiv w:val="1"/>
      <w:marLeft w:val="0"/>
      <w:marRight w:val="0"/>
      <w:marTop w:val="0"/>
      <w:marBottom w:val="0"/>
      <w:divBdr>
        <w:top w:val="none" w:sz="0" w:space="0" w:color="auto"/>
        <w:left w:val="none" w:sz="0" w:space="0" w:color="auto"/>
        <w:bottom w:val="none" w:sz="0" w:space="0" w:color="auto"/>
        <w:right w:val="none" w:sz="0" w:space="0" w:color="auto"/>
      </w:divBdr>
    </w:div>
    <w:div w:id="38289428">
      <w:bodyDiv w:val="1"/>
      <w:marLeft w:val="0"/>
      <w:marRight w:val="0"/>
      <w:marTop w:val="0"/>
      <w:marBottom w:val="0"/>
      <w:divBdr>
        <w:top w:val="none" w:sz="0" w:space="0" w:color="auto"/>
        <w:left w:val="none" w:sz="0" w:space="0" w:color="auto"/>
        <w:bottom w:val="none" w:sz="0" w:space="0" w:color="auto"/>
        <w:right w:val="none" w:sz="0" w:space="0" w:color="auto"/>
      </w:divBdr>
    </w:div>
    <w:div w:id="38826612">
      <w:bodyDiv w:val="1"/>
      <w:marLeft w:val="0"/>
      <w:marRight w:val="0"/>
      <w:marTop w:val="0"/>
      <w:marBottom w:val="0"/>
      <w:divBdr>
        <w:top w:val="none" w:sz="0" w:space="0" w:color="auto"/>
        <w:left w:val="none" w:sz="0" w:space="0" w:color="auto"/>
        <w:bottom w:val="none" w:sz="0" w:space="0" w:color="auto"/>
        <w:right w:val="none" w:sz="0" w:space="0" w:color="auto"/>
      </w:divBdr>
    </w:div>
    <w:div w:id="41247365">
      <w:bodyDiv w:val="1"/>
      <w:marLeft w:val="0"/>
      <w:marRight w:val="0"/>
      <w:marTop w:val="0"/>
      <w:marBottom w:val="0"/>
      <w:divBdr>
        <w:top w:val="none" w:sz="0" w:space="0" w:color="auto"/>
        <w:left w:val="none" w:sz="0" w:space="0" w:color="auto"/>
        <w:bottom w:val="none" w:sz="0" w:space="0" w:color="auto"/>
        <w:right w:val="none" w:sz="0" w:space="0" w:color="auto"/>
      </w:divBdr>
    </w:div>
    <w:div w:id="43143170">
      <w:bodyDiv w:val="1"/>
      <w:marLeft w:val="0"/>
      <w:marRight w:val="0"/>
      <w:marTop w:val="0"/>
      <w:marBottom w:val="0"/>
      <w:divBdr>
        <w:top w:val="none" w:sz="0" w:space="0" w:color="auto"/>
        <w:left w:val="none" w:sz="0" w:space="0" w:color="auto"/>
        <w:bottom w:val="none" w:sz="0" w:space="0" w:color="auto"/>
        <w:right w:val="none" w:sz="0" w:space="0" w:color="auto"/>
      </w:divBdr>
    </w:div>
    <w:div w:id="44723852">
      <w:bodyDiv w:val="1"/>
      <w:marLeft w:val="0"/>
      <w:marRight w:val="0"/>
      <w:marTop w:val="0"/>
      <w:marBottom w:val="0"/>
      <w:divBdr>
        <w:top w:val="none" w:sz="0" w:space="0" w:color="auto"/>
        <w:left w:val="none" w:sz="0" w:space="0" w:color="auto"/>
        <w:bottom w:val="none" w:sz="0" w:space="0" w:color="auto"/>
        <w:right w:val="none" w:sz="0" w:space="0" w:color="auto"/>
      </w:divBdr>
    </w:div>
    <w:div w:id="46027816">
      <w:bodyDiv w:val="1"/>
      <w:marLeft w:val="0"/>
      <w:marRight w:val="0"/>
      <w:marTop w:val="0"/>
      <w:marBottom w:val="0"/>
      <w:divBdr>
        <w:top w:val="none" w:sz="0" w:space="0" w:color="auto"/>
        <w:left w:val="none" w:sz="0" w:space="0" w:color="auto"/>
        <w:bottom w:val="none" w:sz="0" w:space="0" w:color="auto"/>
        <w:right w:val="none" w:sz="0" w:space="0" w:color="auto"/>
      </w:divBdr>
    </w:div>
    <w:div w:id="46077857">
      <w:bodyDiv w:val="1"/>
      <w:marLeft w:val="0"/>
      <w:marRight w:val="0"/>
      <w:marTop w:val="0"/>
      <w:marBottom w:val="0"/>
      <w:divBdr>
        <w:top w:val="none" w:sz="0" w:space="0" w:color="auto"/>
        <w:left w:val="none" w:sz="0" w:space="0" w:color="auto"/>
        <w:bottom w:val="none" w:sz="0" w:space="0" w:color="auto"/>
        <w:right w:val="none" w:sz="0" w:space="0" w:color="auto"/>
      </w:divBdr>
    </w:div>
    <w:div w:id="49619739">
      <w:bodyDiv w:val="1"/>
      <w:marLeft w:val="0"/>
      <w:marRight w:val="0"/>
      <w:marTop w:val="0"/>
      <w:marBottom w:val="0"/>
      <w:divBdr>
        <w:top w:val="none" w:sz="0" w:space="0" w:color="auto"/>
        <w:left w:val="none" w:sz="0" w:space="0" w:color="auto"/>
        <w:bottom w:val="none" w:sz="0" w:space="0" w:color="auto"/>
        <w:right w:val="none" w:sz="0" w:space="0" w:color="auto"/>
      </w:divBdr>
    </w:div>
    <w:div w:id="57676543">
      <w:bodyDiv w:val="1"/>
      <w:marLeft w:val="0"/>
      <w:marRight w:val="0"/>
      <w:marTop w:val="0"/>
      <w:marBottom w:val="0"/>
      <w:divBdr>
        <w:top w:val="none" w:sz="0" w:space="0" w:color="auto"/>
        <w:left w:val="none" w:sz="0" w:space="0" w:color="auto"/>
        <w:bottom w:val="none" w:sz="0" w:space="0" w:color="auto"/>
        <w:right w:val="none" w:sz="0" w:space="0" w:color="auto"/>
      </w:divBdr>
    </w:div>
    <w:div w:id="57944545">
      <w:bodyDiv w:val="1"/>
      <w:marLeft w:val="0"/>
      <w:marRight w:val="0"/>
      <w:marTop w:val="0"/>
      <w:marBottom w:val="0"/>
      <w:divBdr>
        <w:top w:val="none" w:sz="0" w:space="0" w:color="auto"/>
        <w:left w:val="none" w:sz="0" w:space="0" w:color="auto"/>
        <w:bottom w:val="none" w:sz="0" w:space="0" w:color="auto"/>
        <w:right w:val="none" w:sz="0" w:space="0" w:color="auto"/>
      </w:divBdr>
    </w:div>
    <w:div w:id="58752982">
      <w:bodyDiv w:val="1"/>
      <w:marLeft w:val="0"/>
      <w:marRight w:val="0"/>
      <w:marTop w:val="0"/>
      <w:marBottom w:val="0"/>
      <w:divBdr>
        <w:top w:val="none" w:sz="0" w:space="0" w:color="auto"/>
        <w:left w:val="none" w:sz="0" w:space="0" w:color="auto"/>
        <w:bottom w:val="none" w:sz="0" w:space="0" w:color="auto"/>
        <w:right w:val="none" w:sz="0" w:space="0" w:color="auto"/>
      </w:divBdr>
    </w:div>
    <w:div w:id="58869787">
      <w:bodyDiv w:val="1"/>
      <w:marLeft w:val="0"/>
      <w:marRight w:val="0"/>
      <w:marTop w:val="0"/>
      <w:marBottom w:val="0"/>
      <w:divBdr>
        <w:top w:val="none" w:sz="0" w:space="0" w:color="auto"/>
        <w:left w:val="none" w:sz="0" w:space="0" w:color="auto"/>
        <w:bottom w:val="none" w:sz="0" w:space="0" w:color="auto"/>
        <w:right w:val="none" w:sz="0" w:space="0" w:color="auto"/>
      </w:divBdr>
    </w:div>
    <w:div w:id="59838165">
      <w:bodyDiv w:val="1"/>
      <w:marLeft w:val="0"/>
      <w:marRight w:val="0"/>
      <w:marTop w:val="0"/>
      <w:marBottom w:val="0"/>
      <w:divBdr>
        <w:top w:val="none" w:sz="0" w:space="0" w:color="auto"/>
        <w:left w:val="none" w:sz="0" w:space="0" w:color="auto"/>
        <w:bottom w:val="none" w:sz="0" w:space="0" w:color="auto"/>
        <w:right w:val="none" w:sz="0" w:space="0" w:color="auto"/>
      </w:divBdr>
    </w:div>
    <w:div w:id="60450543">
      <w:bodyDiv w:val="1"/>
      <w:marLeft w:val="0"/>
      <w:marRight w:val="0"/>
      <w:marTop w:val="0"/>
      <w:marBottom w:val="0"/>
      <w:divBdr>
        <w:top w:val="none" w:sz="0" w:space="0" w:color="auto"/>
        <w:left w:val="none" w:sz="0" w:space="0" w:color="auto"/>
        <w:bottom w:val="none" w:sz="0" w:space="0" w:color="auto"/>
        <w:right w:val="none" w:sz="0" w:space="0" w:color="auto"/>
      </w:divBdr>
    </w:div>
    <w:div w:id="61490700">
      <w:bodyDiv w:val="1"/>
      <w:marLeft w:val="0"/>
      <w:marRight w:val="0"/>
      <w:marTop w:val="0"/>
      <w:marBottom w:val="0"/>
      <w:divBdr>
        <w:top w:val="none" w:sz="0" w:space="0" w:color="auto"/>
        <w:left w:val="none" w:sz="0" w:space="0" w:color="auto"/>
        <w:bottom w:val="none" w:sz="0" w:space="0" w:color="auto"/>
        <w:right w:val="none" w:sz="0" w:space="0" w:color="auto"/>
      </w:divBdr>
      <w:divsChild>
        <w:div w:id="1554924711">
          <w:marLeft w:val="0"/>
          <w:marRight w:val="0"/>
          <w:marTop w:val="0"/>
          <w:marBottom w:val="0"/>
          <w:divBdr>
            <w:top w:val="none" w:sz="0" w:space="0" w:color="auto"/>
            <w:left w:val="none" w:sz="0" w:space="0" w:color="auto"/>
            <w:bottom w:val="none" w:sz="0" w:space="0" w:color="auto"/>
            <w:right w:val="none" w:sz="0" w:space="0" w:color="auto"/>
          </w:divBdr>
        </w:div>
      </w:divsChild>
    </w:div>
    <w:div w:id="64569032">
      <w:bodyDiv w:val="1"/>
      <w:marLeft w:val="0"/>
      <w:marRight w:val="0"/>
      <w:marTop w:val="0"/>
      <w:marBottom w:val="0"/>
      <w:divBdr>
        <w:top w:val="none" w:sz="0" w:space="0" w:color="auto"/>
        <w:left w:val="none" w:sz="0" w:space="0" w:color="auto"/>
        <w:bottom w:val="none" w:sz="0" w:space="0" w:color="auto"/>
        <w:right w:val="none" w:sz="0" w:space="0" w:color="auto"/>
      </w:divBdr>
    </w:div>
    <w:div w:id="64963503">
      <w:bodyDiv w:val="1"/>
      <w:marLeft w:val="0"/>
      <w:marRight w:val="0"/>
      <w:marTop w:val="0"/>
      <w:marBottom w:val="0"/>
      <w:divBdr>
        <w:top w:val="none" w:sz="0" w:space="0" w:color="auto"/>
        <w:left w:val="none" w:sz="0" w:space="0" w:color="auto"/>
        <w:bottom w:val="none" w:sz="0" w:space="0" w:color="auto"/>
        <w:right w:val="none" w:sz="0" w:space="0" w:color="auto"/>
      </w:divBdr>
    </w:div>
    <w:div w:id="65809937">
      <w:bodyDiv w:val="1"/>
      <w:marLeft w:val="0"/>
      <w:marRight w:val="0"/>
      <w:marTop w:val="0"/>
      <w:marBottom w:val="0"/>
      <w:divBdr>
        <w:top w:val="none" w:sz="0" w:space="0" w:color="auto"/>
        <w:left w:val="none" w:sz="0" w:space="0" w:color="auto"/>
        <w:bottom w:val="none" w:sz="0" w:space="0" w:color="auto"/>
        <w:right w:val="none" w:sz="0" w:space="0" w:color="auto"/>
      </w:divBdr>
    </w:div>
    <w:div w:id="66198230">
      <w:bodyDiv w:val="1"/>
      <w:marLeft w:val="0"/>
      <w:marRight w:val="0"/>
      <w:marTop w:val="0"/>
      <w:marBottom w:val="0"/>
      <w:divBdr>
        <w:top w:val="none" w:sz="0" w:space="0" w:color="auto"/>
        <w:left w:val="none" w:sz="0" w:space="0" w:color="auto"/>
        <w:bottom w:val="none" w:sz="0" w:space="0" w:color="auto"/>
        <w:right w:val="none" w:sz="0" w:space="0" w:color="auto"/>
      </w:divBdr>
    </w:div>
    <w:div w:id="71709329">
      <w:bodyDiv w:val="1"/>
      <w:marLeft w:val="0"/>
      <w:marRight w:val="0"/>
      <w:marTop w:val="0"/>
      <w:marBottom w:val="0"/>
      <w:divBdr>
        <w:top w:val="none" w:sz="0" w:space="0" w:color="auto"/>
        <w:left w:val="none" w:sz="0" w:space="0" w:color="auto"/>
        <w:bottom w:val="none" w:sz="0" w:space="0" w:color="auto"/>
        <w:right w:val="none" w:sz="0" w:space="0" w:color="auto"/>
      </w:divBdr>
    </w:div>
    <w:div w:id="72052512">
      <w:bodyDiv w:val="1"/>
      <w:marLeft w:val="0"/>
      <w:marRight w:val="0"/>
      <w:marTop w:val="0"/>
      <w:marBottom w:val="0"/>
      <w:divBdr>
        <w:top w:val="none" w:sz="0" w:space="0" w:color="auto"/>
        <w:left w:val="none" w:sz="0" w:space="0" w:color="auto"/>
        <w:bottom w:val="none" w:sz="0" w:space="0" w:color="auto"/>
        <w:right w:val="none" w:sz="0" w:space="0" w:color="auto"/>
      </w:divBdr>
    </w:div>
    <w:div w:id="72433882">
      <w:bodyDiv w:val="1"/>
      <w:marLeft w:val="0"/>
      <w:marRight w:val="0"/>
      <w:marTop w:val="0"/>
      <w:marBottom w:val="0"/>
      <w:divBdr>
        <w:top w:val="none" w:sz="0" w:space="0" w:color="auto"/>
        <w:left w:val="none" w:sz="0" w:space="0" w:color="auto"/>
        <w:bottom w:val="none" w:sz="0" w:space="0" w:color="auto"/>
        <w:right w:val="none" w:sz="0" w:space="0" w:color="auto"/>
      </w:divBdr>
    </w:div>
    <w:div w:id="76875122">
      <w:bodyDiv w:val="1"/>
      <w:marLeft w:val="0"/>
      <w:marRight w:val="0"/>
      <w:marTop w:val="0"/>
      <w:marBottom w:val="0"/>
      <w:divBdr>
        <w:top w:val="none" w:sz="0" w:space="0" w:color="auto"/>
        <w:left w:val="none" w:sz="0" w:space="0" w:color="auto"/>
        <w:bottom w:val="none" w:sz="0" w:space="0" w:color="auto"/>
        <w:right w:val="none" w:sz="0" w:space="0" w:color="auto"/>
      </w:divBdr>
    </w:div>
    <w:div w:id="82066281">
      <w:bodyDiv w:val="1"/>
      <w:marLeft w:val="0"/>
      <w:marRight w:val="0"/>
      <w:marTop w:val="0"/>
      <w:marBottom w:val="0"/>
      <w:divBdr>
        <w:top w:val="none" w:sz="0" w:space="0" w:color="auto"/>
        <w:left w:val="none" w:sz="0" w:space="0" w:color="auto"/>
        <w:bottom w:val="none" w:sz="0" w:space="0" w:color="auto"/>
        <w:right w:val="none" w:sz="0" w:space="0" w:color="auto"/>
      </w:divBdr>
    </w:div>
    <w:div w:id="83845033">
      <w:bodyDiv w:val="1"/>
      <w:marLeft w:val="0"/>
      <w:marRight w:val="0"/>
      <w:marTop w:val="0"/>
      <w:marBottom w:val="0"/>
      <w:divBdr>
        <w:top w:val="none" w:sz="0" w:space="0" w:color="auto"/>
        <w:left w:val="none" w:sz="0" w:space="0" w:color="auto"/>
        <w:bottom w:val="none" w:sz="0" w:space="0" w:color="auto"/>
        <w:right w:val="none" w:sz="0" w:space="0" w:color="auto"/>
      </w:divBdr>
    </w:div>
    <w:div w:id="86075352">
      <w:bodyDiv w:val="1"/>
      <w:marLeft w:val="0"/>
      <w:marRight w:val="0"/>
      <w:marTop w:val="0"/>
      <w:marBottom w:val="0"/>
      <w:divBdr>
        <w:top w:val="none" w:sz="0" w:space="0" w:color="auto"/>
        <w:left w:val="none" w:sz="0" w:space="0" w:color="auto"/>
        <w:bottom w:val="none" w:sz="0" w:space="0" w:color="auto"/>
        <w:right w:val="none" w:sz="0" w:space="0" w:color="auto"/>
      </w:divBdr>
    </w:div>
    <w:div w:id="89349996">
      <w:bodyDiv w:val="1"/>
      <w:marLeft w:val="0"/>
      <w:marRight w:val="0"/>
      <w:marTop w:val="0"/>
      <w:marBottom w:val="0"/>
      <w:divBdr>
        <w:top w:val="none" w:sz="0" w:space="0" w:color="auto"/>
        <w:left w:val="none" w:sz="0" w:space="0" w:color="auto"/>
        <w:bottom w:val="none" w:sz="0" w:space="0" w:color="auto"/>
        <w:right w:val="none" w:sz="0" w:space="0" w:color="auto"/>
      </w:divBdr>
    </w:div>
    <w:div w:id="91710281">
      <w:bodyDiv w:val="1"/>
      <w:marLeft w:val="0"/>
      <w:marRight w:val="0"/>
      <w:marTop w:val="0"/>
      <w:marBottom w:val="0"/>
      <w:divBdr>
        <w:top w:val="none" w:sz="0" w:space="0" w:color="auto"/>
        <w:left w:val="none" w:sz="0" w:space="0" w:color="auto"/>
        <w:bottom w:val="none" w:sz="0" w:space="0" w:color="auto"/>
        <w:right w:val="none" w:sz="0" w:space="0" w:color="auto"/>
      </w:divBdr>
    </w:div>
    <w:div w:id="95098027">
      <w:bodyDiv w:val="1"/>
      <w:marLeft w:val="0"/>
      <w:marRight w:val="0"/>
      <w:marTop w:val="0"/>
      <w:marBottom w:val="0"/>
      <w:divBdr>
        <w:top w:val="none" w:sz="0" w:space="0" w:color="auto"/>
        <w:left w:val="none" w:sz="0" w:space="0" w:color="auto"/>
        <w:bottom w:val="none" w:sz="0" w:space="0" w:color="auto"/>
        <w:right w:val="none" w:sz="0" w:space="0" w:color="auto"/>
      </w:divBdr>
    </w:div>
    <w:div w:id="96558863">
      <w:bodyDiv w:val="1"/>
      <w:marLeft w:val="0"/>
      <w:marRight w:val="0"/>
      <w:marTop w:val="0"/>
      <w:marBottom w:val="0"/>
      <w:divBdr>
        <w:top w:val="none" w:sz="0" w:space="0" w:color="auto"/>
        <w:left w:val="none" w:sz="0" w:space="0" w:color="auto"/>
        <w:bottom w:val="none" w:sz="0" w:space="0" w:color="auto"/>
        <w:right w:val="none" w:sz="0" w:space="0" w:color="auto"/>
      </w:divBdr>
    </w:div>
    <w:div w:id="97481628">
      <w:bodyDiv w:val="1"/>
      <w:marLeft w:val="0"/>
      <w:marRight w:val="0"/>
      <w:marTop w:val="0"/>
      <w:marBottom w:val="0"/>
      <w:divBdr>
        <w:top w:val="none" w:sz="0" w:space="0" w:color="auto"/>
        <w:left w:val="none" w:sz="0" w:space="0" w:color="auto"/>
        <w:bottom w:val="none" w:sz="0" w:space="0" w:color="auto"/>
        <w:right w:val="none" w:sz="0" w:space="0" w:color="auto"/>
      </w:divBdr>
    </w:div>
    <w:div w:id="99960324">
      <w:bodyDiv w:val="1"/>
      <w:marLeft w:val="0"/>
      <w:marRight w:val="0"/>
      <w:marTop w:val="0"/>
      <w:marBottom w:val="0"/>
      <w:divBdr>
        <w:top w:val="none" w:sz="0" w:space="0" w:color="auto"/>
        <w:left w:val="none" w:sz="0" w:space="0" w:color="auto"/>
        <w:bottom w:val="none" w:sz="0" w:space="0" w:color="auto"/>
        <w:right w:val="none" w:sz="0" w:space="0" w:color="auto"/>
      </w:divBdr>
    </w:div>
    <w:div w:id="100228063">
      <w:bodyDiv w:val="1"/>
      <w:marLeft w:val="0"/>
      <w:marRight w:val="0"/>
      <w:marTop w:val="0"/>
      <w:marBottom w:val="0"/>
      <w:divBdr>
        <w:top w:val="none" w:sz="0" w:space="0" w:color="auto"/>
        <w:left w:val="none" w:sz="0" w:space="0" w:color="auto"/>
        <w:bottom w:val="none" w:sz="0" w:space="0" w:color="auto"/>
        <w:right w:val="none" w:sz="0" w:space="0" w:color="auto"/>
      </w:divBdr>
    </w:div>
    <w:div w:id="101073190">
      <w:bodyDiv w:val="1"/>
      <w:marLeft w:val="0"/>
      <w:marRight w:val="0"/>
      <w:marTop w:val="0"/>
      <w:marBottom w:val="0"/>
      <w:divBdr>
        <w:top w:val="none" w:sz="0" w:space="0" w:color="auto"/>
        <w:left w:val="none" w:sz="0" w:space="0" w:color="auto"/>
        <w:bottom w:val="none" w:sz="0" w:space="0" w:color="auto"/>
        <w:right w:val="none" w:sz="0" w:space="0" w:color="auto"/>
      </w:divBdr>
    </w:div>
    <w:div w:id="101805444">
      <w:bodyDiv w:val="1"/>
      <w:marLeft w:val="0"/>
      <w:marRight w:val="0"/>
      <w:marTop w:val="0"/>
      <w:marBottom w:val="0"/>
      <w:divBdr>
        <w:top w:val="none" w:sz="0" w:space="0" w:color="auto"/>
        <w:left w:val="none" w:sz="0" w:space="0" w:color="auto"/>
        <w:bottom w:val="none" w:sz="0" w:space="0" w:color="auto"/>
        <w:right w:val="none" w:sz="0" w:space="0" w:color="auto"/>
      </w:divBdr>
    </w:div>
    <w:div w:id="103502280">
      <w:bodyDiv w:val="1"/>
      <w:marLeft w:val="0"/>
      <w:marRight w:val="0"/>
      <w:marTop w:val="0"/>
      <w:marBottom w:val="0"/>
      <w:divBdr>
        <w:top w:val="none" w:sz="0" w:space="0" w:color="auto"/>
        <w:left w:val="none" w:sz="0" w:space="0" w:color="auto"/>
        <w:bottom w:val="none" w:sz="0" w:space="0" w:color="auto"/>
        <w:right w:val="none" w:sz="0" w:space="0" w:color="auto"/>
      </w:divBdr>
    </w:div>
    <w:div w:id="104661308">
      <w:bodyDiv w:val="1"/>
      <w:marLeft w:val="0"/>
      <w:marRight w:val="0"/>
      <w:marTop w:val="0"/>
      <w:marBottom w:val="0"/>
      <w:divBdr>
        <w:top w:val="none" w:sz="0" w:space="0" w:color="auto"/>
        <w:left w:val="none" w:sz="0" w:space="0" w:color="auto"/>
        <w:bottom w:val="none" w:sz="0" w:space="0" w:color="auto"/>
        <w:right w:val="none" w:sz="0" w:space="0" w:color="auto"/>
      </w:divBdr>
    </w:div>
    <w:div w:id="106898187">
      <w:bodyDiv w:val="1"/>
      <w:marLeft w:val="0"/>
      <w:marRight w:val="0"/>
      <w:marTop w:val="0"/>
      <w:marBottom w:val="0"/>
      <w:divBdr>
        <w:top w:val="none" w:sz="0" w:space="0" w:color="auto"/>
        <w:left w:val="none" w:sz="0" w:space="0" w:color="auto"/>
        <w:bottom w:val="none" w:sz="0" w:space="0" w:color="auto"/>
        <w:right w:val="none" w:sz="0" w:space="0" w:color="auto"/>
      </w:divBdr>
    </w:div>
    <w:div w:id="108747184">
      <w:bodyDiv w:val="1"/>
      <w:marLeft w:val="0"/>
      <w:marRight w:val="0"/>
      <w:marTop w:val="0"/>
      <w:marBottom w:val="0"/>
      <w:divBdr>
        <w:top w:val="none" w:sz="0" w:space="0" w:color="auto"/>
        <w:left w:val="none" w:sz="0" w:space="0" w:color="auto"/>
        <w:bottom w:val="none" w:sz="0" w:space="0" w:color="auto"/>
        <w:right w:val="none" w:sz="0" w:space="0" w:color="auto"/>
      </w:divBdr>
    </w:div>
    <w:div w:id="113184332">
      <w:bodyDiv w:val="1"/>
      <w:marLeft w:val="0"/>
      <w:marRight w:val="0"/>
      <w:marTop w:val="0"/>
      <w:marBottom w:val="0"/>
      <w:divBdr>
        <w:top w:val="none" w:sz="0" w:space="0" w:color="auto"/>
        <w:left w:val="none" w:sz="0" w:space="0" w:color="auto"/>
        <w:bottom w:val="none" w:sz="0" w:space="0" w:color="auto"/>
        <w:right w:val="none" w:sz="0" w:space="0" w:color="auto"/>
      </w:divBdr>
    </w:div>
    <w:div w:id="115023437">
      <w:bodyDiv w:val="1"/>
      <w:marLeft w:val="0"/>
      <w:marRight w:val="0"/>
      <w:marTop w:val="0"/>
      <w:marBottom w:val="0"/>
      <w:divBdr>
        <w:top w:val="none" w:sz="0" w:space="0" w:color="auto"/>
        <w:left w:val="none" w:sz="0" w:space="0" w:color="auto"/>
        <w:bottom w:val="none" w:sz="0" w:space="0" w:color="auto"/>
        <w:right w:val="none" w:sz="0" w:space="0" w:color="auto"/>
      </w:divBdr>
    </w:div>
    <w:div w:id="116342645">
      <w:bodyDiv w:val="1"/>
      <w:marLeft w:val="0"/>
      <w:marRight w:val="0"/>
      <w:marTop w:val="0"/>
      <w:marBottom w:val="0"/>
      <w:divBdr>
        <w:top w:val="none" w:sz="0" w:space="0" w:color="auto"/>
        <w:left w:val="none" w:sz="0" w:space="0" w:color="auto"/>
        <w:bottom w:val="none" w:sz="0" w:space="0" w:color="auto"/>
        <w:right w:val="none" w:sz="0" w:space="0" w:color="auto"/>
      </w:divBdr>
    </w:div>
    <w:div w:id="117258837">
      <w:bodyDiv w:val="1"/>
      <w:marLeft w:val="0"/>
      <w:marRight w:val="0"/>
      <w:marTop w:val="0"/>
      <w:marBottom w:val="0"/>
      <w:divBdr>
        <w:top w:val="none" w:sz="0" w:space="0" w:color="auto"/>
        <w:left w:val="none" w:sz="0" w:space="0" w:color="auto"/>
        <w:bottom w:val="none" w:sz="0" w:space="0" w:color="auto"/>
        <w:right w:val="none" w:sz="0" w:space="0" w:color="auto"/>
      </w:divBdr>
    </w:div>
    <w:div w:id="117917011">
      <w:bodyDiv w:val="1"/>
      <w:marLeft w:val="0"/>
      <w:marRight w:val="0"/>
      <w:marTop w:val="0"/>
      <w:marBottom w:val="0"/>
      <w:divBdr>
        <w:top w:val="none" w:sz="0" w:space="0" w:color="auto"/>
        <w:left w:val="none" w:sz="0" w:space="0" w:color="auto"/>
        <w:bottom w:val="none" w:sz="0" w:space="0" w:color="auto"/>
        <w:right w:val="none" w:sz="0" w:space="0" w:color="auto"/>
      </w:divBdr>
    </w:div>
    <w:div w:id="118690915">
      <w:bodyDiv w:val="1"/>
      <w:marLeft w:val="0"/>
      <w:marRight w:val="0"/>
      <w:marTop w:val="0"/>
      <w:marBottom w:val="0"/>
      <w:divBdr>
        <w:top w:val="none" w:sz="0" w:space="0" w:color="auto"/>
        <w:left w:val="none" w:sz="0" w:space="0" w:color="auto"/>
        <w:bottom w:val="none" w:sz="0" w:space="0" w:color="auto"/>
        <w:right w:val="none" w:sz="0" w:space="0" w:color="auto"/>
      </w:divBdr>
    </w:div>
    <w:div w:id="118963539">
      <w:bodyDiv w:val="1"/>
      <w:marLeft w:val="0"/>
      <w:marRight w:val="0"/>
      <w:marTop w:val="0"/>
      <w:marBottom w:val="0"/>
      <w:divBdr>
        <w:top w:val="none" w:sz="0" w:space="0" w:color="auto"/>
        <w:left w:val="none" w:sz="0" w:space="0" w:color="auto"/>
        <w:bottom w:val="none" w:sz="0" w:space="0" w:color="auto"/>
        <w:right w:val="none" w:sz="0" w:space="0" w:color="auto"/>
      </w:divBdr>
    </w:div>
    <w:div w:id="119424685">
      <w:bodyDiv w:val="1"/>
      <w:marLeft w:val="0"/>
      <w:marRight w:val="0"/>
      <w:marTop w:val="0"/>
      <w:marBottom w:val="0"/>
      <w:divBdr>
        <w:top w:val="none" w:sz="0" w:space="0" w:color="auto"/>
        <w:left w:val="none" w:sz="0" w:space="0" w:color="auto"/>
        <w:bottom w:val="none" w:sz="0" w:space="0" w:color="auto"/>
        <w:right w:val="none" w:sz="0" w:space="0" w:color="auto"/>
      </w:divBdr>
    </w:div>
    <w:div w:id="121584877">
      <w:bodyDiv w:val="1"/>
      <w:marLeft w:val="0"/>
      <w:marRight w:val="0"/>
      <w:marTop w:val="0"/>
      <w:marBottom w:val="0"/>
      <w:divBdr>
        <w:top w:val="none" w:sz="0" w:space="0" w:color="auto"/>
        <w:left w:val="none" w:sz="0" w:space="0" w:color="auto"/>
        <w:bottom w:val="none" w:sz="0" w:space="0" w:color="auto"/>
        <w:right w:val="none" w:sz="0" w:space="0" w:color="auto"/>
      </w:divBdr>
    </w:div>
    <w:div w:id="122425971">
      <w:bodyDiv w:val="1"/>
      <w:marLeft w:val="0"/>
      <w:marRight w:val="0"/>
      <w:marTop w:val="0"/>
      <w:marBottom w:val="0"/>
      <w:divBdr>
        <w:top w:val="none" w:sz="0" w:space="0" w:color="auto"/>
        <w:left w:val="none" w:sz="0" w:space="0" w:color="auto"/>
        <w:bottom w:val="none" w:sz="0" w:space="0" w:color="auto"/>
        <w:right w:val="none" w:sz="0" w:space="0" w:color="auto"/>
      </w:divBdr>
    </w:div>
    <w:div w:id="123933621">
      <w:bodyDiv w:val="1"/>
      <w:marLeft w:val="0"/>
      <w:marRight w:val="0"/>
      <w:marTop w:val="0"/>
      <w:marBottom w:val="0"/>
      <w:divBdr>
        <w:top w:val="none" w:sz="0" w:space="0" w:color="auto"/>
        <w:left w:val="none" w:sz="0" w:space="0" w:color="auto"/>
        <w:bottom w:val="none" w:sz="0" w:space="0" w:color="auto"/>
        <w:right w:val="none" w:sz="0" w:space="0" w:color="auto"/>
      </w:divBdr>
    </w:div>
    <w:div w:id="125969846">
      <w:bodyDiv w:val="1"/>
      <w:marLeft w:val="0"/>
      <w:marRight w:val="0"/>
      <w:marTop w:val="0"/>
      <w:marBottom w:val="0"/>
      <w:divBdr>
        <w:top w:val="none" w:sz="0" w:space="0" w:color="auto"/>
        <w:left w:val="none" w:sz="0" w:space="0" w:color="auto"/>
        <w:bottom w:val="none" w:sz="0" w:space="0" w:color="auto"/>
        <w:right w:val="none" w:sz="0" w:space="0" w:color="auto"/>
      </w:divBdr>
    </w:div>
    <w:div w:id="127820936">
      <w:bodyDiv w:val="1"/>
      <w:marLeft w:val="0"/>
      <w:marRight w:val="0"/>
      <w:marTop w:val="0"/>
      <w:marBottom w:val="0"/>
      <w:divBdr>
        <w:top w:val="none" w:sz="0" w:space="0" w:color="auto"/>
        <w:left w:val="none" w:sz="0" w:space="0" w:color="auto"/>
        <w:bottom w:val="none" w:sz="0" w:space="0" w:color="auto"/>
        <w:right w:val="none" w:sz="0" w:space="0" w:color="auto"/>
      </w:divBdr>
    </w:div>
    <w:div w:id="127938718">
      <w:bodyDiv w:val="1"/>
      <w:marLeft w:val="0"/>
      <w:marRight w:val="0"/>
      <w:marTop w:val="0"/>
      <w:marBottom w:val="0"/>
      <w:divBdr>
        <w:top w:val="none" w:sz="0" w:space="0" w:color="auto"/>
        <w:left w:val="none" w:sz="0" w:space="0" w:color="auto"/>
        <w:bottom w:val="none" w:sz="0" w:space="0" w:color="auto"/>
        <w:right w:val="none" w:sz="0" w:space="0" w:color="auto"/>
      </w:divBdr>
    </w:div>
    <w:div w:id="128059813">
      <w:bodyDiv w:val="1"/>
      <w:marLeft w:val="0"/>
      <w:marRight w:val="0"/>
      <w:marTop w:val="0"/>
      <w:marBottom w:val="0"/>
      <w:divBdr>
        <w:top w:val="none" w:sz="0" w:space="0" w:color="auto"/>
        <w:left w:val="none" w:sz="0" w:space="0" w:color="auto"/>
        <w:bottom w:val="none" w:sz="0" w:space="0" w:color="auto"/>
        <w:right w:val="none" w:sz="0" w:space="0" w:color="auto"/>
      </w:divBdr>
    </w:div>
    <w:div w:id="131096833">
      <w:bodyDiv w:val="1"/>
      <w:marLeft w:val="0"/>
      <w:marRight w:val="0"/>
      <w:marTop w:val="0"/>
      <w:marBottom w:val="0"/>
      <w:divBdr>
        <w:top w:val="none" w:sz="0" w:space="0" w:color="auto"/>
        <w:left w:val="none" w:sz="0" w:space="0" w:color="auto"/>
        <w:bottom w:val="none" w:sz="0" w:space="0" w:color="auto"/>
        <w:right w:val="none" w:sz="0" w:space="0" w:color="auto"/>
      </w:divBdr>
    </w:div>
    <w:div w:id="133645347">
      <w:bodyDiv w:val="1"/>
      <w:marLeft w:val="0"/>
      <w:marRight w:val="0"/>
      <w:marTop w:val="0"/>
      <w:marBottom w:val="0"/>
      <w:divBdr>
        <w:top w:val="none" w:sz="0" w:space="0" w:color="auto"/>
        <w:left w:val="none" w:sz="0" w:space="0" w:color="auto"/>
        <w:bottom w:val="none" w:sz="0" w:space="0" w:color="auto"/>
        <w:right w:val="none" w:sz="0" w:space="0" w:color="auto"/>
      </w:divBdr>
    </w:div>
    <w:div w:id="134836402">
      <w:bodyDiv w:val="1"/>
      <w:marLeft w:val="0"/>
      <w:marRight w:val="0"/>
      <w:marTop w:val="0"/>
      <w:marBottom w:val="0"/>
      <w:divBdr>
        <w:top w:val="none" w:sz="0" w:space="0" w:color="auto"/>
        <w:left w:val="none" w:sz="0" w:space="0" w:color="auto"/>
        <w:bottom w:val="none" w:sz="0" w:space="0" w:color="auto"/>
        <w:right w:val="none" w:sz="0" w:space="0" w:color="auto"/>
      </w:divBdr>
    </w:div>
    <w:div w:id="134836638">
      <w:bodyDiv w:val="1"/>
      <w:marLeft w:val="0"/>
      <w:marRight w:val="0"/>
      <w:marTop w:val="0"/>
      <w:marBottom w:val="0"/>
      <w:divBdr>
        <w:top w:val="none" w:sz="0" w:space="0" w:color="auto"/>
        <w:left w:val="none" w:sz="0" w:space="0" w:color="auto"/>
        <w:bottom w:val="none" w:sz="0" w:space="0" w:color="auto"/>
        <w:right w:val="none" w:sz="0" w:space="0" w:color="auto"/>
      </w:divBdr>
    </w:div>
    <w:div w:id="135801722">
      <w:bodyDiv w:val="1"/>
      <w:marLeft w:val="0"/>
      <w:marRight w:val="0"/>
      <w:marTop w:val="0"/>
      <w:marBottom w:val="0"/>
      <w:divBdr>
        <w:top w:val="none" w:sz="0" w:space="0" w:color="auto"/>
        <w:left w:val="none" w:sz="0" w:space="0" w:color="auto"/>
        <w:bottom w:val="none" w:sz="0" w:space="0" w:color="auto"/>
        <w:right w:val="none" w:sz="0" w:space="0" w:color="auto"/>
      </w:divBdr>
    </w:div>
    <w:div w:id="135952085">
      <w:bodyDiv w:val="1"/>
      <w:marLeft w:val="0"/>
      <w:marRight w:val="0"/>
      <w:marTop w:val="0"/>
      <w:marBottom w:val="0"/>
      <w:divBdr>
        <w:top w:val="none" w:sz="0" w:space="0" w:color="auto"/>
        <w:left w:val="none" w:sz="0" w:space="0" w:color="auto"/>
        <w:bottom w:val="none" w:sz="0" w:space="0" w:color="auto"/>
        <w:right w:val="none" w:sz="0" w:space="0" w:color="auto"/>
      </w:divBdr>
    </w:div>
    <w:div w:id="138108789">
      <w:bodyDiv w:val="1"/>
      <w:marLeft w:val="0"/>
      <w:marRight w:val="0"/>
      <w:marTop w:val="0"/>
      <w:marBottom w:val="0"/>
      <w:divBdr>
        <w:top w:val="none" w:sz="0" w:space="0" w:color="auto"/>
        <w:left w:val="none" w:sz="0" w:space="0" w:color="auto"/>
        <w:bottom w:val="none" w:sz="0" w:space="0" w:color="auto"/>
        <w:right w:val="none" w:sz="0" w:space="0" w:color="auto"/>
      </w:divBdr>
    </w:div>
    <w:div w:id="138350163">
      <w:bodyDiv w:val="1"/>
      <w:marLeft w:val="0"/>
      <w:marRight w:val="0"/>
      <w:marTop w:val="0"/>
      <w:marBottom w:val="0"/>
      <w:divBdr>
        <w:top w:val="none" w:sz="0" w:space="0" w:color="auto"/>
        <w:left w:val="none" w:sz="0" w:space="0" w:color="auto"/>
        <w:bottom w:val="none" w:sz="0" w:space="0" w:color="auto"/>
        <w:right w:val="none" w:sz="0" w:space="0" w:color="auto"/>
      </w:divBdr>
      <w:divsChild>
        <w:div w:id="263266366">
          <w:marLeft w:val="0"/>
          <w:marRight w:val="0"/>
          <w:marTop w:val="0"/>
          <w:marBottom w:val="0"/>
          <w:divBdr>
            <w:top w:val="none" w:sz="0" w:space="0" w:color="auto"/>
            <w:left w:val="none" w:sz="0" w:space="0" w:color="auto"/>
            <w:bottom w:val="none" w:sz="0" w:space="0" w:color="auto"/>
            <w:right w:val="none" w:sz="0" w:space="0" w:color="auto"/>
          </w:divBdr>
        </w:div>
      </w:divsChild>
    </w:div>
    <w:div w:id="139810180">
      <w:bodyDiv w:val="1"/>
      <w:marLeft w:val="0"/>
      <w:marRight w:val="0"/>
      <w:marTop w:val="0"/>
      <w:marBottom w:val="0"/>
      <w:divBdr>
        <w:top w:val="none" w:sz="0" w:space="0" w:color="auto"/>
        <w:left w:val="none" w:sz="0" w:space="0" w:color="auto"/>
        <w:bottom w:val="none" w:sz="0" w:space="0" w:color="auto"/>
        <w:right w:val="none" w:sz="0" w:space="0" w:color="auto"/>
      </w:divBdr>
    </w:div>
    <w:div w:id="141698553">
      <w:bodyDiv w:val="1"/>
      <w:marLeft w:val="0"/>
      <w:marRight w:val="0"/>
      <w:marTop w:val="0"/>
      <w:marBottom w:val="0"/>
      <w:divBdr>
        <w:top w:val="none" w:sz="0" w:space="0" w:color="auto"/>
        <w:left w:val="none" w:sz="0" w:space="0" w:color="auto"/>
        <w:bottom w:val="none" w:sz="0" w:space="0" w:color="auto"/>
        <w:right w:val="none" w:sz="0" w:space="0" w:color="auto"/>
      </w:divBdr>
    </w:div>
    <w:div w:id="142282839">
      <w:bodyDiv w:val="1"/>
      <w:marLeft w:val="0"/>
      <w:marRight w:val="0"/>
      <w:marTop w:val="0"/>
      <w:marBottom w:val="0"/>
      <w:divBdr>
        <w:top w:val="none" w:sz="0" w:space="0" w:color="auto"/>
        <w:left w:val="none" w:sz="0" w:space="0" w:color="auto"/>
        <w:bottom w:val="none" w:sz="0" w:space="0" w:color="auto"/>
        <w:right w:val="none" w:sz="0" w:space="0" w:color="auto"/>
      </w:divBdr>
    </w:div>
    <w:div w:id="150759638">
      <w:bodyDiv w:val="1"/>
      <w:marLeft w:val="0"/>
      <w:marRight w:val="0"/>
      <w:marTop w:val="0"/>
      <w:marBottom w:val="0"/>
      <w:divBdr>
        <w:top w:val="none" w:sz="0" w:space="0" w:color="auto"/>
        <w:left w:val="none" w:sz="0" w:space="0" w:color="auto"/>
        <w:bottom w:val="none" w:sz="0" w:space="0" w:color="auto"/>
        <w:right w:val="none" w:sz="0" w:space="0" w:color="auto"/>
      </w:divBdr>
    </w:div>
    <w:div w:id="153496933">
      <w:bodyDiv w:val="1"/>
      <w:marLeft w:val="0"/>
      <w:marRight w:val="0"/>
      <w:marTop w:val="0"/>
      <w:marBottom w:val="0"/>
      <w:divBdr>
        <w:top w:val="none" w:sz="0" w:space="0" w:color="auto"/>
        <w:left w:val="none" w:sz="0" w:space="0" w:color="auto"/>
        <w:bottom w:val="none" w:sz="0" w:space="0" w:color="auto"/>
        <w:right w:val="none" w:sz="0" w:space="0" w:color="auto"/>
      </w:divBdr>
    </w:div>
    <w:div w:id="160122746">
      <w:bodyDiv w:val="1"/>
      <w:marLeft w:val="0"/>
      <w:marRight w:val="0"/>
      <w:marTop w:val="0"/>
      <w:marBottom w:val="0"/>
      <w:divBdr>
        <w:top w:val="none" w:sz="0" w:space="0" w:color="auto"/>
        <w:left w:val="none" w:sz="0" w:space="0" w:color="auto"/>
        <w:bottom w:val="none" w:sz="0" w:space="0" w:color="auto"/>
        <w:right w:val="none" w:sz="0" w:space="0" w:color="auto"/>
      </w:divBdr>
    </w:div>
    <w:div w:id="165563470">
      <w:bodyDiv w:val="1"/>
      <w:marLeft w:val="0"/>
      <w:marRight w:val="0"/>
      <w:marTop w:val="0"/>
      <w:marBottom w:val="0"/>
      <w:divBdr>
        <w:top w:val="none" w:sz="0" w:space="0" w:color="auto"/>
        <w:left w:val="none" w:sz="0" w:space="0" w:color="auto"/>
        <w:bottom w:val="none" w:sz="0" w:space="0" w:color="auto"/>
        <w:right w:val="none" w:sz="0" w:space="0" w:color="auto"/>
      </w:divBdr>
    </w:div>
    <w:div w:id="165823931">
      <w:bodyDiv w:val="1"/>
      <w:marLeft w:val="0"/>
      <w:marRight w:val="0"/>
      <w:marTop w:val="0"/>
      <w:marBottom w:val="0"/>
      <w:divBdr>
        <w:top w:val="none" w:sz="0" w:space="0" w:color="auto"/>
        <w:left w:val="none" w:sz="0" w:space="0" w:color="auto"/>
        <w:bottom w:val="none" w:sz="0" w:space="0" w:color="auto"/>
        <w:right w:val="none" w:sz="0" w:space="0" w:color="auto"/>
      </w:divBdr>
    </w:div>
    <w:div w:id="165898923">
      <w:bodyDiv w:val="1"/>
      <w:marLeft w:val="0"/>
      <w:marRight w:val="0"/>
      <w:marTop w:val="0"/>
      <w:marBottom w:val="0"/>
      <w:divBdr>
        <w:top w:val="none" w:sz="0" w:space="0" w:color="auto"/>
        <w:left w:val="none" w:sz="0" w:space="0" w:color="auto"/>
        <w:bottom w:val="none" w:sz="0" w:space="0" w:color="auto"/>
        <w:right w:val="none" w:sz="0" w:space="0" w:color="auto"/>
      </w:divBdr>
    </w:div>
    <w:div w:id="165947522">
      <w:bodyDiv w:val="1"/>
      <w:marLeft w:val="0"/>
      <w:marRight w:val="0"/>
      <w:marTop w:val="0"/>
      <w:marBottom w:val="0"/>
      <w:divBdr>
        <w:top w:val="none" w:sz="0" w:space="0" w:color="auto"/>
        <w:left w:val="none" w:sz="0" w:space="0" w:color="auto"/>
        <w:bottom w:val="none" w:sz="0" w:space="0" w:color="auto"/>
        <w:right w:val="none" w:sz="0" w:space="0" w:color="auto"/>
      </w:divBdr>
    </w:div>
    <w:div w:id="174419144">
      <w:bodyDiv w:val="1"/>
      <w:marLeft w:val="0"/>
      <w:marRight w:val="0"/>
      <w:marTop w:val="0"/>
      <w:marBottom w:val="0"/>
      <w:divBdr>
        <w:top w:val="none" w:sz="0" w:space="0" w:color="auto"/>
        <w:left w:val="none" w:sz="0" w:space="0" w:color="auto"/>
        <w:bottom w:val="none" w:sz="0" w:space="0" w:color="auto"/>
        <w:right w:val="none" w:sz="0" w:space="0" w:color="auto"/>
      </w:divBdr>
    </w:div>
    <w:div w:id="175654418">
      <w:bodyDiv w:val="1"/>
      <w:marLeft w:val="0"/>
      <w:marRight w:val="0"/>
      <w:marTop w:val="0"/>
      <w:marBottom w:val="0"/>
      <w:divBdr>
        <w:top w:val="none" w:sz="0" w:space="0" w:color="auto"/>
        <w:left w:val="none" w:sz="0" w:space="0" w:color="auto"/>
        <w:bottom w:val="none" w:sz="0" w:space="0" w:color="auto"/>
        <w:right w:val="none" w:sz="0" w:space="0" w:color="auto"/>
      </w:divBdr>
    </w:div>
    <w:div w:id="177349085">
      <w:bodyDiv w:val="1"/>
      <w:marLeft w:val="0"/>
      <w:marRight w:val="0"/>
      <w:marTop w:val="0"/>
      <w:marBottom w:val="0"/>
      <w:divBdr>
        <w:top w:val="none" w:sz="0" w:space="0" w:color="auto"/>
        <w:left w:val="none" w:sz="0" w:space="0" w:color="auto"/>
        <w:bottom w:val="none" w:sz="0" w:space="0" w:color="auto"/>
        <w:right w:val="none" w:sz="0" w:space="0" w:color="auto"/>
      </w:divBdr>
    </w:div>
    <w:div w:id="180509693">
      <w:bodyDiv w:val="1"/>
      <w:marLeft w:val="0"/>
      <w:marRight w:val="0"/>
      <w:marTop w:val="0"/>
      <w:marBottom w:val="0"/>
      <w:divBdr>
        <w:top w:val="none" w:sz="0" w:space="0" w:color="auto"/>
        <w:left w:val="none" w:sz="0" w:space="0" w:color="auto"/>
        <w:bottom w:val="none" w:sz="0" w:space="0" w:color="auto"/>
        <w:right w:val="none" w:sz="0" w:space="0" w:color="auto"/>
      </w:divBdr>
    </w:div>
    <w:div w:id="183599070">
      <w:bodyDiv w:val="1"/>
      <w:marLeft w:val="0"/>
      <w:marRight w:val="0"/>
      <w:marTop w:val="0"/>
      <w:marBottom w:val="0"/>
      <w:divBdr>
        <w:top w:val="none" w:sz="0" w:space="0" w:color="auto"/>
        <w:left w:val="none" w:sz="0" w:space="0" w:color="auto"/>
        <w:bottom w:val="none" w:sz="0" w:space="0" w:color="auto"/>
        <w:right w:val="none" w:sz="0" w:space="0" w:color="auto"/>
      </w:divBdr>
      <w:divsChild>
        <w:div w:id="1361249611">
          <w:marLeft w:val="0"/>
          <w:marRight w:val="0"/>
          <w:marTop w:val="0"/>
          <w:marBottom w:val="0"/>
          <w:divBdr>
            <w:top w:val="none" w:sz="0" w:space="0" w:color="auto"/>
            <w:left w:val="none" w:sz="0" w:space="0" w:color="auto"/>
            <w:bottom w:val="none" w:sz="0" w:space="0" w:color="auto"/>
            <w:right w:val="none" w:sz="0" w:space="0" w:color="auto"/>
          </w:divBdr>
          <w:divsChild>
            <w:div w:id="1700737410">
              <w:marLeft w:val="0"/>
              <w:marRight w:val="0"/>
              <w:marTop w:val="0"/>
              <w:marBottom w:val="0"/>
              <w:divBdr>
                <w:top w:val="none" w:sz="0" w:space="0" w:color="auto"/>
                <w:left w:val="none" w:sz="0" w:space="0" w:color="auto"/>
                <w:bottom w:val="none" w:sz="0" w:space="0" w:color="auto"/>
                <w:right w:val="none" w:sz="0" w:space="0" w:color="auto"/>
              </w:divBdr>
            </w:div>
            <w:div w:id="1280452529">
              <w:marLeft w:val="0"/>
              <w:marRight w:val="0"/>
              <w:marTop w:val="0"/>
              <w:marBottom w:val="0"/>
              <w:divBdr>
                <w:top w:val="none" w:sz="0" w:space="0" w:color="auto"/>
                <w:left w:val="none" w:sz="0" w:space="0" w:color="auto"/>
                <w:bottom w:val="none" w:sz="0" w:space="0" w:color="auto"/>
                <w:right w:val="none" w:sz="0" w:space="0" w:color="auto"/>
              </w:divBdr>
            </w:div>
            <w:div w:id="904069644">
              <w:marLeft w:val="0"/>
              <w:marRight w:val="0"/>
              <w:marTop w:val="0"/>
              <w:marBottom w:val="0"/>
              <w:divBdr>
                <w:top w:val="none" w:sz="0" w:space="0" w:color="auto"/>
                <w:left w:val="none" w:sz="0" w:space="0" w:color="auto"/>
                <w:bottom w:val="none" w:sz="0" w:space="0" w:color="auto"/>
                <w:right w:val="none" w:sz="0" w:space="0" w:color="auto"/>
              </w:divBdr>
            </w:div>
            <w:div w:id="514419012">
              <w:marLeft w:val="0"/>
              <w:marRight w:val="0"/>
              <w:marTop w:val="0"/>
              <w:marBottom w:val="0"/>
              <w:divBdr>
                <w:top w:val="none" w:sz="0" w:space="0" w:color="auto"/>
                <w:left w:val="none" w:sz="0" w:space="0" w:color="auto"/>
                <w:bottom w:val="none" w:sz="0" w:space="0" w:color="auto"/>
                <w:right w:val="none" w:sz="0" w:space="0" w:color="auto"/>
              </w:divBdr>
            </w:div>
            <w:div w:id="1989359004">
              <w:marLeft w:val="0"/>
              <w:marRight w:val="0"/>
              <w:marTop w:val="0"/>
              <w:marBottom w:val="0"/>
              <w:divBdr>
                <w:top w:val="none" w:sz="0" w:space="0" w:color="auto"/>
                <w:left w:val="none" w:sz="0" w:space="0" w:color="auto"/>
                <w:bottom w:val="none" w:sz="0" w:space="0" w:color="auto"/>
                <w:right w:val="none" w:sz="0" w:space="0" w:color="auto"/>
              </w:divBdr>
            </w:div>
            <w:div w:id="1172067136">
              <w:marLeft w:val="0"/>
              <w:marRight w:val="0"/>
              <w:marTop w:val="0"/>
              <w:marBottom w:val="0"/>
              <w:divBdr>
                <w:top w:val="none" w:sz="0" w:space="0" w:color="auto"/>
                <w:left w:val="none" w:sz="0" w:space="0" w:color="auto"/>
                <w:bottom w:val="none" w:sz="0" w:space="0" w:color="auto"/>
                <w:right w:val="none" w:sz="0" w:space="0" w:color="auto"/>
              </w:divBdr>
            </w:div>
            <w:div w:id="1422722633">
              <w:marLeft w:val="0"/>
              <w:marRight w:val="0"/>
              <w:marTop w:val="0"/>
              <w:marBottom w:val="0"/>
              <w:divBdr>
                <w:top w:val="none" w:sz="0" w:space="0" w:color="auto"/>
                <w:left w:val="none" w:sz="0" w:space="0" w:color="auto"/>
                <w:bottom w:val="none" w:sz="0" w:space="0" w:color="auto"/>
                <w:right w:val="none" w:sz="0" w:space="0" w:color="auto"/>
              </w:divBdr>
            </w:div>
            <w:div w:id="390278189">
              <w:marLeft w:val="0"/>
              <w:marRight w:val="0"/>
              <w:marTop w:val="0"/>
              <w:marBottom w:val="0"/>
              <w:divBdr>
                <w:top w:val="none" w:sz="0" w:space="0" w:color="auto"/>
                <w:left w:val="none" w:sz="0" w:space="0" w:color="auto"/>
                <w:bottom w:val="none" w:sz="0" w:space="0" w:color="auto"/>
                <w:right w:val="none" w:sz="0" w:space="0" w:color="auto"/>
              </w:divBdr>
            </w:div>
            <w:div w:id="1471172028">
              <w:marLeft w:val="0"/>
              <w:marRight w:val="0"/>
              <w:marTop w:val="0"/>
              <w:marBottom w:val="0"/>
              <w:divBdr>
                <w:top w:val="none" w:sz="0" w:space="0" w:color="auto"/>
                <w:left w:val="none" w:sz="0" w:space="0" w:color="auto"/>
                <w:bottom w:val="none" w:sz="0" w:space="0" w:color="auto"/>
                <w:right w:val="none" w:sz="0" w:space="0" w:color="auto"/>
              </w:divBdr>
            </w:div>
            <w:div w:id="1350764878">
              <w:marLeft w:val="0"/>
              <w:marRight w:val="0"/>
              <w:marTop w:val="0"/>
              <w:marBottom w:val="0"/>
              <w:divBdr>
                <w:top w:val="none" w:sz="0" w:space="0" w:color="auto"/>
                <w:left w:val="none" w:sz="0" w:space="0" w:color="auto"/>
                <w:bottom w:val="none" w:sz="0" w:space="0" w:color="auto"/>
                <w:right w:val="none" w:sz="0" w:space="0" w:color="auto"/>
              </w:divBdr>
            </w:div>
            <w:div w:id="1917129028">
              <w:marLeft w:val="0"/>
              <w:marRight w:val="0"/>
              <w:marTop w:val="0"/>
              <w:marBottom w:val="0"/>
              <w:divBdr>
                <w:top w:val="none" w:sz="0" w:space="0" w:color="auto"/>
                <w:left w:val="none" w:sz="0" w:space="0" w:color="auto"/>
                <w:bottom w:val="none" w:sz="0" w:space="0" w:color="auto"/>
                <w:right w:val="none" w:sz="0" w:space="0" w:color="auto"/>
              </w:divBdr>
            </w:div>
            <w:div w:id="19586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066">
      <w:bodyDiv w:val="1"/>
      <w:marLeft w:val="0"/>
      <w:marRight w:val="0"/>
      <w:marTop w:val="0"/>
      <w:marBottom w:val="0"/>
      <w:divBdr>
        <w:top w:val="none" w:sz="0" w:space="0" w:color="auto"/>
        <w:left w:val="none" w:sz="0" w:space="0" w:color="auto"/>
        <w:bottom w:val="none" w:sz="0" w:space="0" w:color="auto"/>
        <w:right w:val="none" w:sz="0" w:space="0" w:color="auto"/>
      </w:divBdr>
    </w:div>
    <w:div w:id="186528264">
      <w:bodyDiv w:val="1"/>
      <w:marLeft w:val="0"/>
      <w:marRight w:val="0"/>
      <w:marTop w:val="0"/>
      <w:marBottom w:val="0"/>
      <w:divBdr>
        <w:top w:val="none" w:sz="0" w:space="0" w:color="auto"/>
        <w:left w:val="none" w:sz="0" w:space="0" w:color="auto"/>
        <w:bottom w:val="none" w:sz="0" w:space="0" w:color="auto"/>
        <w:right w:val="none" w:sz="0" w:space="0" w:color="auto"/>
      </w:divBdr>
    </w:div>
    <w:div w:id="186871889">
      <w:bodyDiv w:val="1"/>
      <w:marLeft w:val="0"/>
      <w:marRight w:val="0"/>
      <w:marTop w:val="0"/>
      <w:marBottom w:val="0"/>
      <w:divBdr>
        <w:top w:val="none" w:sz="0" w:space="0" w:color="auto"/>
        <w:left w:val="none" w:sz="0" w:space="0" w:color="auto"/>
        <w:bottom w:val="none" w:sz="0" w:space="0" w:color="auto"/>
        <w:right w:val="none" w:sz="0" w:space="0" w:color="auto"/>
      </w:divBdr>
    </w:div>
    <w:div w:id="188419265">
      <w:bodyDiv w:val="1"/>
      <w:marLeft w:val="0"/>
      <w:marRight w:val="0"/>
      <w:marTop w:val="0"/>
      <w:marBottom w:val="0"/>
      <w:divBdr>
        <w:top w:val="none" w:sz="0" w:space="0" w:color="auto"/>
        <w:left w:val="none" w:sz="0" w:space="0" w:color="auto"/>
        <w:bottom w:val="none" w:sz="0" w:space="0" w:color="auto"/>
        <w:right w:val="none" w:sz="0" w:space="0" w:color="auto"/>
      </w:divBdr>
    </w:div>
    <w:div w:id="188761719">
      <w:bodyDiv w:val="1"/>
      <w:marLeft w:val="0"/>
      <w:marRight w:val="0"/>
      <w:marTop w:val="0"/>
      <w:marBottom w:val="0"/>
      <w:divBdr>
        <w:top w:val="none" w:sz="0" w:space="0" w:color="auto"/>
        <w:left w:val="none" w:sz="0" w:space="0" w:color="auto"/>
        <w:bottom w:val="none" w:sz="0" w:space="0" w:color="auto"/>
        <w:right w:val="none" w:sz="0" w:space="0" w:color="auto"/>
      </w:divBdr>
      <w:divsChild>
        <w:div w:id="327052319">
          <w:marLeft w:val="0"/>
          <w:marRight w:val="0"/>
          <w:marTop w:val="0"/>
          <w:marBottom w:val="0"/>
          <w:divBdr>
            <w:top w:val="none" w:sz="0" w:space="0" w:color="auto"/>
            <w:left w:val="none" w:sz="0" w:space="0" w:color="auto"/>
            <w:bottom w:val="none" w:sz="0" w:space="0" w:color="auto"/>
            <w:right w:val="none" w:sz="0" w:space="0" w:color="auto"/>
          </w:divBdr>
        </w:div>
      </w:divsChild>
    </w:div>
    <w:div w:id="190921327">
      <w:bodyDiv w:val="1"/>
      <w:marLeft w:val="0"/>
      <w:marRight w:val="0"/>
      <w:marTop w:val="0"/>
      <w:marBottom w:val="0"/>
      <w:divBdr>
        <w:top w:val="none" w:sz="0" w:space="0" w:color="auto"/>
        <w:left w:val="none" w:sz="0" w:space="0" w:color="auto"/>
        <w:bottom w:val="none" w:sz="0" w:space="0" w:color="auto"/>
        <w:right w:val="none" w:sz="0" w:space="0" w:color="auto"/>
      </w:divBdr>
    </w:div>
    <w:div w:id="191380262">
      <w:bodyDiv w:val="1"/>
      <w:marLeft w:val="0"/>
      <w:marRight w:val="0"/>
      <w:marTop w:val="0"/>
      <w:marBottom w:val="0"/>
      <w:divBdr>
        <w:top w:val="none" w:sz="0" w:space="0" w:color="auto"/>
        <w:left w:val="none" w:sz="0" w:space="0" w:color="auto"/>
        <w:bottom w:val="none" w:sz="0" w:space="0" w:color="auto"/>
        <w:right w:val="none" w:sz="0" w:space="0" w:color="auto"/>
      </w:divBdr>
    </w:div>
    <w:div w:id="196703353">
      <w:bodyDiv w:val="1"/>
      <w:marLeft w:val="0"/>
      <w:marRight w:val="0"/>
      <w:marTop w:val="0"/>
      <w:marBottom w:val="0"/>
      <w:divBdr>
        <w:top w:val="none" w:sz="0" w:space="0" w:color="auto"/>
        <w:left w:val="none" w:sz="0" w:space="0" w:color="auto"/>
        <w:bottom w:val="none" w:sz="0" w:space="0" w:color="auto"/>
        <w:right w:val="none" w:sz="0" w:space="0" w:color="auto"/>
      </w:divBdr>
    </w:div>
    <w:div w:id="204298377">
      <w:bodyDiv w:val="1"/>
      <w:marLeft w:val="0"/>
      <w:marRight w:val="0"/>
      <w:marTop w:val="0"/>
      <w:marBottom w:val="0"/>
      <w:divBdr>
        <w:top w:val="none" w:sz="0" w:space="0" w:color="auto"/>
        <w:left w:val="none" w:sz="0" w:space="0" w:color="auto"/>
        <w:bottom w:val="none" w:sz="0" w:space="0" w:color="auto"/>
        <w:right w:val="none" w:sz="0" w:space="0" w:color="auto"/>
      </w:divBdr>
    </w:div>
    <w:div w:id="205065771">
      <w:bodyDiv w:val="1"/>
      <w:marLeft w:val="0"/>
      <w:marRight w:val="0"/>
      <w:marTop w:val="0"/>
      <w:marBottom w:val="0"/>
      <w:divBdr>
        <w:top w:val="none" w:sz="0" w:space="0" w:color="auto"/>
        <w:left w:val="none" w:sz="0" w:space="0" w:color="auto"/>
        <w:bottom w:val="none" w:sz="0" w:space="0" w:color="auto"/>
        <w:right w:val="none" w:sz="0" w:space="0" w:color="auto"/>
      </w:divBdr>
    </w:div>
    <w:div w:id="206381701">
      <w:bodyDiv w:val="1"/>
      <w:marLeft w:val="0"/>
      <w:marRight w:val="0"/>
      <w:marTop w:val="0"/>
      <w:marBottom w:val="0"/>
      <w:divBdr>
        <w:top w:val="none" w:sz="0" w:space="0" w:color="auto"/>
        <w:left w:val="none" w:sz="0" w:space="0" w:color="auto"/>
        <w:bottom w:val="none" w:sz="0" w:space="0" w:color="auto"/>
        <w:right w:val="none" w:sz="0" w:space="0" w:color="auto"/>
      </w:divBdr>
    </w:div>
    <w:div w:id="209389362">
      <w:bodyDiv w:val="1"/>
      <w:marLeft w:val="0"/>
      <w:marRight w:val="0"/>
      <w:marTop w:val="0"/>
      <w:marBottom w:val="0"/>
      <w:divBdr>
        <w:top w:val="none" w:sz="0" w:space="0" w:color="auto"/>
        <w:left w:val="none" w:sz="0" w:space="0" w:color="auto"/>
        <w:bottom w:val="none" w:sz="0" w:space="0" w:color="auto"/>
        <w:right w:val="none" w:sz="0" w:space="0" w:color="auto"/>
      </w:divBdr>
    </w:div>
    <w:div w:id="211232895">
      <w:bodyDiv w:val="1"/>
      <w:marLeft w:val="0"/>
      <w:marRight w:val="0"/>
      <w:marTop w:val="0"/>
      <w:marBottom w:val="0"/>
      <w:divBdr>
        <w:top w:val="none" w:sz="0" w:space="0" w:color="auto"/>
        <w:left w:val="none" w:sz="0" w:space="0" w:color="auto"/>
        <w:bottom w:val="none" w:sz="0" w:space="0" w:color="auto"/>
        <w:right w:val="none" w:sz="0" w:space="0" w:color="auto"/>
      </w:divBdr>
    </w:div>
    <w:div w:id="212887565">
      <w:bodyDiv w:val="1"/>
      <w:marLeft w:val="0"/>
      <w:marRight w:val="0"/>
      <w:marTop w:val="0"/>
      <w:marBottom w:val="0"/>
      <w:divBdr>
        <w:top w:val="none" w:sz="0" w:space="0" w:color="auto"/>
        <w:left w:val="none" w:sz="0" w:space="0" w:color="auto"/>
        <w:bottom w:val="none" w:sz="0" w:space="0" w:color="auto"/>
        <w:right w:val="none" w:sz="0" w:space="0" w:color="auto"/>
      </w:divBdr>
    </w:div>
    <w:div w:id="213397882">
      <w:bodyDiv w:val="1"/>
      <w:marLeft w:val="0"/>
      <w:marRight w:val="0"/>
      <w:marTop w:val="0"/>
      <w:marBottom w:val="0"/>
      <w:divBdr>
        <w:top w:val="none" w:sz="0" w:space="0" w:color="auto"/>
        <w:left w:val="none" w:sz="0" w:space="0" w:color="auto"/>
        <w:bottom w:val="none" w:sz="0" w:space="0" w:color="auto"/>
        <w:right w:val="none" w:sz="0" w:space="0" w:color="auto"/>
      </w:divBdr>
    </w:div>
    <w:div w:id="218519749">
      <w:bodyDiv w:val="1"/>
      <w:marLeft w:val="0"/>
      <w:marRight w:val="0"/>
      <w:marTop w:val="0"/>
      <w:marBottom w:val="0"/>
      <w:divBdr>
        <w:top w:val="none" w:sz="0" w:space="0" w:color="auto"/>
        <w:left w:val="none" w:sz="0" w:space="0" w:color="auto"/>
        <w:bottom w:val="none" w:sz="0" w:space="0" w:color="auto"/>
        <w:right w:val="none" w:sz="0" w:space="0" w:color="auto"/>
      </w:divBdr>
    </w:div>
    <w:div w:id="219369198">
      <w:bodyDiv w:val="1"/>
      <w:marLeft w:val="0"/>
      <w:marRight w:val="0"/>
      <w:marTop w:val="0"/>
      <w:marBottom w:val="0"/>
      <w:divBdr>
        <w:top w:val="none" w:sz="0" w:space="0" w:color="auto"/>
        <w:left w:val="none" w:sz="0" w:space="0" w:color="auto"/>
        <w:bottom w:val="none" w:sz="0" w:space="0" w:color="auto"/>
        <w:right w:val="none" w:sz="0" w:space="0" w:color="auto"/>
      </w:divBdr>
    </w:div>
    <w:div w:id="221722697">
      <w:bodyDiv w:val="1"/>
      <w:marLeft w:val="0"/>
      <w:marRight w:val="0"/>
      <w:marTop w:val="0"/>
      <w:marBottom w:val="0"/>
      <w:divBdr>
        <w:top w:val="none" w:sz="0" w:space="0" w:color="auto"/>
        <w:left w:val="none" w:sz="0" w:space="0" w:color="auto"/>
        <w:bottom w:val="none" w:sz="0" w:space="0" w:color="auto"/>
        <w:right w:val="none" w:sz="0" w:space="0" w:color="auto"/>
      </w:divBdr>
    </w:div>
    <w:div w:id="221865108">
      <w:bodyDiv w:val="1"/>
      <w:marLeft w:val="0"/>
      <w:marRight w:val="0"/>
      <w:marTop w:val="0"/>
      <w:marBottom w:val="0"/>
      <w:divBdr>
        <w:top w:val="none" w:sz="0" w:space="0" w:color="auto"/>
        <w:left w:val="none" w:sz="0" w:space="0" w:color="auto"/>
        <w:bottom w:val="none" w:sz="0" w:space="0" w:color="auto"/>
        <w:right w:val="none" w:sz="0" w:space="0" w:color="auto"/>
      </w:divBdr>
    </w:div>
    <w:div w:id="224800351">
      <w:bodyDiv w:val="1"/>
      <w:marLeft w:val="0"/>
      <w:marRight w:val="0"/>
      <w:marTop w:val="0"/>
      <w:marBottom w:val="0"/>
      <w:divBdr>
        <w:top w:val="none" w:sz="0" w:space="0" w:color="auto"/>
        <w:left w:val="none" w:sz="0" w:space="0" w:color="auto"/>
        <w:bottom w:val="none" w:sz="0" w:space="0" w:color="auto"/>
        <w:right w:val="none" w:sz="0" w:space="0" w:color="auto"/>
      </w:divBdr>
      <w:divsChild>
        <w:div w:id="1075858441">
          <w:marLeft w:val="0"/>
          <w:marRight w:val="0"/>
          <w:marTop w:val="0"/>
          <w:marBottom w:val="0"/>
          <w:divBdr>
            <w:top w:val="none" w:sz="0" w:space="0" w:color="auto"/>
            <w:left w:val="none" w:sz="0" w:space="0" w:color="auto"/>
            <w:bottom w:val="none" w:sz="0" w:space="0" w:color="auto"/>
            <w:right w:val="none" w:sz="0" w:space="0" w:color="auto"/>
          </w:divBdr>
          <w:divsChild>
            <w:div w:id="1877228220">
              <w:marLeft w:val="0"/>
              <w:marRight w:val="0"/>
              <w:marTop w:val="0"/>
              <w:marBottom w:val="0"/>
              <w:divBdr>
                <w:top w:val="none" w:sz="0" w:space="0" w:color="auto"/>
                <w:left w:val="none" w:sz="0" w:space="0" w:color="auto"/>
                <w:bottom w:val="none" w:sz="0" w:space="0" w:color="auto"/>
                <w:right w:val="none" w:sz="0" w:space="0" w:color="auto"/>
              </w:divBdr>
            </w:div>
            <w:div w:id="1754886469">
              <w:marLeft w:val="0"/>
              <w:marRight w:val="0"/>
              <w:marTop w:val="0"/>
              <w:marBottom w:val="0"/>
              <w:divBdr>
                <w:top w:val="none" w:sz="0" w:space="0" w:color="auto"/>
                <w:left w:val="none" w:sz="0" w:space="0" w:color="auto"/>
                <w:bottom w:val="none" w:sz="0" w:space="0" w:color="auto"/>
                <w:right w:val="none" w:sz="0" w:space="0" w:color="auto"/>
              </w:divBdr>
            </w:div>
            <w:div w:id="537820413">
              <w:marLeft w:val="0"/>
              <w:marRight w:val="0"/>
              <w:marTop w:val="0"/>
              <w:marBottom w:val="0"/>
              <w:divBdr>
                <w:top w:val="none" w:sz="0" w:space="0" w:color="auto"/>
                <w:left w:val="none" w:sz="0" w:space="0" w:color="auto"/>
                <w:bottom w:val="none" w:sz="0" w:space="0" w:color="auto"/>
                <w:right w:val="none" w:sz="0" w:space="0" w:color="auto"/>
              </w:divBdr>
            </w:div>
            <w:div w:id="884754897">
              <w:marLeft w:val="0"/>
              <w:marRight w:val="0"/>
              <w:marTop w:val="0"/>
              <w:marBottom w:val="0"/>
              <w:divBdr>
                <w:top w:val="none" w:sz="0" w:space="0" w:color="auto"/>
                <w:left w:val="none" w:sz="0" w:space="0" w:color="auto"/>
                <w:bottom w:val="none" w:sz="0" w:space="0" w:color="auto"/>
                <w:right w:val="none" w:sz="0" w:space="0" w:color="auto"/>
              </w:divBdr>
            </w:div>
            <w:div w:id="555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6051">
      <w:bodyDiv w:val="1"/>
      <w:marLeft w:val="0"/>
      <w:marRight w:val="0"/>
      <w:marTop w:val="0"/>
      <w:marBottom w:val="0"/>
      <w:divBdr>
        <w:top w:val="none" w:sz="0" w:space="0" w:color="auto"/>
        <w:left w:val="none" w:sz="0" w:space="0" w:color="auto"/>
        <w:bottom w:val="none" w:sz="0" w:space="0" w:color="auto"/>
        <w:right w:val="none" w:sz="0" w:space="0" w:color="auto"/>
      </w:divBdr>
    </w:div>
    <w:div w:id="229077283">
      <w:bodyDiv w:val="1"/>
      <w:marLeft w:val="0"/>
      <w:marRight w:val="0"/>
      <w:marTop w:val="0"/>
      <w:marBottom w:val="0"/>
      <w:divBdr>
        <w:top w:val="none" w:sz="0" w:space="0" w:color="auto"/>
        <w:left w:val="none" w:sz="0" w:space="0" w:color="auto"/>
        <w:bottom w:val="none" w:sz="0" w:space="0" w:color="auto"/>
        <w:right w:val="none" w:sz="0" w:space="0" w:color="auto"/>
      </w:divBdr>
    </w:div>
    <w:div w:id="229311323">
      <w:bodyDiv w:val="1"/>
      <w:marLeft w:val="0"/>
      <w:marRight w:val="0"/>
      <w:marTop w:val="0"/>
      <w:marBottom w:val="0"/>
      <w:divBdr>
        <w:top w:val="none" w:sz="0" w:space="0" w:color="auto"/>
        <w:left w:val="none" w:sz="0" w:space="0" w:color="auto"/>
        <w:bottom w:val="none" w:sz="0" w:space="0" w:color="auto"/>
        <w:right w:val="none" w:sz="0" w:space="0" w:color="auto"/>
      </w:divBdr>
    </w:div>
    <w:div w:id="229579137">
      <w:bodyDiv w:val="1"/>
      <w:marLeft w:val="0"/>
      <w:marRight w:val="0"/>
      <w:marTop w:val="0"/>
      <w:marBottom w:val="0"/>
      <w:divBdr>
        <w:top w:val="none" w:sz="0" w:space="0" w:color="auto"/>
        <w:left w:val="none" w:sz="0" w:space="0" w:color="auto"/>
        <w:bottom w:val="none" w:sz="0" w:space="0" w:color="auto"/>
        <w:right w:val="none" w:sz="0" w:space="0" w:color="auto"/>
      </w:divBdr>
    </w:div>
    <w:div w:id="231354048">
      <w:bodyDiv w:val="1"/>
      <w:marLeft w:val="0"/>
      <w:marRight w:val="0"/>
      <w:marTop w:val="0"/>
      <w:marBottom w:val="0"/>
      <w:divBdr>
        <w:top w:val="none" w:sz="0" w:space="0" w:color="auto"/>
        <w:left w:val="none" w:sz="0" w:space="0" w:color="auto"/>
        <w:bottom w:val="none" w:sz="0" w:space="0" w:color="auto"/>
        <w:right w:val="none" w:sz="0" w:space="0" w:color="auto"/>
      </w:divBdr>
    </w:div>
    <w:div w:id="231962677">
      <w:bodyDiv w:val="1"/>
      <w:marLeft w:val="0"/>
      <w:marRight w:val="0"/>
      <w:marTop w:val="0"/>
      <w:marBottom w:val="0"/>
      <w:divBdr>
        <w:top w:val="none" w:sz="0" w:space="0" w:color="auto"/>
        <w:left w:val="none" w:sz="0" w:space="0" w:color="auto"/>
        <w:bottom w:val="none" w:sz="0" w:space="0" w:color="auto"/>
        <w:right w:val="none" w:sz="0" w:space="0" w:color="auto"/>
      </w:divBdr>
    </w:div>
    <w:div w:id="233509408">
      <w:bodyDiv w:val="1"/>
      <w:marLeft w:val="0"/>
      <w:marRight w:val="0"/>
      <w:marTop w:val="0"/>
      <w:marBottom w:val="0"/>
      <w:divBdr>
        <w:top w:val="none" w:sz="0" w:space="0" w:color="auto"/>
        <w:left w:val="none" w:sz="0" w:space="0" w:color="auto"/>
        <w:bottom w:val="none" w:sz="0" w:space="0" w:color="auto"/>
        <w:right w:val="none" w:sz="0" w:space="0" w:color="auto"/>
      </w:divBdr>
    </w:div>
    <w:div w:id="234630368">
      <w:bodyDiv w:val="1"/>
      <w:marLeft w:val="0"/>
      <w:marRight w:val="0"/>
      <w:marTop w:val="0"/>
      <w:marBottom w:val="0"/>
      <w:divBdr>
        <w:top w:val="none" w:sz="0" w:space="0" w:color="auto"/>
        <w:left w:val="none" w:sz="0" w:space="0" w:color="auto"/>
        <w:bottom w:val="none" w:sz="0" w:space="0" w:color="auto"/>
        <w:right w:val="none" w:sz="0" w:space="0" w:color="auto"/>
      </w:divBdr>
    </w:div>
    <w:div w:id="243030631">
      <w:bodyDiv w:val="1"/>
      <w:marLeft w:val="0"/>
      <w:marRight w:val="0"/>
      <w:marTop w:val="0"/>
      <w:marBottom w:val="0"/>
      <w:divBdr>
        <w:top w:val="none" w:sz="0" w:space="0" w:color="auto"/>
        <w:left w:val="none" w:sz="0" w:space="0" w:color="auto"/>
        <w:bottom w:val="none" w:sz="0" w:space="0" w:color="auto"/>
        <w:right w:val="none" w:sz="0" w:space="0" w:color="auto"/>
      </w:divBdr>
      <w:divsChild>
        <w:div w:id="1600525157">
          <w:marLeft w:val="0"/>
          <w:marRight w:val="0"/>
          <w:marTop w:val="0"/>
          <w:marBottom w:val="0"/>
          <w:divBdr>
            <w:top w:val="none" w:sz="0" w:space="0" w:color="auto"/>
            <w:left w:val="none" w:sz="0" w:space="0" w:color="auto"/>
            <w:bottom w:val="none" w:sz="0" w:space="0" w:color="auto"/>
            <w:right w:val="none" w:sz="0" w:space="0" w:color="auto"/>
          </w:divBdr>
          <w:divsChild>
            <w:div w:id="13595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2466">
      <w:bodyDiv w:val="1"/>
      <w:marLeft w:val="0"/>
      <w:marRight w:val="0"/>
      <w:marTop w:val="0"/>
      <w:marBottom w:val="0"/>
      <w:divBdr>
        <w:top w:val="none" w:sz="0" w:space="0" w:color="auto"/>
        <w:left w:val="none" w:sz="0" w:space="0" w:color="auto"/>
        <w:bottom w:val="none" w:sz="0" w:space="0" w:color="auto"/>
        <w:right w:val="none" w:sz="0" w:space="0" w:color="auto"/>
      </w:divBdr>
    </w:div>
    <w:div w:id="246113278">
      <w:bodyDiv w:val="1"/>
      <w:marLeft w:val="0"/>
      <w:marRight w:val="0"/>
      <w:marTop w:val="0"/>
      <w:marBottom w:val="0"/>
      <w:divBdr>
        <w:top w:val="none" w:sz="0" w:space="0" w:color="auto"/>
        <w:left w:val="none" w:sz="0" w:space="0" w:color="auto"/>
        <w:bottom w:val="none" w:sz="0" w:space="0" w:color="auto"/>
        <w:right w:val="none" w:sz="0" w:space="0" w:color="auto"/>
      </w:divBdr>
    </w:div>
    <w:div w:id="247810685">
      <w:bodyDiv w:val="1"/>
      <w:marLeft w:val="0"/>
      <w:marRight w:val="0"/>
      <w:marTop w:val="0"/>
      <w:marBottom w:val="0"/>
      <w:divBdr>
        <w:top w:val="none" w:sz="0" w:space="0" w:color="auto"/>
        <w:left w:val="none" w:sz="0" w:space="0" w:color="auto"/>
        <w:bottom w:val="none" w:sz="0" w:space="0" w:color="auto"/>
        <w:right w:val="none" w:sz="0" w:space="0" w:color="auto"/>
      </w:divBdr>
    </w:div>
    <w:div w:id="250048698">
      <w:bodyDiv w:val="1"/>
      <w:marLeft w:val="0"/>
      <w:marRight w:val="0"/>
      <w:marTop w:val="0"/>
      <w:marBottom w:val="0"/>
      <w:divBdr>
        <w:top w:val="none" w:sz="0" w:space="0" w:color="auto"/>
        <w:left w:val="none" w:sz="0" w:space="0" w:color="auto"/>
        <w:bottom w:val="none" w:sz="0" w:space="0" w:color="auto"/>
        <w:right w:val="none" w:sz="0" w:space="0" w:color="auto"/>
      </w:divBdr>
    </w:div>
    <w:div w:id="250623277">
      <w:bodyDiv w:val="1"/>
      <w:marLeft w:val="0"/>
      <w:marRight w:val="0"/>
      <w:marTop w:val="0"/>
      <w:marBottom w:val="0"/>
      <w:divBdr>
        <w:top w:val="none" w:sz="0" w:space="0" w:color="auto"/>
        <w:left w:val="none" w:sz="0" w:space="0" w:color="auto"/>
        <w:bottom w:val="none" w:sz="0" w:space="0" w:color="auto"/>
        <w:right w:val="none" w:sz="0" w:space="0" w:color="auto"/>
      </w:divBdr>
    </w:div>
    <w:div w:id="251201611">
      <w:bodyDiv w:val="1"/>
      <w:marLeft w:val="0"/>
      <w:marRight w:val="0"/>
      <w:marTop w:val="0"/>
      <w:marBottom w:val="0"/>
      <w:divBdr>
        <w:top w:val="none" w:sz="0" w:space="0" w:color="auto"/>
        <w:left w:val="none" w:sz="0" w:space="0" w:color="auto"/>
        <w:bottom w:val="none" w:sz="0" w:space="0" w:color="auto"/>
        <w:right w:val="none" w:sz="0" w:space="0" w:color="auto"/>
      </w:divBdr>
    </w:div>
    <w:div w:id="251665184">
      <w:bodyDiv w:val="1"/>
      <w:marLeft w:val="0"/>
      <w:marRight w:val="0"/>
      <w:marTop w:val="0"/>
      <w:marBottom w:val="0"/>
      <w:divBdr>
        <w:top w:val="none" w:sz="0" w:space="0" w:color="auto"/>
        <w:left w:val="none" w:sz="0" w:space="0" w:color="auto"/>
        <w:bottom w:val="none" w:sz="0" w:space="0" w:color="auto"/>
        <w:right w:val="none" w:sz="0" w:space="0" w:color="auto"/>
      </w:divBdr>
      <w:divsChild>
        <w:div w:id="437259138">
          <w:marLeft w:val="0"/>
          <w:marRight w:val="0"/>
          <w:marTop w:val="0"/>
          <w:marBottom w:val="0"/>
          <w:divBdr>
            <w:top w:val="none" w:sz="0" w:space="0" w:color="auto"/>
            <w:left w:val="none" w:sz="0" w:space="0" w:color="auto"/>
            <w:bottom w:val="none" w:sz="0" w:space="0" w:color="auto"/>
            <w:right w:val="none" w:sz="0" w:space="0" w:color="auto"/>
          </w:divBdr>
          <w:divsChild>
            <w:div w:id="105807024">
              <w:marLeft w:val="0"/>
              <w:marRight w:val="0"/>
              <w:marTop w:val="0"/>
              <w:marBottom w:val="0"/>
              <w:divBdr>
                <w:top w:val="none" w:sz="0" w:space="0" w:color="auto"/>
                <w:left w:val="none" w:sz="0" w:space="0" w:color="auto"/>
                <w:bottom w:val="none" w:sz="0" w:space="0" w:color="auto"/>
                <w:right w:val="none" w:sz="0" w:space="0" w:color="auto"/>
              </w:divBdr>
            </w:div>
            <w:div w:id="186061965">
              <w:marLeft w:val="0"/>
              <w:marRight w:val="0"/>
              <w:marTop w:val="0"/>
              <w:marBottom w:val="0"/>
              <w:divBdr>
                <w:top w:val="none" w:sz="0" w:space="0" w:color="auto"/>
                <w:left w:val="none" w:sz="0" w:space="0" w:color="auto"/>
                <w:bottom w:val="none" w:sz="0" w:space="0" w:color="auto"/>
                <w:right w:val="none" w:sz="0" w:space="0" w:color="auto"/>
              </w:divBdr>
            </w:div>
            <w:div w:id="2040274747">
              <w:marLeft w:val="0"/>
              <w:marRight w:val="0"/>
              <w:marTop w:val="0"/>
              <w:marBottom w:val="0"/>
              <w:divBdr>
                <w:top w:val="none" w:sz="0" w:space="0" w:color="auto"/>
                <w:left w:val="none" w:sz="0" w:space="0" w:color="auto"/>
                <w:bottom w:val="none" w:sz="0" w:space="0" w:color="auto"/>
                <w:right w:val="none" w:sz="0" w:space="0" w:color="auto"/>
              </w:divBdr>
            </w:div>
            <w:div w:id="700016379">
              <w:marLeft w:val="0"/>
              <w:marRight w:val="0"/>
              <w:marTop w:val="0"/>
              <w:marBottom w:val="0"/>
              <w:divBdr>
                <w:top w:val="none" w:sz="0" w:space="0" w:color="auto"/>
                <w:left w:val="none" w:sz="0" w:space="0" w:color="auto"/>
                <w:bottom w:val="none" w:sz="0" w:space="0" w:color="auto"/>
                <w:right w:val="none" w:sz="0" w:space="0" w:color="auto"/>
              </w:divBdr>
            </w:div>
            <w:div w:id="1678730005">
              <w:marLeft w:val="0"/>
              <w:marRight w:val="0"/>
              <w:marTop w:val="0"/>
              <w:marBottom w:val="0"/>
              <w:divBdr>
                <w:top w:val="none" w:sz="0" w:space="0" w:color="auto"/>
                <w:left w:val="none" w:sz="0" w:space="0" w:color="auto"/>
                <w:bottom w:val="none" w:sz="0" w:space="0" w:color="auto"/>
                <w:right w:val="none" w:sz="0" w:space="0" w:color="auto"/>
              </w:divBdr>
            </w:div>
            <w:div w:id="1109740640">
              <w:marLeft w:val="0"/>
              <w:marRight w:val="0"/>
              <w:marTop w:val="0"/>
              <w:marBottom w:val="0"/>
              <w:divBdr>
                <w:top w:val="none" w:sz="0" w:space="0" w:color="auto"/>
                <w:left w:val="none" w:sz="0" w:space="0" w:color="auto"/>
                <w:bottom w:val="none" w:sz="0" w:space="0" w:color="auto"/>
                <w:right w:val="none" w:sz="0" w:space="0" w:color="auto"/>
              </w:divBdr>
            </w:div>
            <w:div w:id="722674105">
              <w:marLeft w:val="0"/>
              <w:marRight w:val="0"/>
              <w:marTop w:val="0"/>
              <w:marBottom w:val="0"/>
              <w:divBdr>
                <w:top w:val="none" w:sz="0" w:space="0" w:color="auto"/>
                <w:left w:val="none" w:sz="0" w:space="0" w:color="auto"/>
                <w:bottom w:val="none" w:sz="0" w:space="0" w:color="auto"/>
                <w:right w:val="none" w:sz="0" w:space="0" w:color="auto"/>
              </w:divBdr>
            </w:div>
            <w:div w:id="931397843">
              <w:marLeft w:val="0"/>
              <w:marRight w:val="0"/>
              <w:marTop w:val="0"/>
              <w:marBottom w:val="0"/>
              <w:divBdr>
                <w:top w:val="none" w:sz="0" w:space="0" w:color="auto"/>
                <w:left w:val="none" w:sz="0" w:space="0" w:color="auto"/>
                <w:bottom w:val="none" w:sz="0" w:space="0" w:color="auto"/>
                <w:right w:val="none" w:sz="0" w:space="0" w:color="auto"/>
              </w:divBdr>
            </w:div>
            <w:div w:id="714158216">
              <w:marLeft w:val="0"/>
              <w:marRight w:val="0"/>
              <w:marTop w:val="0"/>
              <w:marBottom w:val="0"/>
              <w:divBdr>
                <w:top w:val="none" w:sz="0" w:space="0" w:color="auto"/>
                <w:left w:val="none" w:sz="0" w:space="0" w:color="auto"/>
                <w:bottom w:val="none" w:sz="0" w:space="0" w:color="auto"/>
                <w:right w:val="none" w:sz="0" w:space="0" w:color="auto"/>
              </w:divBdr>
            </w:div>
            <w:div w:id="1644970467">
              <w:marLeft w:val="0"/>
              <w:marRight w:val="0"/>
              <w:marTop w:val="0"/>
              <w:marBottom w:val="0"/>
              <w:divBdr>
                <w:top w:val="none" w:sz="0" w:space="0" w:color="auto"/>
                <w:left w:val="none" w:sz="0" w:space="0" w:color="auto"/>
                <w:bottom w:val="none" w:sz="0" w:space="0" w:color="auto"/>
                <w:right w:val="none" w:sz="0" w:space="0" w:color="auto"/>
              </w:divBdr>
            </w:div>
            <w:div w:id="7269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7279">
      <w:bodyDiv w:val="1"/>
      <w:marLeft w:val="0"/>
      <w:marRight w:val="0"/>
      <w:marTop w:val="0"/>
      <w:marBottom w:val="0"/>
      <w:divBdr>
        <w:top w:val="none" w:sz="0" w:space="0" w:color="auto"/>
        <w:left w:val="none" w:sz="0" w:space="0" w:color="auto"/>
        <w:bottom w:val="none" w:sz="0" w:space="0" w:color="auto"/>
        <w:right w:val="none" w:sz="0" w:space="0" w:color="auto"/>
      </w:divBdr>
    </w:div>
    <w:div w:id="253712287">
      <w:bodyDiv w:val="1"/>
      <w:marLeft w:val="0"/>
      <w:marRight w:val="0"/>
      <w:marTop w:val="0"/>
      <w:marBottom w:val="0"/>
      <w:divBdr>
        <w:top w:val="none" w:sz="0" w:space="0" w:color="auto"/>
        <w:left w:val="none" w:sz="0" w:space="0" w:color="auto"/>
        <w:bottom w:val="none" w:sz="0" w:space="0" w:color="auto"/>
        <w:right w:val="none" w:sz="0" w:space="0" w:color="auto"/>
      </w:divBdr>
      <w:divsChild>
        <w:div w:id="1140877266">
          <w:marLeft w:val="0"/>
          <w:marRight w:val="0"/>
          <w:marTop w:val="0"/>
          <w:marBottom w:val="0"/>
          <w:divBdr>
            <w:top w:val="none" w:sz="0" w:space="0" w:color="auto"/>
            <w:left w:val="none" w:sz="0" w:space="0" w:color="auto"/>
            <w:bottom w:val="none" w:sz="0" w:space="0" w:color="auto"/>
            <w:right w:val="none" w:sz="0" w:space="0" w:color="auto"/>
          </w:divBdr>
          <w:divsChild>
            <w:div w:id="433092256">
              <w:marLeft w:val="0"/>
              <w:marRight w:val="0"/>
              <w:marTop w:val="0"/>
              <w:marBottom w:val="0"/>
              <w:divBdr>
                <w:top w:val="none" w:sz="0" w:space="0" w:color="auto"/>
                <w:left w:val="none" w:sz="0" w:space="0" w:color="auto"/>
                <w:bottom w:val="none" w:sz="0" w:space="0" w:color="auto"/>
                <w:right w:val="none" w:sz="0" w:space="0" w:color="auto"/>
              </w:divBdr>
            </w:div>
            <w:div w:id="2011441135">
              <w:marLeft w:val="0"/>
              <w:marRight w:val="0"/>
              <w:marTop w:val="0"/>
              <w:marBottom w:val="0"/>
              <w:divBdr>
                <w:top w:val="none" w:sz="0" w:space="0" w:color="auto"/>
                <w:left w:val="none" w:sz="0" w:space="0" w:color="auto"/>
                <w:bottom w:val="none" w:sz="0" w:space="0" w:color="auto"/>
                <w:right w:val="none" w:sz="0" w:space="0" w:color="auto"/>
              </w:divBdr>
            </w:div>
            <w:div w:id="113328666">
              <w:marLeft w:val="0"/>
              <w:marRight w:val="0"/>
              <w:marTop w:val="0"/>
              <w:marBottom w:val="0"/>
              <w:divBdr>
                <w:top w:val="none" w:sz="0" w:space="0" w:color="auto"/>
                <w:left w:val="none" w:sz="0" w:space="0" w:color="auto"/>
                <w:bottom w:val="none" w:sz="0" w:space="0" w:color="auto"/>
                <w:right w:val="none" w:sz="0" w:space="0" w:color="auto"/>
              </w:divBdr>
            </w:div>
            <w:div w:id="45030639">
              <w:marLeft w:val="0"/>
              <w:marRight w:val="0"/>
              <w:marTop w:val="0"/>
              <w:marBottom w:val="0"/>
              <w:divBdr>
                <w:top w:val="none" w:sz="0" w:space="0" w:color="auto"/>
                <w:left w:val="none" w:sz="0" w:space="0" w:color="auto"/>
                <w:bottom w:val="none" w:sz="0" w:space="0" w:color="auto"/>
                <w:right w:val="none" w:sz="0" w:space="0" w:color="auto"/>
              </w:divBdr>
            </w:div>
            <w:div w:id="421725741">
              <w:marLeft w:val="0"/>
              <w:marRight w:val="0"/>
              <w:marTop w:val="0"/>
              <w:marBottom w:val="0"/>
              <w:divBdr>
                <w:top w:val="none" w:sz="0" w:space="0" w:color="auto"/>
                <w:left w:val="none" w:sz="0" w:space="0" w:color="auto"/>
                <w:bottom w:val="none" w:sz="0" w:space="0" w:color="auto"/>
                <w:right w:val="none" w:sz="0" w:space="0" w:color="auto"/>
              </w:divBdr>
            </w:div>
            <w:div w:id="2048287272">
              <w:marLeft w:val="0"/>
              <w:marRight w:val="0"/>
              <w:marTop w:val="0"/>
              <w:marBottom w:val="0"/>
              <w:divBdr>
                <w:top w:val="none" w:sz="0" w:space="0" w:color="auto"/>
                <w:left w:val="none" w:sz="0" w:space="0" w:color="auto"/>
                <w:bottom w:val="none" w:sz="0" w:space="0" w:color="auto"/>
                <w:right w:val="none" w:sz="0" w:space="0" w:color="auto"/>
              </w:divBdr>
            </w:div>
            <w:div w:id="1077828843">
              <w:marLeft w:val="0"/>
              <w:marRight w:val="0"/>
              <w:marTop w:val="0"/>
              <w:marBottom w:val="0"/>
              <w:divBdr>
                <w:top w:val="none" w:sz="0" w:space="0" w:color="auto"/>
                <w:left w:val="none" w:sz="0" w:space="0" w:color="auto"/>
                <w:bottom w:val="none" w:sz="0" w:space="0" w:color="auto"/>
                <w:right w:val="none" w:sz="0" w:space="0" w:color="auto"/>
              </w:divBdr>
            </w:div>
            <w:div w:id="1157960637">
              <w:marLeft w:val="0"/>
              <w:marRight w:val="0"/>
              <w:marTop w:val="0"/>
              <w:marBottom w:val="0"/>
              <w:divBdr>
                <w:top w:val="none" w:sz="0" w:space="0" w:color="auto"/>
                <w:left w:val="none" w:sz="0" w:space="0" w:color="auto"/>
                <w:bottom w:val="none" w:sz="0" w:space="0" w:color="auto"/>
                <w:right w:val="none" w:sz="0" w:space="0" w:color="auto"/>
              </w:divBdr>
            </w:div>
            <w:div w:id="1011221813">
              <w:marLeft w:val="0"/>
              <w:marRight w:val="0"/>
              <w:marTop w:val="0"/>
              <w:marBottom w:val="0"/>
              <w:divBdr>
                <w:top w:val="none" w:sz="0" w:space="0" w:color="auto"/>
                <w:left w:val="none" w:sz="0" w:space="0" w:color="auto"/>
                <w:bottom w:val="none" w:sz="0" w:space="0" w:color="auto"/>
                <w:right w:val="none" w:sz="0" w:space="0" w:color="auto"/>
              </w:divBdr>
            </w:div>
            <w:div w:id="1222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3735">
      <w:bodyDiv w:val="1"/>
      <w:marLeft w:val="0"/>
      <w:marRight w:val="0"/>
      <w:marTop w:val="0"/>
      <w:marBottom w:val="0"/>
      <w:divBdr>
        <w:top w:val="none" w:sz="0" w:space="0" w:color="auto"/>
        <w:left w:val="none" w:sz="0" w:space="0" w:color="auto"/>
        <w:bottom w:val="none" w:sz="0" w:space="0" w:color="auto"/>
        <w:right w:val="none" w:sz="0" w:space="0" w:color="auto"/>
      </w:divBdr>
    </w:div>
    <w:div w:id="254746332">
      <w:bodyDiv w:val="1"/>
      <w:marLeft w:val="0"/>
      <w:marRight w:val="0"/>
      <w:marTop w:val="0"/>
      <w:marBottom w:val="0"/>
      <w:divBdr>
        <w:top w:val="none" w:sz="0" w:space="0" w:color="auto"/>
        <w:left w:val="none" w:sz="0" w:space="0" w:color="auto"/>
        <w:bottom w:val="none" w:sz="0" w:space="0" w:color="auto"/>
        <w:right w:val="none" w:sz="0" w:space="0" w:color="auto"/>
      </w:divBdr>
    </w:div>
    <w:div w:id="258295852">
      <w:bodyDiv w:val="1"/>
      <w:marLeft w:val="0"/>
      <w:marRight w:val="0"/>
      <w:marTop w:val="0"/>
      <w:marBottom w:val="0"/>
      <w:divBdr>
        <w:top w:val="none" w:sz="0" w:space="0" w:color="auto"/>
        <w:left w:val="none" w:sz="0" w:space="0" w:color="auto"/>
        <w:bottom w:val="none" w:sz="0" w:space="0" w:color="auto"/>
        <w:right w:val="none" w:sz="0" w:space="0" w:color="auto"/>
      </w:divBdr>
    </w:div>
    <w:div w:id="258833138">
      <w:bodyDiv w:val="1"/>
      <w:marLeft w:val="0"/>
      <w:marRight w:val="0"/>
      <w:marTop w:val="0"/>
      <w:marBottom w:val="0"/>
      <w:divBdr>
        <w:top w:val="none" w:sz="0" w:space="0" w:color="auto"/>
        <w:left w:val="none" w:sz="0" w:space="0" w:color="auto"/>
        <w:bottom w:val="none" w:sz="0" w:space="0" w:color="auto"/>
        <w:right w:val="none" w:sz="0" w:space="0" w:color="auto"/>
      </w:divBdr>
    </w:div>
    <w:div w:id="261494492">
      <w:bodyDiv w:val="1"/>
      <w:marLeft w:val="0"/>
      <w:marRight w:val="0"/>
      <w:marTop w:val="0"/>
      <w:marBottom w:val="0"/>
      <w:divBdr>
        <w:top w:val="none" w:sz="0" w:space="0" w:color="auto"/>
        <w:left w:val="none" w:sz="0" w:space="0" w:color="auto"/>
        <w:bottom w:val="none" w:sz="0" w:space="0" w:color="auto"/>
        <w:right w:val="none" w:sz="0" w:space="0" w:color="auto"/>
      </w:divBdr>
    </w:div>
    <w:div w:id="263149293">
      <w:bodyDiv w:val="1"/>
      <w:marLeft w:val="0"/>
      <w:marRight w:val="0"/>
      <w:marTop w:val="0"/>
      <w:marBottom w:val="0"/>
      <w:divBdr>
        <w:top w:val="none" w:sz="0" w:space="0" w:color="auto"/>
        <w:left w:val="none" w:sz="0" w:space="0" w:color="auto"/>
        <w:bottom w:val="none" w:sz="0" w:space="0" w:color="auto"/>
        <w:right w:val="none" w:sz="0" w:space="0" w:color="auto"/>
      </w:divBdr>
    </w:div>
    <w:div w:id="264579863">
      <w:bodyDiv w:val="1"/>
      <w:marLeft w:val="0"/>
      <w:marRight w:val="0"/>
      <w:marTop w:val="0"/>
      <w:marBottom w:val="0"/>
      <w:divBdr>
        <w:top w:val="none" w:sz="0" w:space="0" w:color="auto"/>
        <w:left w:val="none" w:sz="0" w:space="0" w:color="auto"/>
        <w:bottom w:val="none" w:sz="0" w:space="0" w:color="auto"/>
        <w:right w:val="none" w:sz="0" w:space="0" w:color="auto"/>
      </w:divBdr>
    </w:div>
    <w:div w:id="266274221">
      <w:bodyDiv w:val="1"/>
      <w:marLeft w:val="0"/>
      <w:marRight w:val="0"/>
      <w:marTop w:val="0"/>
      <w:marBottom w:val="0"/>
      <w:divBdr>
        <w:top w:val="none" w:sz="0" w:space="0" w:color="auto"/>
        <w:left w:val="none" w:sz="0" w:space="0" w:color="auto"/>
        <w:bottom w:val="none" w:sz="0" w:space="0" w:color="auto"/>
        <w:right w:val="none" w:sz="0" w:space="0" w:color="auto"/>
      </w:divBdr>
    </w:div>
    <w:div w:id="268701186">
      <w:bodyDiv w:val="1"/>
      <w:marLeft w:val="0"/>
      <w:marRight w:val="0"/>
      <w:marTop w:val="0"/>
      <w:marBottom w:val="0"/>
      <w:divBdr>
        <w:top w:val="none" w:sz="0" w:space="0" w:color="auto"/>
        <w:left w:val="none" w:sz="0" w:space="0" w:color="auto"/>
        <w:bottom w:val="none" w:sz="0" w:space="0" w:color="auto"/>
        <w:right w:val="none" w:sz="0" w:space="0" w:color="auto"/>
      </w:divBdr>
    </w:div>
    <w:div w:id="269051488">
      <w:bodyDiv w:val="1"/>
      <w:marLeft w:val="0"/>
      <w:marRight w:val="0"/>
      <w:marTop w:val="0"/>
      <w:marBottom w:val="0"/>
      <w:divBdr>
        <w:top w:val="none" w:sz="0" w:space="0" w:color="auto"/>
        <w:left w:val="none" w:sz="0" w:space="0" w:color="auto"/>
        <w:bottom w:val="none" w:sz="0" w:space="0" w:color="auto"/>
        <w:right w:val="none" w:sz="0" w:space="0" w:color="auto"/>
      </w:divBdr>
    </w:div>
    <w:div w:id="269702957">
      <w:bodyDiv w:val="1"/>
      <w:marLeft w:val="0"/>
      <w:marRight w:val="0"/>
      <w:marTop w:val="0"/>
      <w:marBottom w:val="0"/>
      <w:divBdr>
        <w:top w:val="none" w:sz="0" w:space="0" w:color="auto"/>
        <w:left w:val="none" w:sz="0" w:space="0" w:color="auto"/>
        <w:bottom w:val="none" w:sz="0" w:space="0" w:color="auto"/>
        <w:right w:val="none" w:sz="0" w:space="0" w:color="auto"/>
      </w:divBdr>
    </w:div>
    <w:div w:id="273246620">
      <w:bodyDiv w:val="1"/>
      <w:marLeft w:val="0"/>
      <w:marRight w:val="0"/>
      <w:marTop w:val="0"/>
      <w:marBottom w:val="0"/>
      <w:divBdr>
        <w:top w:val="none" w:sz="0" w:space="0" w:color="auto"/>
        <w:left w:val="none" w:sz="0" w:space="0" w:color="auto"/>
        <w:bottom w:val="none" w:sz="0" w:space="0" w:color="auto"/>
        <w:right w:val="none" w:sz="0" w:space="0" w:color="auto"/>
      </w:divBdr>
    </w:div>
    <w:div w:id="275646648">
      <w:bodyDiv w:val="1"/>
      <w:marLeft w:val="0"/>
      <w:marRight w:val="0"/>
      <w:marTop w:val="0"/>
      <w:marBottom w:val="0"/>
      <w:divBdr>
        <w:top w:val="none" w:sz="0" w:space="0" w:color="auto"/>
        <w:left w:val="none" w:sz="0" w:space="0" w:color="auto"/>
        <w:bottom w:val="none" w:sz="0" w:space="0" w:color="auto"/>
        <w:right w:val="none" w:sz="0" w:space="0" w:color="auto"/>
      </w:divBdr>
    </w:div>
    <w:div w:id="276185087">
      <w:bodyDiv w:val="1"/>
      <w:marLeft w:val="0"/>
      <w:marRight w:val="0"/>
      <w:marTop w:val="0"/>
      <w:marBottom w:val="0"/>
      <w:divBdr>
        <w:top w:val="none" w:sz="0" w:space="0" w:color="auto"/>
        <w:left w:val="none" w:sz="0" w:space="0" w:color="auto"/>
        <w:bottom w:val="none" w:sz="0" w:space="0" w:color="auto"/>
        <w:right w:val="none" w:sz="0" w:space="0" w:color="auto"/>
      </w:divBdr>
    </w:div>
    <w:div w:id="277612599">
      <w:bodyDiv w:val="1"/>
      <w:marLeft w:val="0"/>
      <w:marRight w:val="0"/>
      <w:marTop w:val="0"/>
      <w:marBottom w:val="0"/>
      <w:divBdr>
        <w:top w:val="none" w:sz="0" w:space="0" w:color="auto"/>
        <w:left w:val="none" w:sz="0" w:space="0" w:color="auto"/>
        <w:bottom w:val="none" w:sz="0" w:space="0" w:color="auto"/>
        <w:right w:val="none" w:sz="0" w:space="0" w:color="auto"/>
      </w:divBdr>
    </w:div>
    <w:div w:id="277762088">
      <w:bodyDiv w:val="1"/>
      <w:marLeft w:val="0"/>
      <w:marRight w:val="0"/>
      <w:marTop w:val="0"/>
      <w:marBottom w:val="0"/>
      <w:divBdr>
        <w:top w:val="none" w:sz="0" w:space="0" w:color="auto"/>
        <w:left w:val="none" w:sz="0" w:space="0" w:color="auto"/>
        <w:bottom w:val="none" w:sz="0" w:space="0" w:color="auto"/>
        <w:right w:val="none" w:sz="0" w:space="0" w:color="auto"/>
      </w:divBdr>
    </w:div>
    <w:div w:id="280190451">
      <w:bodyDiv w:val="1"/>
      <w:marLeft w:val="0"/>
      <w:marRight w:val="0"/>
      <w:marTop w:val="0"/>
      <w:marBottom w:val="0"/>
      <w:divBdr>
        <w:top w:val="none" w:sz="0" w:space="0" w:color="auto"/>
        <w:left w:val="none" w:sz="0" w:space="0" w:color="auto"/>
        <w:bottom w:val="none" w:sz="0" w:space="0" w:color="auto"/>
        <w:right w:val="none" w:sz="0" w:space="0" w:color="auto"/>
      </w:divBdr>
    </w:div>
    <w:div w:id="283197970">
      <w:bodyDiv w:val="1"/>
      <w:marLeft w:val="0"/>
      <w:marRight w:val="0"/>
      <w:marTop w:val="0"/>
      <w:marBottom w:val="0"/>
      <w:divBdr>
        <w:top w:val="none" w:sz="0" w:space="0" w:color="auto"/>
        <w:left w:val="none" w:sz="0" w:space="0" w:color="auto"/>
        <w:bottom w:val="none" w:sz="0" w:space="0" w:color="auto"/>
        <w:right w:val="none" w:sz="0" w:space="0" w:color="auto"/>
      </w:divBdr>
      <w:divsChild>
        <w:div w:id="901871015">
          <w:marLeft w:val="0"/>
          <w:marRight w:val="0"/>
          <w:marTop w:val="0"/>
          <w:marBottom w:val="0"/>
          <w:divBdr>
            <w:top w:val="none" w:sz="0" w:space="0" w:color="auto"/>
            <w:left w:val="none" w:sz="0" w:space="0" w:color="auto"/>
            <w:bottom w:val="none" w:sz="0" w:space="0" w:color="auto"/>
            <w:right w:val="none" w:sz="0" w:space="0" w:color="auto"/>
          </w:divBdr>
        </w:div>
      </w:divsChild>
    </w:div>
    <w:div w:id="284773065">
      <w:bodyDiv w:val="1"/>
      <w:marLeft w:val="0"/>
      <w:marRight w:val="0"/>
      <w:marTop w:val="0"/>
      <w:marBottom w:val="0"/>
      <w:divBdr>
        <w:top w:val="none" w:sz="0" w:space="0" w:color="auto"/>
        <w:left w:val="none" w:sz="0" w:space="0" w:color="auto"/>
        <w:bottom w:val="none" w:sz="0" w:space="0" w:color="auto"/>
        <w:right w:val="none" w:sz="0" w:space="0" w:color="auto"/>
      </w:divBdr>
    </w:div>
    <w:div w:id="286089860">
      <w:bodyDiv w:val="1"/>
      <w:marLeft w:val="0"/>
      <w:marRight w:val="0"/>
      <w:marTop w:val="0"/>
      <w:marBottom w:val="0"/>
      <w:divBdr>
        <w:top w:val="none" w:sz="0" w:space="0" w:color="auto"/>
        <w:left w:val="none" w:sz="0" w:space="0" w:color="auto"/>
        <w:bottom w:val="none" w:sz="0" w:space="0" w:color="auto"/>
        <w:right w:val="none" w:sz="0" w:space="0" w:color="auto"/>
      </w:divBdr>
    </w:div>
    <w:div w:id="287009550">
      <w:bodyDiv w:val="1"/>
      <w:marLeft w:val="0"/>
      <w:marRight w:val="0"/>
      <w:marTop w:val="0"/>
      <w:marBottom w:val="0"/>
      <w:divBdr>
        <w:top w:val="none" w:sz="0" w:space="0" w:color="auto"/>
        <w:left w:val="none" w:sz="0" w:space="0" w:color="auto"/>
        <w:bottom w:val="none" w:sz="0" w:space="0" w:color="auto"/>
        <w:right w:val="none" w:sz="0" w:space="0" w:color="auto"/>
      </w:divBdr>
    </w:div>
    <w:div w:id="292248888">
      <w:bodyDiv w:val="1"/>
      <w:marLeft w:val="0"/>
      <w:marRight w:val="0"/>
      <w:marTop w:val="0"/>
      <w:marBottom w:val="0"/>
      <w:divBdr>
        <w:top w:val="none" w:sz="0" w:space="0" w:color="auto"/>
        <w:left w:val="none" w:sz="0" w:space="0" w:color="auto"/>
        <w:bottom w:val="none" w:sz="0" w:space="0" w:color="auto"/>
        <w:right w:val="none" w:sz="0" w:space="0" w:color="auto"/>
      </w:divBdr>
    </w:div>
    <w:div w:id="293104970">
      <w:bodyDiv w:val="1"/>
      <w:marLeft w:val="0"/>
      <w:marRight w:val="0"/>
      <w:marTop w:val="0"/>
      <w:marBottom w:val="0"/>
      <w:divBdr>
        <w:top w:val="none" w:sz="0" w:space="0" w:color="auto"/>
        <w:left w:val="none" w:sz="0" w:space="0" w:color="auto"/>
        <w:bottom w:val="none" w:sz="0" w:space="0" w:color="auto"/>
        <w:right w:val="none" w:sz="0" w:space="0" w:color="auto"/>
      </w:divBdr>
    </w:div>
    <w:div w:id="293365446">
      <w:bodyDiv w:val="1"/>
      <w:marLeft w:val="0"/>
      <w:marRight w:val="0"/>
      <w:marTop w:val="0"/>
      <w:marBottom w:val="0"/>
      <w:divBdr>
        <w:top w:val="none" w:sz="0" w:space="0" w:color="auto"/>
        <w:left w:val="none" w:sz="0" w:space="0" w:color="auto"/>
        <w:bottom w:val="none" w:sz="0" w:space="0" w:color="auto"/>
        <w:right w:val="none" w:sz="0" w:space="0" w:color="auto"/>
      </w:divBdr>
    </w:div>
    <w:div w:id="297494401">
      <w:bodyDiv w:val="1"/>
      <w:marLeft w:val="0"/>
      <w:marRight w:val="0"/>
      <w:marTop w:val="0"/>
      <w:marBottom w:val="0"/>
      <w:divBdr>
        <w:top w:val="none" w:sz="0" w:space="0" w:color="auto"/>
        <w:left w:val="none" w:sz="0" w:space="0" w:color="auto"/>
        <w:bottom w:val="none" w:sz="0" w:space="0" w:color="auto"/>
        <w:right w:val="none" w:sz="0" w:space="0" w:color="auto"/>
      </w:divBdr>
    </w:div>
    <w:div w:id="297951430">
      <w:bodyDiv w:val="1"/>
      <w:marLeft w:val="0"/>
      <w:marRight w:val="0"/>
      <w:marTop w:val="0"/>
      <w:marBottom w:val="0"/>
      <w:divBdr>
        <w:top w:val="none" w:sz="0" w:space="0" w:color="auto"/>
        <w:left w:val="none" w:sz="0" w:space="0" w:color="auto"/>
        <w:bottom w:val="none" w:sz="0" w:space="0" w:color="auto"/>
        <w:right w:val="none" w:sz="0" w:space="0" w:color="auto"/>
      </w:divBdr>
    </w:div>
    <w:div w:id="302779239">
      <w:bodyDiv w:val="1"/>
      <w:marLeft w:val="0"/>
      <w:marRight w:val="0"/>
      <w:marTop w:val="0"/>
      <w:marBottom w:val="0"/>
      <w:divBdr>
        <w:top w:val="none" w:sz="0" w:space="0" w:color="auto"/>
        <w:left w:val="none" w:sz="0" w:space="0" w:color="auto"/>
        <w:bottom w:val="none" w:sz="0" w:space="0" w:color="auto"/>
        <w:right w:val="none" w:sz="0" w:space="0" w:color="auto"/>
      </w:divBdr>
    </w:div>
    <w:div w:id="305361441">
      <w:bodyDiv w:val="1"/>
      <w:marLeft w:val="0"/>
      <w:marRight w:val="0"/>
      <w:marTop w:val="0"/>
      <w:marBottom w:val="0"/>
      <w:divBdr>
        <w:top w:val="none" w:sz="0" w:space="0" w:color="auto"/>
        <w:left w:val="none" w:sz="0" w:space="0" w:color="auto"/>
        <w:bottom w:val="none" w:sz="0" w:space="0" w:color="auto"/>
        <w:right w:val="none" w:sz="0" w:space="0" w:color="auto"/>
      </w:divBdr>
    </w:div>
    <w:div w:id="308678948">
      <w:bodyDiv w:val="1"/>
      <w:marLeft w:val="0"/>
      <w:marRight w:val="0"/>
      <w:marTop w:val="0"/>
      <w:marBottom w:val="0"/>
      <w:divBdr>
        <w:top w:val="none" w:sz="0" w:space="0" w:color="auto"/>
        <w:left w:val="none" w:sz="0" w:space="0" w:color="auto"/>
        <w:bottom w:val="none" w:sz="0" w:space="0" w:color="auto"/>
        <w:right w:val="none" w:sz="0" w:space="0" w:color="auto"/>
      </w:divBdr>
    </w:div>
    <w:div w:id="309091132">
      <w:bodyDiv w:val="1"/>
      <w:marLeft w:val="0"/>
      <w:marRight w:val="0"/>
      <w:marTop w:val="0"/>
      <w:marBottom w:val="0"/>
      <w:divBdr>
        <w:top w:val="none" w:sz="0" w:space="0" w:color="auto"/>
        <w:left w:val="none" w:sz="0" w:space="0" w:color="auto"/>
        <w:bottom w:val="none" w:sz="0" w:space="0" w:color="auto"/>
        <w:right w:val="none" w:sz="0" w:space="0" w:color="auto"/>
      </w:divBdr>
    </w:div>
    <w:div w:id="309217213">
      <w:bodyDiv w:val="1"/>
      <w:marLeft w:val="0"/>
      <w:marRight w:val="0"/>
      <w:marTop w:val="0"/>
      <w:marBottom w:val="0"/>
      <w:divBdr>
        <w:top w:val="none" w:sz="0" w:space="0" w:color="auto"/>
        <w:left w:val="none" w:sz="0" w:space="0" w:color="auto"/>
        <w:bottom w:val="none" w:sz="0" w:space="0" w:color="auto"/>
        <w:right w:val="none" w:sz="0" w:space="0" w:color="auto"/>
      </w:divBdr>
    </w:div>
    <w:div w:id="309482638">
      <w:bodyDiv w:val="1"/>
      <w:marLeft w:val="0"/>
      <w:marRight w:val="0"/>
      <w:marTop w:val="0"/>
      <w:marBottom w:val="0"/>
      <w:divBdr>
        <w:top w:val="none" w:sz="0" w:space="0" w:color="auto"/>
        <w:left w:val="none" w:sz="0" w:space="0" w:color="auto"/>
        <w:bottom w:val="none" w:sz="0" w:space="0" w:color="auto"/>
        <w:right w:val="none" w:sz="0" w:space="0" w:color="auto"/>
      </w:divBdr>
    </w:div>
    <w:div w:id="310864284">
      <w:bodyDiv w:val="1"/>
      <w:marLeft w:val="0"/>
      <w:marRight w:val="0"/>
      <w:marTop w:val="0"/>
      <w:marBottom w:val="0"/>
      <w:divBdr>
        <w:top w:val="none" w:sz="0" w:space="0" w:color="auto"/>
        <w:left w:val="none" w:sz="0" w:space="0" w:color="auto"/>
        <w:bottom w:val="none" w:sz="0" w:space="0" w:color="auto"/>
        <w:right w:val="none" w:sz="0" w:space="0" w:color="auto"/>
      </w:divBdr>
    </w:div>
    <w:div w:id="312375589">
      <w:bodyDiv w:val="1"/>
      <w:marLeft w:val="0"/>
      <w:marRight w:val="0"/>
      <w:marTop w:val="0"/>
      <w:marBottom w:val="0"/>
      <w:divBdr>
        <w:top w:val="none" w:sz="0" w:space="0" w:color="auto"/>
        <w:left w:val="none" w:sz="0" w:space="0" w:color="auto"/>
        <w:bottom w:val="none" w:sz="0" w:space="0" w:color="auto"/>
        <w:right w:val="none" w:sz="0" w:space="0" w:color="auto"/>
      </w:divBdr>
    </w:div>
    <w:div w:id="317001758">
      <w:bodyDiv w:val="1"/>
      <w:marLeft w:val="0"/>
      <w:marRight w:val="0"/>
      <w:marTop w:val="0"/>
      <w:marBottom w:val="0"/>
      <w:divBdr>
        <w:top w:val="none" w:sz="0" w:space="0" w:color="auto"/>
        <w:left w:val="none" w:sz="0" w:space="0" w:color="auto"/>
        <w:bottom w:val="none" w:sz="0" w:space="0" w:color="auto"/>
        <w:right w:val="none" w:sz="0" w:space="0" w:color="auto"/>
      </w:divBdr>
    </w:div>
    <w:div w:id="318197651">
      <w:bodyDiv w:val="1"/>
      <w:marLeft w:val="0"/>
      <w:marRight w:val="0"/>
      <w:marTop w:val="0"/>
      <w:marBottom w:val="0"/>
      <w:divBdr>
        <w:top w:val="none" w:sz="0" w:space="0" w:color="auto"/>
        <w:left w:val="none" w:sz="0" w:space="0" w:color="auto"/>
        <w:bottom w:val="none" w:sz="0" w:space="0" w:color="auto"/>
        <w:right w:val="none" w:sz="0" w:space="0" w:color="auto"/>
      </w:divBdr>
    </w:div>
    <w:div w:id="329063525">
      <w:bodyDiv w:val="1"/>
      <w:marLeft w:val="0"/>
      <w:marRight w:val="0"/>
      <w:marTop w:val="0"/>
      <w:marBottom w:val="0"/>
      <w:divBdr>
        <w:top w:val="none" w:sz="0" w:space="0" w:color="auto"/>
        <w:left w:val="none" w:sz="0" w:space="0" w:color="auto"/>
        <w:bottom w:val="none" w:sz="0" w:space="0" w:color="auto"/>
        <w:right w:val="none" w:sz="0" w:space="0" w:color="auto"/>
      </w:divBdr>
    </w:div>
    <w:div w:id="329259952">
      <w:bodyDiv w:val="1"/>
      <w:marLeft w:val="0"/>
      <w:marRight w:val="0"/>
      <w:marTop w:val="0"/>
      <w:marBottom w:val="0"/>
      <w:divBdr>
        <w:top w:val="none" w:sz="0" w:space="0" w:color="auto"/>
        <w:left w:val="none" w:sz="0" w:space="0" w:color="auto"/>
        <w:bottom w:val="none" w:sz="0" w:space="0" w:color="auto"/>
        <w:right w:val="none" w:sz="0" w:space="0" w:color="auto"/>
      </w:divBdr>
    </w:div>
    <w:div w:id="329455503">
      <w:bodyDiv w:val="1"/>
      <w:marLeft w:val="0"/>
      <w:marRight w:val="0"/>
      <w:marTop w:val="0"/>
      <w:marBottom w:val="0"/>
      <w:divBdr>
        <w:top w:val="none" w:sz="0" w:space="0" w:color="auto"/>
        <w:left w:val="none" w:sz="0" w:space="0" w:color="auto"/>
        <w:bottom w:val="none" w:sz="0" w:space="0" w:color="auto"/>
        <w:right w:val="none" w:sz="0" w:space="0" w:color="auto"/>
      </w:divBdr>
    </w:div>
    <w:div w:id="329599755">
      <w:bodyDiv w:val="1"/>
      <w:marLeft w:val="0"/>
      <w:marRight w:val="0"/>
      <w:marTop w:val="0"/>
      <w:marBottom w:val="0"/>
      <w:divBdr>
        <w:top w:val="none" w:sz="0" w:space="0" w:color="auto"/>
        <w:left w:val="none" w:sz="0" w:space="0" w:color="auto"/>
        <w:bottom w:val="none" w:sz="0" w:space="0" w:color="auto"/>
        <w:right w:val="none" w:sz="0" w:space="0" w:color="auto"/>
      </w:divBdr>
    </w:div>
    <w:div w:id="330333834">
      <w:bodyDiv w:val="1"/>
      <w:marLeft w:val="0"/>
      <w:marRight w:val="0"/>
      <w:marTop w:val="0"/>
      <w:marBottom w:val="0"/>
      <w:divBdr>
        <w:top w:val="none" w:sz="0" w:space="0" w:color="auto"/>
        <w:left w:val="none" w:sz="0" w:space="0" w:color="auto"/>
        <w:bottom w:val="none" w:sz="0" w:space="0" w:color="auto"/>
        <w:right w:val="none" w:sz="0" w:space="0" w:color="auto"/>
      </w:divBdr>
    </w:div>
    <w:div w:id="331950615">
      <w:bodyDiv w:val="1"/>
      <w:marLeft w:val="0"/>
      <w:marRight w:val="0"/>
      <w:marTop w:val="0"/>
      <w:marBottom w:val="0"/>
      <w:divBdr>
        <w:top w:val="none" w:sz="0" w:space="0" w:color="auto"/>
        <w:left w:val="none" w:sz="0" w:space="0" w:color="auto"/>
        <w:bottom w:val="none" w:sz="0" w:space="0" w:color="auto"/>
        <w:right w:val="none" w:sz="0" w:space="0" w:color="auto"/>
      </w:divBdr>
    </w:div>
    <w:div w:id="334385997">
      <w:bodyDiv w:val="1"/>
      <w:marLeft w:val="0"/>
      <w:marRight w:val="0"/>
      <w:marTop w:val="0"/>
      <w:marBottom w:val="0"/>
      <w:divBdr>
        <w:top w:val="none" w:sz="0" w:space="0" w:color="auto"/>
        <w:left w:val="none" w:sz="0" w:space="0" w:color="auto"/>
        <w:bottom w:val="none" w:sz="0" w:space="0" w:color="auto"/>
        <w:right w:val="none" w:sz="0" w:space="0" w:color="auto"/>
      </w:divBdr>
    </w:div>
    <w:div w:id="345208437">
      <w:bodyDiv w:val="1"/>
      <w:marLeft w:val="0"/>
      <w:marRight w:val="0"/>
      <w:marTop w:val="0"/>
      <w:marBottom w:val="0"/>
      <w:divBdr>
        <w:top w:val="none" w:sz="0" w:space="0" w:color="auto"/>
        <w:left w:val="none" w:sz="0" w:space="0" w:color="auto"/>
        <w:bottom w:val="none" w:sz="0" w:space="0" w:color="auto"/>
        <w:right w:val="none" w:sz="0" w:space="0" w:color="auto"/>
      </w:divBdr>
      <w:divsChild>
        <w:div w:id="499345829">
          <w:marLeft w:val="0"/>
          <w:marRight w:val="0"/>
          <w:marTop w:val="0"/>
          <w:marBottom w:val="0"/>
          <w:divBdr>
            <w:top w:val="none" w:sz="0" w:space="0" w:color="auto"/>
            <w:left w:val="none" w:sz="0" w:space="0" w:color="auto"/>
            <w:bottom w:val="none" w:sz="0" w:space="0" w:color="auto"/>
            <w:right w:val="none" w:sz="0" w:space="0" w:color="auto"/>
          </w:divBdr>
          <w:divsChild>
            <w:div w:id="1568372598">
              <w:marLeft w:val="0"/>
              <w:marRight w:val="0"/>
              <w:marTop w:val="0"/>
              <w:marBottom w:val="0"/>
              <w:divBdr>
                <w:top w:val="none" w:sz="0" w:space="0" w:color="auto"/>
                <w:left w:val="none" w:sz="0" w:space="0" w:color="auto"/>
                <w:bottom w:val="none" w:sz="0" w:space="0" w:color="auto"/>
                <w:right w:val="none" w:sz="0" w:space="0" w:color="auto"/>
              </w:divBdr>
            </w:div>
            <w:div w:id="171069691">
              <w:marLeft w:val="0"/>
              <w:marRight w:val="0"/>
              <w:marTop w:val="0"/>
              <w:marBottom w:val="0"/>
              <w:divBdr>
                <w:top w:val="none" w:sz="0" w:space="0" w:color="auto"/>
                <w:left w:val="none" w:sz="0" w:space="0" w:color="auto"/>
                <w:bottom w:val="none" w:sz="0" w:space="0" w:color="auto"/>
                <w:right w:val="none" w:sz="0" w:space="0" w:color="auto"/>
              </w:divBdr>
            </w:div>
            <w:div w:id="1494682863">
              <w:marLeft w:val="0"/>
              <w:marRight w:val="0"/>
              <w:marTop w:val="0"/>
              <w:marBottom w:val="0"/>
              <w:divBdr>
                <w:top w:val="none" w:sz="0" w:space="0" w:color="auto"/>
                <w:left w:val="none" w:sz="0" w:space="0" w:color="auto"/>
                <w:bottom w:val="none" w:sz="0" w:space="0" w:color="auto"/>
                <w:right w:val="none" w:sz="0" w:space="0" w:color="auto"/>
              </w:divBdr>
            </w:div>
            <w:div w:id="661927921">
              <w:marLeft w:val="0"/>
              <w:marRight w:val="0"/>
              <w:marTop w:val="0"/>
              <w:marBottom w:val="0"/>
              <w:divBdr>
                <w:top w:val="none" w:sz="0" w:space="0" w:color="auto"/>
                <w:left w:val="none" w:sz="0" w:space="0" w:color="auto"/>
                <w:bottom w:val="none" w:sz="0" w:space="0" w:color="auto"/>
                <w:right w:val="none" w:sz="0" w:space="0" w:color="auto"/>
              </w:divBdr>
            </w:div>
            <w:div w:id="569929704">
              <w:marLeft w:val="0"/>
              <w:marRight w:val="0"/>
              <w:marTop w:val="0"/>
              <w:marBottom w:val="0"/>
              <w:divBdr>
                <w:top w:val="none" w:sz="0" w:space="0" w:color="auto"/>
                <w:left w:val="none" w:sz="0" w:space="0" w:color="auto"/>
                <w:bottom w:val="none" w:sz="0" w:space="0" w:color="auto"/>
                <w:right w:val="none" w:sz="0" w:space="0" w:color="auto"/>
              </w:divBdr>
            </w:div>
            <w:div w:id="1051536263">
              <w:marLeft w:val="0"/>
              <w:marRight w:val="0"/>
              <w:marTop w:val="0"/>
              <w:marBottom w:val="0"/>
              <w:divBdr>
                <w:top w:val="none" w:sz="0" w:space="0" w:color="auto"/>
                <w:left w:val="none" w:sz="0" w:space="0" w:color="auto"/>
                <w:bottom w:val="none" w:sz="0" w:space="0" w:color="auto"/>
                <w:right w:val="none" w:sz="0" w:space="0" w:color="auto"/>
              </w:divBdr>
            </w:div>
            <w:div w:id="1648898173">
              <w:marLeft w:val="0"/>
              <w:marRight w:val="0"/>
              <w:marTop w:val="0"/>
              <w:marBottom w:val="0"/>
              <w:divBdr>
                <w:top w:val="none" w:sz="0" w:space="0" w:color="auto"/>
                <w:left w:val="none" w:sz="0" w:space="0" w:color="auto"/>
                <w:bottom w:val="none" w:sz="0" w:space="0" w:color="auto"/>
                <w:right w:val="none" w:sz="0" w:space="0" w:color="auto"/>
              </w:divBdr>
            </w:div>
            <w:div w:id="1126850068">
              <w:marLeft w:val="0"/>
              <w:marRight w:val="0"/>
              <w:marTop w:val="0"/>
              <w:marBottom w:val="0"/>
              <w:divBdr>
                <w:top w:val="none" w:sz="0" w:space="0" w:color="auto"/>
                <w:left w:val="none" w:sz="0" w:space="0" w:color="auto"/>
                <w:bottom w:val="none" w:sz="0" w:space="0" w:color="auto"/>
                <w:right w:val="none" w:sz="0" w:space="0" w:color="auto"/>
              </w:divBdr>
            </w:div>
            <w:div w:id="920481993">
              <w:marLeft w:val="0"/>
              <w:marRight w:val="0"/>
              <w:marTop w:val="0"/>
              <w:marBottom w:val="0"/>
              <w:divBdr>
                <w:top w:val="none" w:sz="0" w:space="0" w:color="auto"/>
                <w:left w:val="none" w:sz="0" w:space="0" w:color="auto"/>
                <w:bottom w:val="none" w:sz="0" w:space="0" w:color="auto"/>
                <w:right w:val="none" w:sz="0" w:space="0" w:color="auto"/>
              </w:divBdr>
            </w:div>
            <w:div w:id="1780490815">
              <w:marLeft w:val="0"/>
              <w:marRight w:val="0"/>
              <w:marTop w:val="0"/>
              <w:marBottom w:val="0"/>
              <w:divBdr>
                <w:top w:val="none" w:sz="0" w:space="0" w:color="auto"/>
                <w:left w:val="none" w:sz="0" w:space="0" w:color="auto"/>
                <w:bottom w:val="none" w:sz="0" w:space="0" w:color="auto"/>
                <w:right w:val="none" w:sz="0" w:space="0" w:color="auto"/>
              </w:divBdr>
            </w:div>
            <w:div w:id="18606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0916">
      <w:bodyDiv w:val="1"/>
      <w:marLeft w:val="0"/>
      <w:marRight w:val="0"/>
      <w:marTop w:val="0"/>
      <w:marBottom w:val="0"/>
      <w:divBdr>
        <w:top w:val="none" w:sz="0" w:space="0" w:color="auto"/>
        <w:left w:val="none" w:sz="0" w:space="0" w:color="auto"/>
        <w:bottom w:val="none" w:sz="0" w:space="0" w:color="auto"/>
        <w:right w:val="none" w:sz="0" w:space="0" w:color="auto"/>
      </w:divBdr>
    </w:div>
    <w:div w:id="346833029">
      <w:bodyDiv w:val="1"/>
      <w:marLeft w:val="0"/>
      <w:marRight w:val="0"/>
      <w:marTop w:val="0"/>
      <w:marBottom w:val="0"/>
      <w:divBdr>
        <w:top w:val="none" w:sz="0" w:space="0" w:color="auto"/>
        <w:left w:val="none" w:sz="0" w:space="0" w:color="auto"/>
        <w:bottom w:val="none" w:sz="0" w:space="0" w:color="auto"/>
        <w:right w:val="none" w:sz="0" w:space="0" w:color="auto"/>
      </w:divBdr>
    </w:div>
    <w:div w:id="353311408">
      <w:bodyDiv w:val="1"/>
      <w:marLeft w:val="0"/>
      <w:marRight w:val="0"/>
      <w:marTop w:val="0"/>
      <w:marBottom w:val="0"/>
      <w:divBdr>
        <w:top w:val="none" w:sz="0" w:space="0" w:color="auto"/>
        <w:left w:val="none" w:sz="0" w:space="0" w:color="auto"/>
        <w:bottom w:val="none" w:sz="0" w:space="0" w:color="auto"/>
        <w:right w:val="none" w:sz="0" w:space="0" w:color="auto"/>
      </w:divBdr>
    </w:div>
    <w:div w:id="365563592">
      <w:bodyDiv w:val="1"/>
      <w:marLeft w:val="0"/>
      <w:marRight w:val="0"/>
      <w:marTop w:val="0"/>
      <w:marBottom w:val="0"/>
      <w:divBdr>
        <w:top w:val="none" w:sz="0" w:space="0" w:color="auto"/>
        <w:left w:val="none" w:sz="0" w:space="0" w:color="auto"/>
        <w:bottom w:val="none" w:sz="0" w:space="0" w:color="auto"/>
        <w:right w:val="none" w:sz="0" w:space="0" w:color="auto"/>
      </w:divBdr>
    </w:div>
    <w:div w:id="366639750">
      <w:bodyDiv w:val="1"/>
      <w:marLeft w:val="0"/>
      <w:marRight w:val="0"/>
      <w:marTop w:val="0"/>
      <w:marBottom w:val="0"/>
      <w:divBdr>
        <w:top w:val="none" w:sz="0" w:space="0" w:color="auto"/>
        <w:left w:val="none" w:sz="0" w:space="0" w:color="auto"/>
        <w:bottom w:val="none" w:sz="0" w:space="0" w:color="auto"/>
        <w:right w:val="none" w:sz="0" w:space="0" w:color="auto"/>
      </w:divBdr>
    </w:div>
    <w:div w:id="368337905">
      <w:bodyDiv w:val="1"/>
      <w:marLeft w:val="0"/>
      <w:marRight w:val="0"/>
      <w:marTop w:val="0"/>
      <w:marBottom w:val="0"/>
      <w:divBdr>
        <w:top w:val="none" w:sz="0" w:space="0" w:color="auto"/>
        <w:left w:val="none" w:sz="0" w:space="0" w:color="auto"/>
        <w:bottom w:val="none" w:sz="0" w:space="0" w:color="auto"/>
        <w:right w:val="none" w:sz="0" w:space="0" w:color="auto"/>
      </w:divBdr>
    </w:div>
    <w:div w:id="370689512">
      <w:bodyDiv w:val="1"/>
      <w:marLeft w:val="0"/>
      <w:marRight w:val="0"/>
      <w:marTop w:val="0"/>
      <w:marBottom w:val="0"/>
      <w:divBdr>
        <w:top w:val="none" w:sz="0" w:space="0" w:color="auto"/>
        <w:left w:val="none" w:sz="0" w:space="0" w:color="auto"/>
        <w:bottom w:val="none" w:sz="0" w:space="0" w:color="auto"/>
        <w:right w:val="none" w:sz="0" w:space="0" w:color="auto"/>
      </w:divBdr>
    </w:div>
    <w:div w:id="372969623">
      <w:bodyDiv w:val="1"/>
      <w:marLeft w:val="0"/>
      <w:marRight w:val="0"/>
      <w:marTop w:val="0"/>
      <w:marBottom w:val="0"/>
      <w:divBdr>
        <w:top w:val="none" w:sz="0" w:space="0" w:color="auto"/>
        <w:left w:val="none" w:sz="0" w:space="0" w:color="auto"/>
        <w:bottom w:val="none" w:sz="0" w:space="0" w:color="auto"/>
        <w:right w:val="none" w:sz="0" w:space="0" w:color="auto"/>
      </w:divBdr>
    </w:div>
    <w:div w:id="374425893">
      <w:bodyDiv w:val="1"/>
      <w:marLeft w:val="0"/>
      <w:marRight w:val="0"/>
      <w:marTop w:val="0"/>
      <w:marBottom w:val="0"/>
      <w:divBdr>
        <w:top w:val="none" w:sz="0" w:space="0" w:color="auto"/>
        <w:left w:val="none" w:sz="0" w:space="0" w:color="auto"/>
        <w:bottom w:val="none" w:sz="0" w:space="0" w:color="auto"/>
        <w:right w:val="none" w:sz="0" w:space="0" w:color="auto"/>
      </w:divBdr>
    </w:div>
    <w:div w:id="377054133">
      <w:bodyDiv w:val="1"/>
      <w:marLeft w:val="0"/>
      <w:marRight w:val="0"/>
      <w:marTop w:val="0"/>
      <w:marBottom w:val="0"/>
      <w:divBdr>
        <w:top w:val="none" w:sz="0" w:space="0" w:color="auto"/>
        <w:left w:val="none" w:sz="0" w:space="0" w:color="auto"/>
        <w:bottom w:val="none" w:sz="0" w:space="0" w:color="auto"/>
        <w:right w:val="none" w:sz="0" w:space="0" w:color="auto"/>
      </w:divBdr>
    </w:div>
    <w:div w:id="377438486">
      <w:bodyDiv w:val="1"/>
      <w:marLeft w:val="0"/>
      <w:marRight w:val="0"/>
      <w:marTop w:val="0"/>
      <w:marBottom w:val="0"/>
      <w:divBdr>
        <w:top w:val="none" w:sz="0" w:space="0" w:color="auto"/>
        <w:left w:val="none" w:sz="0" w:space="0" w:color="auto"/>
        <w:bottom w:val="none" w:sz="0" w:space="0" w:color="auto"/>
        <w:right w:val="none" w:sz="0" w:space="0" w:color="auto"/>
      </w:divBdr>
    </w:div>
    <w:div w:id="379595568">
      <w:bodyDiv w:val="1"/>
      <w:marLeft w:val="0"/>
      <w:marRight w:val="0"/>
      <w:marTop w:val="0"/>
      <w:marBottom w:val="0"/>
      <w:divBdr>
        <w:top w:val="none" w:sz="0" w:space="0" w:color="auto"/>
        <w:left w:val="none" w:sz="0" w:space="0" w:color="auto"/>
        <w:bottom w:val="none" w:sz="0" w:space="0" w:color="auto"/>
        <w:right w:val="none" w:sz="0" w:space="0" w:color="auto"/>
      </w:divBdr>
    </w:div>
    <w:div w:id="379667876">
      <w:bodyDiv w:val="1"/>
      <w:marLeft w:val="0"/>
      <w:marRight w:val="0"/>
      <w:marTop w:val="0"/>
      <w:marBottom w:val="0"/>
      <w:divBdr>
        <w:top w:val="none" w:sz="0" w:space="0" w:color="auto"/>
        <w:left w:val="none" w:sz="0" w:space="0" w:color="auto"/>
        <w:bottom w:val="none" w:sz="0" w:space="0" w:color="auto"/>
        <w:right w:val="none" w:sz="0" w:space="0" w:color="auto"/>
      </w:divBdr>
    </w:div>
    <w:div w:id="380175397">
      <w:bodyDiv w:val="1"/>
      <w:marLeft w:val="0"/>
      <w:marRight w:val="0"/>
      <w:marTop w:val="0"/>
      <w:marBottom w:val="0"/>
      <w:divBdr>
        <w:top w:val="none" w:sz="0" w:space="0" w:color="auto"/>
        <w:left w:val="none" w:sz="0" w:space="0" w:color="auto"/>
        <w:bottom w:val="none" w:sz="0" w:space="0" w:color="auto"/>
        <w:right w:val="none" w:sz="0" w:space="0" w:color="auto"/>
      </w:divBdr>
    </w:div>
    <w:div w:id="380791282">
      <w:bodyDiv w:val="1"/>
      <w:marLeft w:val="0"/>
      <w:marRight w:val="0"/>
      <w:marTop w:val="0"/>
      <w:marBottom w:val="0"/>
      <w:divBdr>
        <w:top w:val="none" w:sz="0" w:space="0" w:color="auto"/>
        <w:left w:val="none" w:sz="0" w:space="0" w:color="auto"/>
        <w:bottom w:val="none" w:sz="0" w:space="0" w:color="auto"/>
        <w:right w:val="none" w:sz="0" w:space="0" w:color="auto"/>
      </w:divBdr>
    </w:div>
    <w:div w:id="382364843">
      <w:bodyDiv w:val="1"/>
      <w:marLeft w:val="0"/>
      <w:marRight w:val="0"/>
      <w:marTop w:val="0"/>
      <w:marBottom w:val="0"/>
      <w:divBdr>
        <w:top w:val="none" w:sz="0" w:space="0" w:color="auto"/>
        <w:left w:val="none" w:sz="0" w:space="0" w:color="auto"/>
        <w:bottom w:val="none" w:sz="0" w:space="0" w:color="auto"/>
        <w:right w:val="none" w:sz="0" w:space="0" w:color="auto"/>
      </w:divBdr>
    </w:div>
    <w:div w:id="383065809">
      <w:bodyDiv w:val="1"/>
      <w:marLeft w:val="0"/>
      <w:marRight w:val="0"/>
      <w:marTop w:val="0"/>
      <w:marBottom w:val="0"/>
      <w:divBdr>
        <w:top w:val="none" w:sz="0" w:space="0" w:color="auto"/>
        <w:left w:val="none" w:sz="0" w:space="0" w:color="auto"/>
        <w:bottom w:val="none" w:sz="0" w:space="0" w:color="auto"/>
        <w:right w:val="none" w:sz="0" w:space="0" w:color="auto"/>
      </w:divBdr>
    </w:div>
    <w:div w:id="384111368">
      <w:bodyDiv w:val="1"/>
      <w:marLeft w:val="0"/>
      <w:marRight w:val="0"/>
      <w:marTop w:val="0"/>
      <w:marBottom w:val="0"/>
      <w:divBdr>
        <w:top w:val="none" w:sz="0" w:space="0" w:color="auto"/>
        <w:left w:val="none" w:sz="0" w:space="0" w:color="auto"/>
        <w:bottom w:val="none" w:sz="0" w:space="0" w:color="auto"/>
        <w:right w:val="none" w:sz="0" w:space="0" w:color="auto"/>
      </w:divBdr>
      <w:divsChild>
        <w:div w:id="335109377">
          <w:marLeft w:val="0"/>
          <w:marRight w:val="0"/>
          <w:marTop w:val="0"/>
          <w:marBottom w:val="0"/>
          <w:divBdr>
            <w:top w:val="none" w:sz="0" w:space="0" w:color="auto"/>
            <w:left w:val="none" w:sz="0" w:space="0" w:color="auto"/>
            <w:bottom w:val="none" w:sz="0" w:space="0" w:color="auto"/>
            <w:right w:val="none" w:sz="0" w:space="0" w:color="auto"/>
          </w:divBdr>
          <w:divsChild>
            <w:div w:id="42098768">
              <w:marLeft w:val="0"/>
              <w:marRight w:val="0"/>
              <w:marTop w:val="0"/>
              <w:marBottom w:val="0"/>
              <w:divBdr>
                <w:top w:val="none" w:sz="0" w:space="0" w:color="auto"/>
                <w:left w:val="none" w:sz="0" w:space="0" w:color="auto"/>
                <w:bottom w:val="none" w:sz="0" w:space="0" w:color="auto"/>
                <w:right w:val="none" w:sz="0" w:space="0" w:color="auto"/>
              </w:divBdr>
              <w:divsChild>
                <w:div w:id="2025202133">
                  <w:marLeft w:val="0"/>
                  <w:marRight w:val="0"/>
                  <w:marTop w:val="0"/>
                  <w:marBottom w:val="0"/>
                  <w:divBdr>
                    <w:top w:val="none" w:sz="0" w:space="0" w:color="auto"/>
                    <w:left w:val="none" w:sz="0" w:space="0" w:color="auto"/>
                    <w:bottom w:val="none" w:sz="0" w:space="0" w:color="auto"/>
                    <w:right w:val="none" w:sz="0" w:space="0" w:color="auto"/>
                  </w:divBdr>
                  <w:divsChild>
                    <w:div w:id="2007705282">
                      <w:marLeft w:val="0"/>
                      <w:marRight w:val="0"/>
                      <w:marTop w:val="0"/>
                      <w:marBottom w:val="0"/>
                      <w:divBdr>
                        <w:top w:val="none" w:sz="0" w:space="0" w:color="auto"/>
                        <w:left w:val="none" w:sz="0" w:space="0" w:color="auto"/>
                        <w:bottom w:val="none" w:sz="0" w:space="0" w:color="auto"/>
                        <w:right w:val="none" w:sz="0" w:space="0" w:color="auto"/>
                      </w:divBdr>
                      <w:divsChild>
                        <w:div w:id="11598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61585">
          <w:marLeft w:val="0"/>
          <w:marRight w:val="0"/>
          <w:marTop w:val="0"/>
          <w:marBottom w:val="0"/>
          <w:divBdr>
            <w:top w:val="none" w:sz="0" w:space="0" w:color="auto"/>
            <w:left w:val="none" w:sz="0" w:space="0" w:color="auto"/>
            <w:bottom w:val="none" w:sz="0" w:space="0" w:color="auto"/>
            <w:right w:val="none" w:sz="0" w:space="0" w:color="auto"/>
          </w:divBdr>
          <w:divsChild>
            <w:div w:id="320355195">
              <w:marLeft w:val="0"/>
              <w:marRight w:val="0"/>
              <w:marTop w:val="0"/>
              <w:marBottom w:val="0"/>
              <w:divBdr>
                <w:top w:val="none" w:sz="0" w:space="0" w:color="auto"/>
                <w:left w:val="none" w:sz="0" w:space="0" w:color="auto"/>
                <w:bottom w:val="none" w:sz="0" w:space="0" w:color="auto"/>
                <w:right w:val="none" w:sz="0" w:space="0" w:color="auto"/>
              </w:divBdr>
              <w:divsChild>
                <w:div w:id="6134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2402">
      <w:bodyDiv w:val="1"/>
      <w:marLeft w:val="0"/>
      <w:marRight w:val="0"/>
      <w:marTop w:val="0"/>
      <w:marBottom w:val="0"/>
      <w:divBdr>
        <w:top w:val="none" w:sz="0" w:space="0" w:color="auto"/>
        <w:left w:val="none" w:sz="0" w:space="0" w:color="auto"/>
        <w:bottom w:val="none" w:sz="0" w:space="0" w:color="auto"/>
        <w:right w:val="none" w:sz="0" w:space="0" w:color="auto"/>
      </w:divBdr>
    </w:div>
    <w:div w:id="384374305">
      <w:bodyDiv w:val="1"/>
      <w:marLeft w:val="0"/>
      <w:marRight w:val="0"/>
      <w:marTop w:val="0"/>
      <w:marBottom w:val="0"/>
      <w:divBdr>
        <w:top w:val="none" w:sz="0" w:space="0" w:color="auto"/>
        <w:left w:val="none" w:sz="0" w:space="0" w:color="auto"/>
        <w:bottom w:val="none" w:sz="0" w:space="0" w:color="auto"/>
        <w:right w:val="none" w:sz="0" w:space="0" w:color="auto"/>
      </w:divBdr>
    </w:div>
    <w:div w:id="389109296">
      <w:bodyDiv w:val="1"/>
      <w:marLeft w:val="0"/>
      <w:marRight w:val="0"/>
      <w:marTop w:val="0"/>
      <w:marBottom w:val="0"/>
      <w:divBdr>
        <w:top w:val="none" w:sz="0" w:space="0" w:color="auto"/>
        <w:left w:val="none" w:sz="0" w:space="0" w:color="auto"/>
        <w:bottom w:val="none" w:sz="0" w:space="0" w:color="auto"/>
        <w:right w:val="none" w:sz="0" w:space="0" w:color="auto"/>
      </w:divBdr>
    </w:div>
    <w:div w:id="391344154">
      <w:bodyDiv w:val="1"/>
      <w:marLeft w:val="0"/>
      <w:marRight w:val="0"/>
      <w:marTop w:val="0"/>
      <w:marBottom w:val="0"/>
      <w:divBdr>
        <w:top w:val="none" w:sz="0" w:space="0" w:color="auto"/>
        <w:left w:val="none" w:sz="0" w:space="0" w:color="auto"/>
        <w:bottom w:val="none" w:sz="0" w:space="0" w:color="auto"/>
        <w:right w:val="none" w:sz="0" w:space="0" w:color="auto"/>
      </w:divBdr>
    </w:div>
    <w:div w:id="396976569">
      <w:bodyDiv w:val="1"/>
      <w:marLeft w:val="0"/>
      <w:marRight w:val="0"/>
      <w:marTop w:val="0"/>
      <w:marBottom w:val="0"/>
      <w:divBdr>
        <w:top w:val="none" w:sz="0" w:space="0" w:color="auto"/>
        <w:left w:val="none" w:sz="0" w:space="0" w:color="auto"/>
        <w:bottom w:val="none" w:sz="0" w:space="0" w:color="auto"/>
        <w:right w:val="none" w:sz="0" w:space="0" w:color="auto"/>
      </w:divBdr>
    </w:div>
    <w:div w:id="401296293">
      <w:bodyDiv w:val="1"/>
      <w:marLeft w:val="0"/>
      <w:marRight w:val="0"/>
      <w:marTop w:val="0"/>
      <w:marBottom w:val="0"/>
      <w:divBdr>
        <w:top w:val="none" w:sz="0" w:space="0" w:color="auto"/>
        <w:left w:val="none" w:sz="0" w:space="0" w:color="auto"/>
        <w:bottom w:val="none" w:sz="0" w:space="0" w:color="auto"/>
        <w:right w:val="none" w:sz="0" w:space="0" w:color="auto"/>
      </w:divBdr>
    </w:div>
    <w:div w:id="402683930">
      <w:bodyDiv w:val="1"/>
      <w:marLeft w:val="0"/>
      <w:marRight w:val="0"/>
      <w:marTop w:val="0"/>
      <w:marBottom w:val="0"/>
      <w:divBdr>
        <w:top w:val="none" w:sz="0" w:space="0" w:color="auto"/>
        <w:left w:val="none" w:sz="0" w:space="0" w:color="auto"/>
        <w:bottom w:val="none" w:sz="0" w:space="0" w:color="auto"/>
        <w:right w:val="none" w:sz="0" w:space="0" w:color="auto"/>
      </w:divBdr>
    </w:div>
    <w:div w:id="403112416">
      <w:bodyDiv w:val="1"/>
      <w:marLeft w:val="0"/>
      <w:marRight w:val="0"/>
      <w:marTop w:val="0"/>
      <w:marBottom w:val="0"/>
      <w:divBdr>
        <w:top w:val="none" w:sz="0" w:space="0" w:color="auto"/>
        <w:left w:val="none" w:sz="0" w:space="0" w:color="auto"/>
        <w:bottom w:val="none" w:sz="0" w:space="0" w:color="auto"/>
        <w:right w:val="none" w:sz="0" w:space="0" w:color="auto"/>
      </w:divBdr>
    </w:div>
    <w:div w:id="420030151">
      <w:bodyDiv w:val="1"/>
      <w:marLeft w:val="0"/>
      <w:marRight w:val="0"/>
      <w:marTop w:val="0"/>
      <w:marBottom w:val="0"/>
      <w:divBdr>
        <w:top w:val="none" w:sz="0" w:space="0" w:color="auto"/>
        <w:left w:val="none" w:sz="0" w:space="0" w:color="auto"/>
        <w:bottom w:val="none" w:sz="0" w:space="0" w:color="auto"/>
        <w:right w:val="none" w:sz="0" w:space="0" w:color="auto"/>
      </w:divBdr>
    </w:div>
    <w:div w:id="421151518">
      <w:bodyDiv w:val="1"/>
      <w:marLeft w:val="0"/>
      <w:marRight w:val="0"/>
      <w:marTop w:val="0"/>
      <w:marBottom w:val="0"/>
      <w:divBdr>
        <w:top w:val="none" w:sz="0" w:space="0" w:color="auto"/>
        <w:left w:val="none" w:sz="0" w:space="0" w:color="auto"/>
        <w:bottom w:val="none" w:sz="0" w:space="0" w:color="auto"/>
        <w:right w:val="none" w:sz="0" w:space="0" w:color="auto"/>
      </w:divBdr>
    </w:div>
    <w:div w:id="424301957">
      <w:bodyDiv w:val="1"/>
      <w:marLeft w:val="0"/>
      <w:marRight w:val="0"/>
      <w:marTop w:val="0"/>
      <w:marBottom w:val="0"/>
      <w:divBdr>
        <w:top w:val="none" w:sz="0" w:space="0" w:color="auto"/>
        <w:left w:val="none" w:sz="0" w:space="0" w:color="auto"/>
        <w:bottom w:val="none" w:sz="0" w:space="0" w:color="auto"/>
        <w:right w:val="none" w:sz="0" w:space="0" w:color="auto"/>
      </w:divBdr>
    </w:div>
    <w:div w:id="424766591">
      <w:bodyDiv w:val="1"/>
      <w:marLeft w:val="0"/>
      <w:marRight w:val="0"/>
      <w:marTop w:val="0"/>
      <w:marBottom w:val="0"/>
      <w:divBdr>
        <w:top w:val="none" w:sz="0" w:space="0" w:color="auto"/>
        <w:left w:val="none" w:sz="0" w:space="0" w:color="auto"/>
        <w:bottom w:val="none" w:sz="0" w:space="0" w:color="auto"/>
        <w:right w:val="none" w:sz="0" w:space="0" w:color="auto"/>
      </w:divBdr>
    </w:div>
    <w:div w:id="425156737">
      <w:bodyDiv w:val="1"/>
      <w:marLeft w:val="0"/>
      <w:marRight w:val="0"/>
      <w:marTop w:val="0"/>
      <w:marBottom w:val="0"/>
      <w:divBdr>
        <w:top w:val="none" w:sz="0" w:space="0" w:color="auto"/>
        <w:left w:val="none" w:sz="0" w:space="0" w:color="auto"/>
        <w:bottom w:val="none" w:sz="0" w:space="0" w:color="auto"/>
        <w:right w:val="none" w:sz="0" w:space="0" w:color="auto"/>
      </w:divBdr>
    </w:div>
    <w:div w:id="430860827">
      <w:bodyDiv w:val="1"/>
      <w:marLeft w:val="0"/>
      <w:marRight w:val="0"/>
      <w:marTop w:val="0"/>
      <w:marBottom w:val="0"/>
      <w:divBdr>
        <w:top w:val="none" w:sz="0" w:space="0" w:color="auto"/>
        <w:left w:val="none" w:sz="0" w:space="0" w:color="auto"/>
        <w:bottom w:val="none" w:sz="0" w:space="0" w:color="auto"/>
        <w:right w:val="none" w:sz="0" w:space="0" w:color="auto"/>
      </w:divBdr>
    </w:div>
    <w:div w:id="442380026">
      <w:bodyDiv w:val="1"/>
      <w:marLeft w:val="0"/>
      <w:marRight w:val="0"/>
      <w:marTop w:val="0"/>
      <w:marBottom w:val="0"/>
      <w:divBdr>
        <w:top w:val="none" w:sz="0" w:space="0" w:color="auto"/>
        <w:left w:val="none" w:sz="0" w:space="0" w:color="auto"/>
        <w:bottom w:val="none" w:sz="0" w:space="0" w:color="auto"/>
        <w:right w:val="none" w:sz="0" w:space="0" w:color="auto"/>
      </w:divBdr>
    </w:div>
    <w:div w:id="444420977">
      <w:bodyDiv w:val="1"/>
      <w:marLeft w:val="0"/>
      <w:marRight w:val="0"/>
      <w:marTop w:val="0"/>
      <w:marBottom w:val="0"/>
      <w:divBdr>
        <w:top w:val="none" w:sz="0" w:space="0" w:color="auto"/>
        <w:left w:val="none" w:sz="0" w:space="0" w:color="auto"/>
        <w:bottom w:val="none" w:sz="0" w:space="0" w:color="auto"/>
        <w:right w:val="none" w:sz="0" w:space="0" w:color="auto"/>
      </w:divBdr>
    </w:div>
    <w:div w:id="446200222">
      <w:bodyDiv w:val="1"/>
      <w:marLeft w:val="0"/>
      <w:marRight w:val="0"/>
      <w:marTop w:val="0"/>
      <w:marBottom w:val="0"/>
      <w:divBdr>
        <w:top w:val="none" w:sz="0" w:space="0" w:color="auto"/>
        <w:left w:val="none" w:sz="0" w:space="0" w:color="auto"/>
        <w:bottom w:val="none" w:sz="0" w:space="0" w:color="auto"/>
        <w:right w:val="none" w:sz="0" w:space="0" w:color="auto"/>
      </w:divBdr>
    </w:div>
    <w:div w:id="449592135">
      <w:bodyDiv w:val="1"/>
      <w:marLeft w:val="0"/>
      <w:marRight w:val="0"/>
      <w:marTop w:val="0"/>
      <w:marBottom w:val="0"/>
      <w:divBdr>
        <w:top w:val="none" w:sz="0" w:space="0" w:color="auto"/>
        <w:left w:val="none" w:sz="0" w:space="0" w:color="auto"/>
        <w:bottom w:val="none" w:sz="0" w:space="0" w:color="auto"/>
        <w:right w:val="none" w:sz="0" w:space="0" w:color="auto"/>
      </w:divBdr>
    </w:div>
    <w:div w:id="452482799">
      <w:bodyDiv w:val="1"/>
      <w:marLeft w:val="0"/>
      <w:marRight w:val="0"/>
      <w:marTop w:val="0"/>
      <w:marBottom w:val="0"/>
      <w:divBdr>
        <w:top w:val="none" w:sz="0" w:space="0" w:color="auto"/>
        <w:left w:val="none" w:sz="0" w:space="0" w:color="auto"/>
        <w:bottom w:val="none" w:sz="0" w:space="0" w:color="auto"/>
        <w:right w:val="none" w:sz="0" w:space="0" w:color="auto"/>
      </w:divBdr>
    </w:div>
    <w:div w:id="456068651">
      <w:bodyDiv w:val="1"/>
      <w:marLeft w:val="0"/>
      <w:marRight w:val="0"/>
      <w:marTop w:val="0"/>
      <w:marBottom w:val="0"/>
      <w:divBdr>
        <w:top w:val="none" w:sz="0" w:space="0" w:color="auto"/>
        <w:left w:val="none" w:sz="0" w:space="0" w:color="auto"/>
        <w:bottom w:val="none" w:sz="0" w:space="0" w:color="auto"/>
        <w:right w:val="none" w:sz="0" w:space="0" w:color="auto"/>
      </w:divBdr>
    </w:div>
    <w:div w:id="457450849">
      <w:bodyDiv w:val="1"/>
      <w:marLeft w:val="0"/>
      <w:marRight w:val="0"/>
      <w:marTop w:val="0"/>
      <w:marBottom w:val="0"/>
      <w:divBdr>
        <w:top w:val="none" w:sz="0" w:space="0" w:color="auto"/>
        <w:left w:val="none" w:sz="0" w:space="0" w:color="auto"/>
        <w:bottom w:val="none" w:sz="0" w:space="0" w:color="auto"/>
        <w:right w:val="none" w:sz="0" w:space="0" w:color="auto"/>
      </w:divBdr>
    </w:div>
    <w:div w:id="461534339">
      <w:bodyDiv w:val="1"/>
      <w:marLeft w:val="0"/>
      <w:marRight w:val="0"/>
      <w:marTop w:val="0"/>
      <w:marBottom w:val="0"/>
      <w:divBdr>
        <w:top w:val="none" w:sz="0" w:space="0" w:color="auto"/>
        <w:left w:val="none" w:sz="0" w:space="0" w:color="auto"/>
        <w:bottom w:val="none" w:sz="0" w:space="0" w:color="auto"/>
        <w:right w:val="none" w:sz="0" w:space="0" w:color="auto"/>
      </w:divBdr>
    </w:div>
    <w:div w:id="467750948">
      <w:bodyDiv w:val="1"/>
      <w:marLeft w:val="0"/>
      <w:marRight w:val="0"/>
      <w:marTop w:val="0"/>
      <w:marBottom w:val="0"/>
      <w:divBdr>
        <w:top w:val="none" w:sz="0" w:space="0" w:color="auto"/>
        <w:left w:val="none" w:sz="0" w:space="0" w:color="auto"/>
        <w:bottom w:val="none" w:sz="0" w:space="0" w:color="auto"/>
        <w:right w:val="none" w:sz="0" w:space="0" w:color="auto"/>
      </w:divBdr>
    </w:div>
    <w:div w:id="469174633">
      <w:bodyDiv w:val="1"/>
      <w:marLeft w:val="0"/>
      <w:marRight w:val="0"/>
      <w:marTop w:val="0"/>
      <w:marBottom w:val="0"/>
      <w:divBdr>
        <w:top w:val="none" w:sz="0" w:space="0" w:color="auto"/>
        <w:left w:val="none" w:sz="0" w:space="0" w:color="auto"/>
        <w:bottom w:val="none" w:sz="0" w:space="0" w:color="auto"/>
        <w:right w:val="none" w:sz="0" w:space="0" w:color="auto"/>
      </w:divBdr>
    </w:div>
    <w:div w:id="469253451">
      <w:bodyDiv w:val="1"/>
      <w:marLeft w:val="0"/>
      <w:marRight w:val="0"/>
      <w:marTop w:val="0"/>
      <w:marBottom w:val="0"/>
      <w:divBdr>
        <w:top w:val="none" w:sz="0" w:space="0" w:color="auto"/>
        <w:left w:val="none" w:sz="0" w:space="0" w:color="auto"/>
        <w:bottom w:val="none" w:sz="0" w:space="0" w:color="auto"/>
        <w:right w:val="none" w:sz="0" w:space="0" w:color="auto"/>
      </w:divBdr>
    </w:div>
    <w:div w:id="470833149">
      <w:bodyDiv w:val="1"/>
      <w:marLeft w:val="0"/>
      <w:marRight w:val="0"/>
      <w:marTop w:val="0"/>
      <w:marBottom w:val="0"/>
      <w:divBdr>
        <w:top w:val="none" w:sz="0" w:space="0" w:color="auto"/>
        <w:left w:val="none" w:sz="0" w:space="0" w:color="auto"/>
        <w:bottom w:val="none" w:sz="0" w:space="0" w:color="auto"/>
        <w:right w:val="none" w:sz="0" w:space="0" w:color="auto"/>
      </w:divBdr>
    </w:div>
    <w:div w:id="471286461">
      <w:bodyDiv w:val="1"/>
      <w:marLeft w:val="0"/>
      <w:marRight w:val="0"/>
      <w:marTop w:val="0"/>
      <w:marBottom w:val="0"/>
      <w:divBdr>
        <w:top w:val="none" w:sz="0" w:space="0" w:color="auto"/>
        <w:left w:val="none" w:sz="0" w:space="0" w:color="auto"/>
        <w:bottom w:val="none" w:sz="0" w:space="0" w:color="auto"/>
        <w:right w:val="none" w:sz="0" w:space="0" w:color="auto"/>
      </w:divBdr>
    </w:div>
    <w:div w:id="471410481">
      <w:bodyDiv w:val="1"/>
      <w:marLeft w:val="0"/>
      <w:marRight w:val="0"/>
      <w:marTop w:val="0"/>
      <w:marBottom w:val="0"/>
      <w:divBdr>
        <w:top w:val="none" w:sz="0" w:space="0" w:color="auto"/>
        <w:left w:val="none" w:sz="0" w:space="0" w:color="auto"/>
        <w:bottom w:val="none" w:sz="0" w:space="0" w:color="auto"/>
        <w:right w:val="none" w:sz="0" w:space="0" w:color="auto"/>
      </w:divBdr>
    </w:div>
    <w:div w:id="471750255">
      <w:bodyDiv w:val="1"/>
      <w:marLeft w:val="0"/>
      <w:marRight w:val="0"/>
      <w:marTop w:val="0"/>
      <w:marBottom w:val="0"/>
      <w:divBdr>
        <w:top w:val="none" w:sz="0" w:space="0" w:color="auto"/>
        <w:left w:val="none" w:sz="0" w:space="0" w:color="auto"/>
        <w:bottom w:val="none" w:sz="0" w:space="0" w:color="auto"/>
        <w:right w:val="none" w:sz="0" w:space="0" w:color="auto"/>
      </w:divBdr>
    </w:div>
    <w:div w:id="474224775">
      <w:bodyDiv w:val="1"/>
      <w:marLeft w:val="0"/>
      <w:marRight w:val="0"/>
      <w:marTop w:val="0"/>
      <w:marBottom w:val="0"/>
      <w:divBdr>
        <w:top w:val="none" w:sz="0" w:space="0" w:color="auto"/>
        <w:left w:val="none" w:sz="0" w:space="0" w:color="auto"/>
        <w:bottom w:val="none" w:sz="0" w:space="0" w:color="auto"/>
        <w:right w:val="none" w:sz="0" w:space="0" w:color="auto"/>
      </w:divBdr>
      <w:divsChild>
        <w:div w:id="1857378425">
          <w:marLeft w:val="0"/>
          <w:marRight w:val="0"/>
          <w:marTop w:val="0"/>
          <w:marBottom w:val="0"/>
          <w:divBdr>
            <w:top w:val="none" w:sz="0" w:space="0" w:color="auto"/>
            <w:left w:val="none" w:sz="0" w:space="0" w:color="auto"/>
            <w:bottom w:val="none" w:sz="0" w:space="0" w:color="auto"/>
            <w:right w:val="none" w:sz="0" w:space="0" w:color="auto"/>
          </w:divBdr>
        </w:div>
      </w:divsChild>
    </w:div>
    <w:div w:id="474764759">
      <w:bodyDiv w:val="1"/>
      <w:marLeft w:val="0"/>
      <w:marRight w:val="0"/>
      <w:marTop w:val="0"/>
      <w:marBottom w:val="0"/>
      <w:divBdr>
        <w:top w:val="none" w:sz="0" w:space="0" w:color="auto"/>
        <w:left w:val="none" w:sz="0" w:space="0" w:color="auto"/>
        <w:bottom w:val="none" w:sz="0" w:space="0" w:color="auto"/>
        <w:right w:val="none" w:sz="0" w:space="0" w:color="auto"/>
      </w:divBdr>
    </w:div>
    <w:div w:id="476189066">
      <w:bodyDiv w:val="1"/>
      <w:marLeft w:val="0"/>
      <w:marRight w:val="0"/>
      <w:marTop w:val="0"/>
      <w:marBottom w:val="0"/>
      <w:divBdr>
        <w:top w:val="none" w:sz="0" w:space="0" w:color="auto"/>
        <w:left w:val="none" w:sz="0" w:space="0" w:color="auto"/>
        <w:bottom w:val="none" w:sz="0" w:space="0" w:color="auto"/>
        <w:right w:val="none" w:sz="0" w:space="0" w:color="auto"/>
      </w:divBdr>
    </w:div>
    <w:div w:id="477654982">
      <w:bodyDiv w:val="1"/>
      <w:marLeft w:val="0"/>
      <w:marRight w:val="0"/>
      <w:marTop w:val="0"/>
      <w:marBottom w:val="0"/>
      <w:divBdr>
        <w:top w:val="none" w:sz="0" w:space="0" w:color="auto"/>
        <w:left w:val="none" w:sz="0" w:space="0" w:color="auto"/>
        <w:bottom w:val="none" w:sz="0" w:space="0" w:color="auto"/>
        <w:right w:val="none" w:sz="0" w:space="0" w:color="auto"/>
      </w:divBdr>
    </w:div>
    <w:div w:id="482552612">
      <w:bodyDiv w:val="1"/>
      <w:marLeft w:val="0"/>
      <w:marRight w:val="0"/>
      <w:marTop w:val="0"/>
      <w:marBottom w:val="0"/>
      <w:divBdr>
        <w:top w:val="none" w:sz="0" w:space="0" w:color="auto"/>
        <w:left w:val="none" w:sz="0" w:space="0" w:color="auto"/>
        <w:bottom w:val="none" w:sz="0" w:space="0" w:color="auto"/>
        <w:right w:val="none" w:sz="0" w:space="0" w:color="auto"/>
      </w:divBdr>
    </w:div>
    <w:div w:id="486868812">
      <w:bodyDiv w:val="1"/>
      <w:marLeft w:val="0"/>
      <w:marRight w:val="0"/>
      <w:marTop w:val="0"/>
      <w:marBottom w:val="0"/>
      <w:divBdr>
        <w:top w:val="none" w:sz="0" w:space="0" w:color="auto"/>
        <w:left w:val="none" w:sz="0" w:space="0" w:color="auto"/>
        <w:bottom w:val="none" w:sz="0" w:space="0" w:color="auto"/>
        <w:right w:val="none" w:sz="0" w:space="0" w:color="auto"/>
      </w:divBdr>
    </w:div>
    <w:div w:id="488987121">
      <w:bodyDiv w:val="1"/>
      <w:marLeft w:val="0"/>
      <w:marRight w:val="0"/>
      <w:marTop w:val="0"/>
      <w:marBottom w:val="0"/>
      <w:divBdr>
        <w:top w:val="none" w:sz="0" w:space="0" w:color="auto"/>
        <w:left w:val="none" w:sz="0" w:space="0" w:color="auto"/>
        <w:bottom w:val="none" w:sz="0" w:space="0" w:color="auto"/>
        <w:right w:val="none" w:sz="0" w:space="0" w:color="auto"/>
      </w:divBdr>
    </w:div>
    <w:div w:id="489103060">
      <w:bodyDiv w:val="1"/>
      <w:marLeft w:val="0"/>
      <w:marRight w:val="0"/>
      <w:marTop w:val="0"/>
      <w:marBottom w:val="0"/>
      <w:divBdr>
        <w:top w:val="none" w:sz="0" w:space="0" w:color="auto"/>
        <w:left w:val="none" w:sz="0" w:space="0" w:color="auto"/>
        <w:bottom w:val="none" w:sz="0" w:space="0" w:color="auto"/>
        <w:right w:val="none" w:sz="0" w:space="0" w:color="auto"/>
      </w:divBdr>
    </w:div>
    <w:div w:id="489519184">
      <w:bodyDiv w:val="1"/>
      <w:marLeft w:val="0"/>
      <w:marRight w:val="0"/>
      <w:marTop w:val="0"/>
      <w:marBottom w:val="0"/>
      <w:divBdr>
        <w:top w:val="none" w:sz="0" w:space="0" w:color="auto"/>
        <w:left w:val="none" w:sz="0" w:space="0" w:color="auto"/>
        <w:bottom w:val="none" w:sz="0" w:space="0" w:color="auto"/>
        <w:right w:val="none" w:sz="0" w:space="0" w:color="auto"/>
      </w:divBdr>
    </w:div>
    <w:div w:id="490482715">
      <w:bodyDiv w:val="1"/>
      <w:marLeft w:val="0"/>
      <w:marRight w:val="0"/>
      <w:marTop w:val="0"/>
      <w:marBottom w:val="0"/>
      <w:divBdr>
        <w:top w:val="none" w:sz="0" w:space="0" w:color="auto"/>
        <w:left w:val="none" w:sz="0" w:space="0" w:color="auto"/>
        <w:bottom w:val="none" w:sz="0" w:space="0" w:color="auto"/>
        <w:right w:val="none" w:sz="0" w:space="0" w:color="auto"/>
      </w:divBdr>
    </w:div>
    <w:div w:id="499779425">
      <w:bodyDiv w:val="1"/>
      <w:marLeft w:val="0"/>
      <w:marRight w:val="0"/>
      <w:marTop w:val="0"/>
      <w:marBottom w:val="0"/>
      <w:divBdr>
        <w:top w:val="none" w:sz="0" w:space="0" w:color="auto"/>
        <w:left w:val="none" w:sz="0" w:space="0" w:color="auto"/>
        <w:bottom w:val="none" w:sz="0" w:space="0" w:color="auto"/>
        <w:right w:val="none" w:sz="0" w:space="0" w:color="auto"/>
      </w:divBdr>
    </w:div>
    <w:div w:id="500047536">
      <w:bodyDiv w:val="1"/>
      <w:marLeft w:val="0"/>
      <w:marRight w:val="0"/>
      <w:marTop w:val="0"/>
      <w:marBottom w:val="0"/>
      <w:divBdr>
        <w:top w:val="none" w:sz="0" w:space="0" w:color="auto"/>
        <w:left w:val="none" w:sz="0" w:space="0" w:color="auto"/>
        <w:bottom w:val="none" w:sz="0" w:space="0" w:color="auto"/>
        <w:right w:val="none" w:sz="0" w:space="0" w:color="auto"/>
      </w:divBdr>
      <w:divsChild>
        <w:div w:id="971251171">
          <w:marLeft w:val="0"/>
          <w:marRight w:val="0"/>
          <w:marTop w:val="0"/>
          <w:marBottom w:val="0"/>
          <w:divBdr>
            <w:top w:val="none" w:sz="0" w:space="0" w:color="auto"/>
            <w:left w:val="none" w:sz="0" w:space="0" w:color="auto"/>
            <w:bottom w:val="none" w:sz="0" w:space="0" w:color="auto"/>
            <w:right w:val="none" w:sz="0" w:space="0" w:color="auto"/>
          </w:divBdr>
        </w:div>
      </w:divsChild>
    </w:div>
    <w:div w:id="501507474">
      <w:bodyDiv w:val="1"/>
      <w:marLeft w:val="0"/>
      <w:marRight w:val="0"/>
      <w:marTop w:val="0"/>
      <w:marBottom w:val="0"/>
      <w:divBdr>
        <w:top w:val="none" w:sz="0" w:space="0" w:color="auto"/>
        <w:left w:val="none" w:sz="0" w:space="0" w:color="auto"/>
        <w:bottom w:val="none" w:sz="0" w:space="0" w:color="auto"/>
        <w:right w:val="none" w:sz="0" w:space="0" w:color="auto"/>
      </w:divBdr>
    </w:div>
    <w:div w:id="508104776">
      <w:bodyDiv w:val="1"/>
      <w:marLeft w:val="0"/>
      <w:marRight w:val="0"/>
      <w:marTop w:val="0"/>
      <w:marBottom w:val="0"/>
      <w:divBdr>
        <w:top w:val="none" w:sz="0" w:space="0" w:color="auto"/>
        <w:left w:val="none" w:sz="0" w:space="0" w:color="auto"/>
        <w:bottom w:val="none" w:sz="0" w:space="0" w:color="auto"/>
        <w:right w:val="none" w:sz="0" w:space="0" w:color="auto"/>
      </w:divBdr>
    </w:div>
    <w:div w:id="509949339">
      <w:bodyDiv w:val="1"/>
      <w:marLeft w:val="0"/>
      <w:marRight w:val="0"/>
      <w:marTop w:val="0"/>
      <w:marBottom w:val="0"/>
      <w:divBdr>
        <w:top w:val="none" w:sz="0" w:space="0" w:color="auto"/>
        <w:left w:val="none" w:sz="0" w:space="0" w:color="auto"/>
        <w:bottom w:val="none" w:sz="0" w:space="0" w:color="auto"/>
        <w:right w:val="none" w:sz="0" w:space="0" w:color="auto"/>
      </w:divBdr>
    </w:div>
    <w:div w:id="510685668">
      <w:bodyDiv w:val="1"/>
      <w:marLeft w:val="0"/>
      <w:marRight w:val="0"/>
      <w:marTop w:val="0"/>
      <w:marBottom w:val="0"/>
      <w:divBdr>
        <w:top w:val="none" w:sz="0" w:space="0" w:color="auto"/>
        <w:left w:val="none" w:sz="0" w:space="0" w:color="auto"/>
        <w:bottom w:val="none" w:sz="0" w:space="0" w:color="auto"/>
        <w:right w:val="none" w:sz="0" w:space="0" w:color="auto"/>
      </w:divBdr>
    </w:div>
    <w:div w:id="512302585">
      <w:bodyDiv w:val="1"/>
      <w:marLeft w:val="0"/>
      <w:marRight w:val="0"/>
      <w:marTop w:val="0"/>
      <w:marBottom w:val="0"/>
      <w:divBdr>
        <w:top w:val="none" w:sz="0" w:space="0" w:color="auto"/>
        <w:left w:val="none" w:sz="0" w:space="0" w:color="auto"/>
        <w:bottom w:val="none" w:sz="0" w:space="0" w:color="auto"/>
        <w:right w:val="none" w:sz="0" w:space="0" w:color="auto"/>
      </w:divBdr>
    </w:div>
    <w:div w:id="514734460">
      <w:bodyDiv w:val="1"/>
      <w:marLeft w:val="0"/>
      <w:marRight w:val="0"/>
      <w:marTop w:val="0"/>
      <w:marBottom w:val="0"/>
      <w:divBdr>
        <w:top w:val="none" w:sz="0" w:space="0" w:color="auto"/>
        <w:left w:val="none" w:sz="0" w:space="0" w:color="auto"/>
        <w:bottom w:val="none" w:sz="0" w:space="0" w:color="auto"/>
        <w:right w:val="none" w:sz="0" w:space="0" w:color="auto"/>
      </w:divBdr>
    </w:div>
    <w:div w:id="515849854">
      <w:bodyDiv w:val="1"/>
      <w:marLeft w:val="0"/>
      <w:marRight w:val="0"/>
      <w:marTop w:val="0"/>
      <w:marBottom w:val="0"/>
      <w:divBdr>
        <w:top w:val="none" w:sz="0" w:space="0" w:color="auto"/>
        <w:left w:val="none" w:sz="0" w:space="0" w:color="auto"/>
        <w:bottom w:val="none" w:sz="0" w:space="0" w:color="auto"/>
        <w:right w:val="none" w:sz="0" w:space="0" w:color="auto"/>
      </w:divBdr>
    </w:div>
    <w:div w:id="520244918">
      <w:bodyDiv w:val="1"/>
      <w:marLeft w:val="0"/>
      <w:marRight w:val="0"/>
      <w:marTop w:val="0"/>
      <w:marBottom w:val="0"/>
      <w:divBdr>
        <w:top w:val="none" w:sz="0" w:space="0" w:color="auto"/>
        <w:left w:val="none" w:sz="0" w:space="0" w:color="auto"/>
        <w:bottom w:val="none" w:sz="0" w:space="0" w:color="auto"/>
        <w:right w:val="none" w:sz="0" w:space="0" w:color="auto"/>
      </w:divBdr>
    </w:div>
    <w:div w:id="523590420">
      <w:bodyDiv w:val="1"/>
      <w:marLeft w:val="0"/>
      <w:marRight w:val="0"/>
      <w:marTop w:val="0"/>
      <w:marBottom w:val="0"/>
      <w:divBdr>
        <w:top w:val="none" w:sz="0" w:space="0" w:color="auto"/>
        <w:left w:val="none" w:sz="0" w:space="0" w:color="auto"/>
        <w:bottom w:val="none" w:sz="0" w:space="0" w:color="auto"/>
        <w:right w:val="none" w:sz="0" w:space="0" w:color="auto"/>
      </w:divBdr>
    </w:div>
    <w:div w:id="524371675">
      <w:bodyDiv w:val="1"/>
      <w:marLeft w:val="0"/>
      <w:marRight w:val="0"/>
      <w:marTop w:val="0"/>
      <w:marBottom w:val="0"/>
      <w:divBdr>
        <w:top w:val="none" w:sz="0" w:space="0" w:color="auto"/>
        <w:left w:val="none" w:sz="0" w:space="0" w:color="auto"/>
        <w:bottom w:val="none" w:sz="0" w:space="0" w:color="auto"/>
        <w:right w:val="none" w:sz="0" w:space="0" w:color="auto"/>
      </w:divBdr>
    </w:div>
    <w:div w:id="527063533">
      <w:bodyDiv w:val="1"/>
      <w:marLeft w:val="0"/>
      <w:marRight w:val="0"/>
      <w:marTop w:val="0"/>
      <w:marBottom w:val="0"/>
      <w:divBdr>
        <w:top w:val="none" w:sz="0" w:space="0" w:color="auto"/>
        <w:left w:val="none" w:sz="0" w:space="0" w:color="auto"/>
        <w:bottom w:val="none" w:sz="0" w:space="0" w:color="auto"/>
        <w:right w:val="none" w:sz="0" w:space="0" w:color="auto"/>
      </w:divBdr>
    </w:div>
    <w:div w:id="527181518">
      <w:bodyDiv w:val="1"/>
      <w:marLeft w:val="0"/>
      <w:marRight w:val="0"/>
      <w:marTop w:val="0"/>
      <w:marBottom w:val="0"/>
      <w:divBdr>
        <w:top w:val="none" w:sz="0" w:space="0" w:color="auto"/>
        <w:left w:val="none" w:sz="0" w:space="0" w:color="auto"/>
        <w:bottom w:val="none" w:sz="0" w:space="0" w:color="auto"/>
        <w:right w:val="none" w:sz="0" w:space="0" w:color="auto"/>
      </w:divBdr>
    </w:div>
    <w:div w:id="528571447">
      <w:bodyDiv w:val="1"/>
      <w:marLeft w:val="0"/>
      <w:marRight w:val="0"/>
      <w:marTop w:val="0"/>
      <w:marBottom w:val="0"/>
      <w:divBdr>
        <w:top w:val="none" w:sz="0" w:space="0" w:color="auto"/>
        <w:left w:val="none" w:sz="0" w:space="0" w:color="auto"/>
        <w:bottom w:val="none" w:sz="0" w:space="0" w:color="auto"/>
        <w:right w:val="none" w:sz="0" w:space="0" w:color="auto"/>
      </w:divBdr>
    </w:div>
    <w:div w:id="529220295">
      <w:bodyDiv w:val="1"/>
      <w:marLeft w:val="0"/>
      <w:marRight w:val="0"/>
      <w:marTop w:val="0"/>
      <w:marBottom w:val="0"/>
      <w:divBdr>
        <w:top w:val="none" w:sz="0" w:space="0" w:color="auto"/>
        <w:left w:val="none" w:sz="0" w:space="0" w:color="auto"/>
        <w:bottom w:val="none" w:sz="0" w:space="0" w:color="auto"/>
        <w:right w:val="none" w:sz="0" w:space="0" w:color="auto"/>
      </w:divBdr>
    </w:div>
    <w:div w:id="529537183">
      <w:bodyDiv w:val="1"/>
      <w:marLeft w:val="0"/>
      <w:marRight w:val="0"/>
      <w:marTop w:val="0"/>
      <w:marBottom w:val="0"/>
      <w:divBdr>
        <w:top w:val="none" w:sz="0" w:space="0" w:color="auto"/>
        <w:left w:val="none" w:sz="0" w:space="0" w:color="auto"/>
        <w:bottom w:val="none" w:sz="0" w:space="0" w:color="auto"/>
        <w:right w:val="none" w:sz="0" w:space="0" w:color="auto"/>
      </w:divBdr>
    </w:div>
    <w:div w:id="532233742">
      <w:bodyDiv w:val="1"/>
      <w:marLeft w:val="0"/>
      <w:marRight w:val="0"/>
      <w:marTop w:val="0"/>
      <w:marBottom w:val="0"/>
      <w:divBdr>
        <w:top w:val="none" w:sz="0" w:space="0" w:color="auto"/>
        <w:left w:val="none" w:sz="0" w:space="0" w:color="auto"/>
        <w:bottom w:val="none" w:sz="0" w:space="0" w:color="auto"/>
        <w:right w:val="none" w:sz="0" w:space="0" w:color="auto"/>
      </w:divBdr>
    </w:div>
    <w:div w:id="537857924">
      <w:bodyDiv w:val="1"/>
      <w:marLeft w:val="0"/>
      <w:marRight w:val="0"/>
      <w:marTop w:val="0"/>
      <w:marBottom w:val="0"/>
      <w:divBdr>
        <w:top w:val="none" w:sz="0" w:space="0" w:color="auto"/>
        <w:left w:val="none" w:sz="0" w:space="0" w:color="auto"/>
        <w:bottom w:val="none" w:sz="0" w:space="0" w:color="auto"/>
        <w:right w:val="none" w:sz="0" w:space="0" w:color="auto"/>
      </w:divBdr>
    </w:div>
    <w:div w:id="539786667">
      <w:bodyDiv w:val="1"/>
      <w:marLeft w:val="0"/>
      <w:marRight w:val="0"/>
      <w:marTop w:val="0"/>
      <w:marBottom w:val="0"/>
      <w:divBdr>
        <w:top w:val="none" w:sz="0" w:space="0" w:color="auto"/>
        <w:left w:val="none" w:sz="0" w:space="0" w:color="auto"/>
        <w:bottom w:val="none" w:sz="0" w:space="0" w:color="auto"/>
        <w:right w:val="none" w:sz="0" w:space="0" w:color="auto"/>
      </w:divBdr>
    </w:div>
    <w:div w:id="540631869">
      <w:bodyDiv w:val="1"/>
      <w:marLeft w:val="0"/>
      <w:marRight w:val="0"/>
      <w:marTop w:val="0"/>
      <w:marBottom w:val="0"/>
      <w:divBdr>
        <w:top w:val="none" w:sz="0" w:space="0" w:color="auto"/>
        <w:left w:val="none" w:sz="0" w:space="0" w:color="auto"/>
        <w:bottom w:val="none" w:sz="0" w:space="0" w:color="auto"/>
        <w:right w:val="none" w:sz="0" w:space="0" w:color="auto"/>
      </w:divBdr>
    </w:div>
    <w:div w:id="541284711">
      <w:bodyDiv w:val="1"/>
      <w:marLeft w:val="0"/>
      <w:marRight w:val="0"/>
      <w:marTop w:val="0"/>
      <w:marBottom w:val="0"/>
      <w:divBdr>
        <w:top w:val="none" w:sz="0" w:space="0" w:color="auto"/>
        <w:left w:val="none" w:sz="0" w:space="0" w:color="auto"/>
        <w:bottom w:val="none" w:sz="0" w:space="0" w:color="auto"/>
        <w:right w:val="none" w:sz="0" w:space="0" w:color="auto"/>
      </w:divBdr>
    </w:div>
    <w:div w:id="543444692">
      <w:bodyDiv w:val="1"/>
      <w:marLeft w:val="0"/>
      <w:marRight w:val="0"/>
      <w:marTop w:val="0"/>
      <w:marBottom w:val="0"/>
      <w:divBdr>
        <w:top w:val="none" w:sz="0" w:space="0" w:color="auto"/>
        <w:left w:val="none" w:sz="0" w:space="0" w:color="auto"/>
        <w:bottom w:val="none" w:sz="0" w:space="0" w:color="auto"/>
        <w:right w:val="none" w:sz="0" w:space="0" w:color="auto"/>
      </w:divBdr>
    </w:div>
    <w:div w:id="544222819">
      <w:bodyDiv w:val="1"/>
      <w:marLeft w:val="0"/>
      <w:marRight w:val="0"/>
      <w:marTop w:val="0"/>
      <w:marBottom w:val="0"/>
      <w:divBdr>
        <w:top w:val="none" w:sz="0" w:space="0" w:color="auto"/>
        <w:left w:val="none" w:sz="0" w:space="0" w:color="auto"/>
        <w:bottom w:val="none" w:sz="0" w:space="0" w:color="auto"/>
        <w:right w:val="none" w:sz="0" w:space="0" w:color="auto"/>
      </w:divBdr>
    </w:div>
    <w:div w:id="544291525">
      <w:bodyDiv w:val="1"/>
      <w:marLeft w:val="0"/>
      <w:marRight w:val="0"/>
      <w:marTop w:val="0"/>
      <w:marBottom w:val="0"/>
      <w:divBdr>
        <w:top w:val="none" w:sz="0" w:space="0" w:color="auto"/>
        <w:left w:val="none" w:sz="0" w:space="0" w:color="auto"/>
        <w:bottom w:val="none" w:sz="0" w:space="0" w:color="auto"/>
        <w:right w:val="none" w:sz="0" w:space="0" w:color="auto"/>
      </w:divBdr>
    </w:div>
    <w:div w:id="546141979">
      <w:bodyDiv w:val="1"/>
      <w:marLeft w:val="0"/>
      <w:marRight w:val="0"/>
      <w:marTop w:val="0"/>
      <w:marBottom w:val="0"/>
      <w:divBdr>
        <w:top w:val="none" w:sz="0" w:space="0" w:color="auto"/>
        <w:left w:val="none" w:sz="0" w:space="0" w:color="auto"/>
        <w:bottom w:val="none" w:sz="0" w:space="0" w:color="auto"/>
        <w:right w:val="none" w:sz="0" w:space="0" w:color="auto"/>
      </w:divBdr>
    </w:div>
    <w:div w:id="547030434">
      <w:bodyDiv w:val="1"/>
      <w:marLeft w:val="0"/>
      <w:marRight w:val="0"/>
      <w:marTop w:val="0"/>
      <w:marBottom w:val="0"/>
      <w:divBdr>
        <w:top w:val="none" w:sz="0" w:space="0" w:color="auto"/>
        <w:left w:val="none" w:sz="0" w:space="0" w:color="auto"/>
        <w:bottom w:val="none" w:sz="0" w:space="0" w:color="auto"/>
        <w:right w:val="none" w:sz="0" w:space="0" w:color="auto"/>
      </w:divBdr>
    </w:div>
    <w:div w:id="547570587">
      <w:bodyDiv w:val="1"/>
      <w:marLeft w:val="0"/>
      <w:marRight w:val="0"/>
      <w:marTop w:val="0"/>
      <w:marBottom w:val="0"/>
      <w:divBdr>
        <w:top w:val="none" w:sz="0" w:space="0" w:color="auto"/>
        <w:left w:val="none" w:sz="0" w:space="0" w:color="auto"/>
        <w:bottom w:val="none" w:sz="0" w:space="0" w:color="auto"/>
        <w:right w:val="none" w:sz="0" w:space="0" w:color="auto"/>
      </w:divBdr>
    </w:div>
    <w:div w:id="548421040">
      <w:bodyDiv w:val="1"/>
      <w:marLeft w:val="0"/>
      <w:marRight w:val="0"/>
      <w:marTop w:val="0"/>
      <w:marBottom w:val="0"/>
      <w:divBdr>
        <w:top w:val="none" w:sz="0" w:space="0" w:color="auto"/>
        <w:left w:val="none" w:sz="0" w:space="0" w:color="auto"/>
        <w:bottom w:val="none" w:sz="0" w:space="0" w:color="auto"/>
        <w:right w:val="none" w:sz="0" w:space="0" w:color="auto"/>
      </w:divBdr>
    </w:div>
    <w:div w:id="550653418">
      <w:bodyDiv w:val="1"/>
      <w:marLeft w:val="0"/>
      <w:marRight w:val="0"/>
      <w:marTop w:val="0"/>
      <w:marBottom w:val="0"/>
      <w:divBdr>
        <w:top w:val="none" w:sz="0" w:space="0" w:color="auto"/>
        <w:left w:val="none" w:sz="0" w:space="0" w:color="auto"/>
        <w:bottom w:val="none" w:sz="0" w:space="0" w:color="auto"/>
        <w:right w:val="none" w:sz="0" w:space="0" w:color="auto"/>
      </w:divBdr>
    </w:div>
    <w:div w:id="552231559">
      <w:bodyDiv w:val="1"/>
      <w:marLeft w:val="0"/>
      <w:marRight w:val="0"/>
      <w:marTop w:val="0"/>
      <w:marBottom w:val="0"/>
      <w:divBdr>
        <w:top w:val="none" w:sz="0" w:space="0" w:color="auto"/>
        <w:left w:val="none" w:sz="0" w:space="0" w:color="auto"/>
        <w:bottom w:val="none" w:sz="0" w:space="0" w:color="auto"/>
        <w:right w:val="none" w:sz="0" w:space="0" w:color="auto"/>
      </w:divBdr>
    </w:div>
    <w:div w:id="555970052">
      <w:bodyDiv w:val="1"/>
      <w:marLeft w:val="0"/>
      <w:marRight w:val="0"/>
      <w:marTop w:val="0"/>
      <w:marBottom w:val="0"/>
      <w:divBdr>
        <w:top w:val="none" w:sz="0" w:space="0" w:color="auto"/>
        <w:left w:val="none" w:sz="0" w:space="0" w:color="auto"/>
        <w:bottom w:val="none" w:sz="0" w:space="0" w:color="auto"/>
        <w:right w:val="none" w:sz="0" w:space="0" w:color="auto"/>
      </w:divBdr>
    </w:div>
    <w:div w:id="558515037">
      <w:bodyDiv w:val="1"/>
      <w:marLeft w:val="0"/>
      <w:marRight w:val="0"/>
      <w:marTop w:val="0"/>
      <w:marBottom w:val="0"/>
      <w:divBdr>
        <w:top w:val="none" w:sz="0" w:space="0" w:color="auto"/>
        <w:left w:val="none" w:sz="0" w:space="0" w:color="auto"/>
        <w:bottom w:val="none" w:sz="0" w:space="0" w:color="auto"/>
        <w:right w:val="none" w:sz="0" w:space="0" w:color="auto"/>
      </w:divBdr>
    </w:div>
    <w:div w:id="559561841">
      <w:bodyDiv w:val="1"/>
      <w:marLeft w:val="0"/>
      <w:marRight w:val="0"/>
      <w:marTop w:val="0"/>
      <w:marBottom w:val="0"/>
      <w:divBdr>
        <w:top w:val="none" w:sz="0" w:space="0" w:color="auto"/>
        <w:left w:val="none" w:sz="0" w:space="0" w:color="auto"/>
        <w:bottom w:val="none" w:sz="0" w:space="0" w:color="auto"/>
        <w:right w:val="none" w:sz="0" w:space="0" w:color="auto"/>
      </w:divBdr>
    </w:div>
    <w:div w:id="560218975">
      <w:bodyDiv w:val="1"/>
      <w:marLeft w:val="0"/>
      <w:marRight w:val="0"/>
      <w:marTop w:val="0"/>
      <w:marBottom w:val="0"/>
      <w:divBdr>
        <w:top w:val="none" w:sz="0" w:space="0" w:color="auto"/>
        <w:left w:val="none" w:sz="0" w:space="0" w:color="auto"/>
        <w:bottom w:val="none" w:sz="0" w:space="0" w:color="auto"/>
        <w:right w:val="none" w:sz="0" w:space="0" w:color="auto"/>
      </w:divBdr>
    </w:div>
    <w:div w:id="560292344">
      <w:bodyDiv w:val="1"/>
      <w:marLeft w:val="0"/>
      <w:marRight w:val="0"/>
      <w:marTop w:val="0"/>
      <w:marBottom w:val="0"/>
      <w:divBdr>
        <w:top w:val="none" w:sz="0" w:space="0" w:color="auto"/>
        <w:left w:val="none" w:sz="0" w:space="0" w:color="auto"/>
        <w:bottom w:val="none" w:sz="0" w:space="0" w:color="auto"/>
        <w:right w:val="none" w:sz="0" w:space="0" w:color="auto"/>
      </w:divBdr>
    </w:div>
    <w:div w:id="561909642">
      <w:bodyDiv w:val="1"/>
      <w:marLeft w:val="0"/>
      <w:marRight w:val="0"/>
      <w:marTop w:val="0"/>
      <w:marBottom w:val="0"/>
      <w:divBdr>
        <w:top w:val="none" w:sz="0" w:space="0" w:color="auto"/>
        <w:left w:val="none" w:sz="0" w:space="0" w:color="auto"/>
        <w:bottom w:val="none" w:sz="0" w:space="0" w:color="auto"/>
        <w:right w:val="none" w:sz="0" w:space="0" w:color="auto"/>
      </w:divBdr>
    </w:div>
    <w:div w:id="564491839">
      <w:bodyDiv w:val="1"/>
      <w:marLeft w:val="0"/>
      <w:marRight w:val="0"/>
      <w:marTop w:val="0"/>
      <w:marBottom w:val="0"/>
      <w:divBdr>
        <w:top w:val="none" w:sz="0" w:space="0" w:color="auto"/>
        <w:left w:val="none" w:sz="0" w:space="0" w:color="auto"/>
        <w:bottom w:val="none" w:sz="0" w:space="0" w:color="auto"/>
        <w:right w:val="none" w:sz="0" w:space="0" w:color="auto"/>
      </w:divBdr>
    </w:div>
    <w:div w:id="564951579">
      <w:bodyDiv w:val="1"/>
      <w:marLeft w:val="0"/>
      <w:marRight w:val="0"/>
      <w:marTop w:val="0"/>
      <w:marBottom w:val="0"/>
      <w:divBdr>
        <w:top w:val="none" w:sz="0" w:space="0" w:color="auto"/>
        <w:left w:val="none" w:sz="0" w:space="0" w:color="auto"/>
        <w:bottom w:val="none" w:sz="0" w:space="0" w:color="auto"/>
        <w:right w:val="none" w:sz="0" w:space="0" w:color="auto"/>
      </w:divBdr>
    </w:div>
    <w:div w:id="569731596">
      <w:bodyDiv w:val="1"/>
      <w:marLeft w:val="0"/>
      <w:marRight w:val="0"/>
      <w:marTop w:val="0"/>
      <w:marBottom w:val="0"/>
      <w:divBdr>
        <w:top w:val="none" w:sz="0" w:space="0" w:color="auto"/>
        <w:left w:val="none" w:sz="0" w:space="0" w:color="auto"/>
        <w:bottom w:val="none" w:sz="0" w:space="0" w:color="auto"/>
        <w:right w:val="none" w:sz="0" w:space="0" w:color="auto"/>
      </w:divBdr>
    </w:div>
    <w:div w:id="570769434">
      <w:bodyDiv w:val="1"/>
      <w:marLeft w:val="0"/>
      <w:marRight w:val="0"/>
      <w:marTop w:val="0"/>
      <w:marBottom w:val="0"/>
      <w:divBdr>
        <w:top w:val="none" w:sz="0" w:space="0" w:color="auto"/>
        <w:left w:val="none" w:sz="0" w:space="0" w:color="auto"/>
        <w:bottom w:val="none" w:sz="0" w:space="0" w:color="auto"/>
        <w:right w:val="none" w:sz="0" w:space="0" w:color="auto"/>
      </w:divBdr>
    </w:div>
    <w:div w:id="571501700">
      <w:bodyDiv w:val="1"/>
      <w:marLeft w:val="0"/>
      <w:marRight w:val="0"/>
      <w:marTop w:val="0"/>
      <w:marBottom w:val="0"/>
      <w:divBdr>
        <w:top w:val="none" w:sz="0" w:space="0" w:color="auto"/>
        <w:left w:val="none" w:sz="0" w:space="0" w:color="auto"/>
        <w:bottom w:val="none" w:sz="0" w:space="0" w:color="auto"/>
        <w:right w:val="none" w:sz="0" w:space="0" w:color="auto"/>
      </w:divBdr>
    </w:div>
    <w:div w:id="575895324">
      <w:bodyDiv w:val="1"/>
      <w:marLeft w:val="0"/>
      <w:marRight w:val="0"/>
      <w:marTop w:val="0"/>
      <w:marBottom w:val="0"/>
      <w:divBdr>
        <w:top w:val="none" w:sz="0" w:space="0" w:color="auto"/>
        <w:left w:val="none" w:sz="0" w:space="0" w:color="auto"/>
        <w:bottom w:val="none" w:sz="0" w:space="0" w:color="auto"/>
        <w:right w:val="none" w:sz="0" w:space="0" w:color="auto"/>
      </w:divBdr>
    </w:div>
    <w:div w:id="576865343">
      <w:bodyDiv w:val="1"/>
      <w:marLeft w:val="0"/>
      <w:marRight w:val="0"/>
      <w:marTop w:val="0"/>
      <w:marBottom w:val="0"/>
      <w:divBdr>
        <w:top w:val="none" w:sz="0" w:space="0" w:color="auto"/>
        <w:left w:val="none" w:sz="0" w:space="0" w:color="auto"/>
        <w:bottom w:val="none" w:sz="0" w:space="0" w:color="auto"/>
        <w:right w:val="none" w:sz="0" w:space="0" w:color="auto"/>
      </w:divBdr>
    </w:div>
    <w:div w:id="580793666">
      <w:bodyDiv w:val="1"/>
      <w:marLeft w:val="0"/>
      <w:marRight w:val="0"/>
      <w:marTop w:val="0"/>
      <w:marBottom w:val="0"/>
      <w:divBdr>
        <w:top w:val="none" w:sz="0" w:space="0" w:color="auto"/>
        <w:left w:val="none" w:sz="0" w:space="0" w:color="auto"/>
        <w:bottom w:val="none" w:sz="0" w:space="0" w:color="auto"/>
        <w:right w:val="none" w:sz="0" w:space="0" w:color="auto"/>
      </w:divBdr>
    </w:div>
    <w:div w:id="582837302">
      <w:bodyDiv w:val="1"/>
      <w:marLeft w:val="0"/>
      <w:marRight w:val="0"/>
      <w:marTop w:val="0"/>
      <w:marBottom w:val="0"/>
      <w:divBdr>
        <w:top w:val="none" w:sz="0" w:space="0" w:color="auto"/>
        <w:left w:val="none" w:sz="0" w:space="0" w:color="auto"/>
        <w:bottom w:val="none" w:sz="0" w:space="0" w:color="auto"/>
        <w:right w:val="none" w:sz="0" w:space="0" w:color="auto"/>
      </w:divBdr>
    </w:div>
    <w:div w:id="585262010">
      <w:bodyDiv w:val="1"/>
      <w:marLeft w:val="0"/>
      <w:marRight w:val="0"/>
      <w:marTop w:val="0"/>
      <w:marBottom w:val="0"/>
      <w:divBdr>
        <w:top w:val="none" w:sz="0" w:space="0" w:color="auto"/>
        <w:left w:val="none" w:sz="0" w:space="0" w:color="auto"/>
        <w:bottom w:val="none" w:sz="0" w:space="0" w:color="auto"/>
        <w:right w:val="none" w:sz="0" w:space="0" w:color="auto"/>
      </w:divBdr>
    </w:div>
    <w:div w:id="588391028">
      <w:bodyDiv w:val="1"/>
      <w:marLeft w:val="0"/>
      <w:marRight w:val="0"/>
      <w:marTop w:val="0"/>
      <w:marBottom w:val="0"/>
      <w:divBdr>
        <w:top w:val="none" w:sz="0" w:space="0" w:color="auto"/>
        <w:left w:val="none" w:sz="0" w:space="0" w:color="auto"/>
        <w:bottom w:val="none" w:sz="0" w:space="0" w:color="auto"/>
        <w:right w:val="none" w:sz="0" w:space="0" w:color="auto"/>
      </w:divBdr>
    </w:div>
    <w:div w:id="591207579">
      <w:bodyDiv w:val="1"/>
      <w:marLeft w:val="0"/>
      <w:marRight w:val="0"/>
      <w:marTop w:val="0"/>
      <w:marBottom w:val="0"/>
      <w:divBdr>
        <w:top w:val="none" w:sz="0" w:space="0" w:color="auto"/>
        <w:left w:val="none" w:sz="0" w:space="0" w:color="auto"/>
        <w:bottom w:val="none" w:sz="0" w:space="0" w:color="auto"/>
        <w:right w:val="none" w:sz="0" w:space="0" w:color="auto"/>
      </w:divBdr>
    </w:div>
    <w:div w:id="592084535">
      <w:bodyDiv w:val="1"/>
      <w:marLeft w:val="0"/>
      <w:marRight w:val="0"/>
      <w:marTop w:val="0"/>
      <w:marBottom w:val="0"/>
      <w:divBdr>
        <w:top w:val="none" w:sz="0" w:space="0" w:color="auto"/>
        <w:left w:val="none" w:sz="0" w:space="0" w:color="auto"/>
        <w:bottom w:val="none" w:sz="0" w:space="0" w:color="auto"/>
        <w:right w:val="none" w:sz="0" w:space="0" w:color="auto"/>
      </w:divBdr>
      <w:divsChild>
        <w:div w:id="2139449959">
          <w:marLeft w:val="0"/>
          <w:marRight w:val="0"/>
          <w:marTop w:val="0"/>
          <w:marBottom w:val="0"/>
          <w:divBdr>
            <w:top w:val="none" w:sz="0" w:space="0" w:color="auto"/>
            <w:left w:val="none" w:sz="0" w:space="0" w:color="auto"/>
            <w:bottom w:val="none" w:sz="0" w:space="0" w:color="auto"/>
            <w:right w:val="none" w:sz="0" w:space="0" w:color="auto"/>
          </w:divBdr>
          <w:divsChild>
            <w:div w:id="1124692090">
              <w:marLeft w:val="0"/>
              <w:marRight w:val="0"/>
              <w:marTop w:val="0"/>
              <w:marBottom w:val="0"/>
              <w:divBdr>
                <w:top w:val="none" w:sz="0" w:space="0" w:color="auto"/>
                <w:left w:val="none" w:sz="0" w:space="0" w:color="auto"/>
                <w:bottom w:val="none" w:sz="0" w:space="0" w:color="auto"/>
                <w:right w:val="none" w:sz="0" w:space="0" w:color="auto"/>
              </w:divBdr>
            </w:div>
            <w:div w:id="793451957">
              <w:marLeft w:val="0"/>
              <w:marRight w:val="0"/>
              <w:marTop w:val="0"/>
              <w:marBottom w:val="0"/>
              <w:divBdr>
                <w:top w:val="none" w:sz="0" w:space="0" w:color="auto"/>
                <w:left w:val="none" w:sz="0" w:space="0" w:color="auto"/>
                <w:bottom w:val="none" w:sz="0" w:space="0" w:color="auto"/>
                <w:right w:val="none" w:sz="0" w:space="0" w:color="auto"/>
              </w:divBdr>
            </w:div>
            <w:div w:id="932081327">
              <w:marLeft w:val="0"/>
              <w:marRight w:val="0"/>
              <w:marTop w:val="0"/>
              <w:marBottom w:val="0"/>
              <w:divBdr>
                <w:top w:val="none" w:sz="0" w:space="0" w:color="auto"/>
                <w:left w:val="none" w:sz="0" w:space="0" w:color="auto"/>
                <w:bottom w:val="none" w:sz="0" w:space="0" w:color="auto"/>
                <w:right w:val="none" w:sz="0" w:space="0" w:color="auto"/>
              </w:divBdr>
            </w:div>
            <w:div w:id="1536506828">
              <w:marLeft w:val="0"/>
              <w:marRight w:val="0"/>
              <w:marTop w:val="0"/>
              <w:marBottom w:val="0"/>
              <w:divBdr>
                <w:top w:val="none" w:sz="0" w:space="0" w:color="auto"/>
                <w:left w:val="none" w:sz="0" w:space="0" w:color="auto"/>
                <w:bottom w:val="none" w:sz="0" w:space="0" w:color="auto"/>
                <w:right w:val="none" w:sz="0" w:space="0" w:color="auto"/>
              </w:divBdr>
            </w:div>
            <w:div w:id="421337069">
              <w:marLeft w:val="0"/>
              <w:marRight w:val="0"/>
              <w:marTop w:val="0"/>
              <w:marBottom w:val="0"/>
              <w:divBdr>
                <w:top w:val="none" w:sz="0" w:space="0" w:color="auto"/>
                <w:left w:val="none" w:sz="0" w:space="0" w:color="auto"/>
                <w:bottom w:val="none" w:sz="0" w:space="0" w:color="auto"/>
                <w:right w:val="none" w:sz="0" w:space="0" w:color="auto"/>
              </w:divBdr>
            </w:div>
            <w:div w:id="1614284675">
              <w:marLeft w:val="0"/>
              <w:marRight w:val="0"/>
              <w:marTop w:val="0"/>
              <w:marBottom w:val="0"/>
              <w:divBdr>
                <w:top w:val="none" w:sz="0" w:space="0" w:color="auto"/>
                <w:left w:val="none" w:sz="0" w:space="0" w:color="auto"/>
                <w:bottom w:val="none" w:sz="0" w:space="0" w:color="auto"/>
                <w:right w:val="none" w:sz="0" w:space="0" w:color="auto"/>
              </w:divBdr>
            </w:div>
            <w:div w:id="1098867552">
              <w:marLeft w:val="0"/>
              <w:marRight w:val="0"/>
              <w:marTop w:val="0"/>
              <w:marBottom w:val="0"/>
              <w:divBdr>
                <w:top w:val="none" w:sz="0" w:space="0" w:color="auto"/>
                <w:left w:val="none" w:sz="0" w:space="0" w:color="auto"/>
                <w:bottom w:val="none" w:sz="0" w:space="0" w:color="auto"/>
                <w:right w:val="none" w:sz="0" w:space="0" w:color="auto"/>
              </w:divBdr>
            </w:div>
            <w:div w:id="229538253">
              <w:marLeft w:val="0"/>
              <w:marRight w:val="0"/>
              <w:marTop w:val="0"/>
              <w:marBottom w:val="0"/>
              <w:divBdr>
                <w:top w:val="none" w:sz="0" w:space="0" w:color="auto"/>
                <w:left w:val="none" w:sz="0" w:space="0" w:color="auto"/>
                <w:bottom w:val="none" w:sz="0" w:space="0" w:color="auto"/>
                <w:right w:val="none" w:sz="0" w:space="0" w:color="auto"/>
              </w:divBdr>
            </w:div>
            <w:div w:id="1552233537">
              <w:marLeft w:val="0"/>
              <w:marRight w:val="0"/>
              <w:marTop w:val="0"/>
              <w:marBottom w:val="0"/>
              <w:divBdr>
                <w:top w:val="none" w:sz="0" w:space="0" w:color="auto"/>
                <w:left w:val="none" w:sz="0" w:space="0" w:color="auto"/>
                <w:bottom w:val="none" w:sz="0" w:space="0" w:color="auto"/>
                <w:right w:val="none" w:sz="0" w:space="0" w:color="auto"/>
              </w:divBdr>
            </w:div>
            <w:div w:id="721172476">
              <w:marLeft w:val="0"/>
              <w:marRight w:val="0"/>
              <w:marTop w:val="0"/>
              <w:marBottom w:val="0"/>
              <w:divBdr>
                <w:top w:val="none" w:sz="0" w:space="0" w:color="auto"/>
                <w:left w:val="none" w:sz="0" w:space="0" w:color="auto"/>
                <w:bottom w:val="none" w:sz="0" w:space="0" w:color="auto"/>
                <w:right w:val="none" w:sz="0" w:space="0" w:color="auto"/>
              </w:divBdr>
            </w:div>
            <w:div w:id="1529247993">
              <w:marLeft w:val="0"/>
              <w:marRight w:val="0"/>
              <w:marTop w:val="0"/>
              <w:marBottom w:val="0"/>
              <w:divBdr>
                <w:top w:val="none" w:sz="0" w:space="0" w:color="auto"/>
                <w:left w:val="none" w:sz="0" w:space="0" w:color="auto"/>
                <w:bottom w:val="none" w:sz="0" w:space="0" w:color="auto"/>
                <w:right w:val="none" w:sz="0" w:space="0" w:color="auto"/>
              </w:divBdr>
            </w:div>
            <w:div w:id="353386185">
              <w:marLeft w:val="0"/>
              <w:marRight w:val="0"/>
              <w:marTop w:val="0"/>
              <w:marBottom w:val="0"/>
              <w:divBdr>
                <w:top w:val="none" w:sz="0" w:space="0" w:color="auto"/>
                <w:left w:val="none" w:sz="0" w:space="0" w:color="auto"/>
                <w:bottom w:val="none" w:sz="0" w:space="0" w:color="auto"/>
                <w:right w:val="none" w:sz="0" w:space="0" w:color="auto"/>
              </w:divBdr>
            </w:div>
            <w:div w:id="9554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79020">
      <w:bodyDiv w:val="1"/>
      <w:marLeft w:val="0"/>
      <w:marRight w:val="0"/>
      <w:marTop w:val="0"/>
      <w:marBottom w:val="0"/>
      <w:divBdr>
        <w:top w:val="none" w:sz="0" w:space="0" w:color="auto"/>
        <w:left w:val="none" w:sz="0" w:space="0" w:color="auto"/>
        <w:bottom w:val="none" w:sz="0" w:space="0" w:color="auto"/>
        <w:right w:val="none" w:sz="0" w:space="0" w:color="auto"/>
      </w:divBdr>
    </w:div>
    <w:div w:id="593825724">
      <w:bodyDiv w:val="1"/>
      <w:marLeft w:val="0"/>
      <w:marRight w:val="0"/>
      <w:marTop w:val="0"/>
      <w:marBottom w:val="0"/>
      <w:divBdr>
        <w:top w:val="none" w:sz="0" w:space="0" w:color="auto"/>
        <w:left w:val="none" w:sz="0" w:space="0" w:color="auto"/>
        <w:bottom w:val="none" w:sz="0" w:space="0" w:color="auto"/>
        <w:right w:val="none" w:sz="0" w:space="0" w:color="auto"/>
      </w:divBdr>
    </w:div>
    <w:div w:id="594292618">
      <w:bodyDiv w:val="1"/>
      <w:marLeft w:val="0"/>
      <w:marRight w:val="0"/>
      <w:marTop w:val="0"/>
      <w:marBottom w:val="0"/>
      <w:divBdr>
        <w:top w:val="none" w:sz="0" w:space="0" w:color="auto"/>
        <w:left w:val="none" w:sz="0" w:space="0" w:color="auto"/>
        <w:bottom w:val="none" w:sz="0" w:space="0" w:color="auto"/>
        <w:right w:val="none" w:sz="0" w:space="0" w:color="auto"/>
      </w:divBdr>
    </w:div>
    <w:div w:id="595554364">
      <w:bodyDiv w:val="1"/>
      <w:marLeft w:val="0"/>
      <w:marRight w:val="0"/>
      <w:marTop w:val="0"/>
      <w:marBottom w:val="0"/>
      <w:divBdr>
        <w:top w:val="none" w:sz="0" w:space="0" w:color="auto"/>
        <w:left w:val="none" w:sz="0" w:space="0" w:color="auto"/>
        <w:bottom w:val="none" w:sz="0" w:space="0" w:color="auto"/>
        <w:right w:val="none" w:sz="0" w:space="0" w:color="auto"/>
      </w:divBdr>
    </w:div>
    <w:div w:id="595596459">
      <w:bodyDiv w:val="1"/>
      <w:marLeft w:val="0"/>
      <w:marRight w:val="0"/>
      <w:marTop w:val="0"/>
      <w:marBottom w:val="0"/>
      <w:divBdr>
        <w:top w:val="none" w:sz="0" w:space="0" w:color="auto"/>
        <w:left w:val="none" w:sz="0" w:space="0" w:color="auto"/>
        <w:bottom w:val="none" w:sz="0" w:space="0" w:color="auto"/>
        <w:right w:val="none" w:sz="0" w:space="0" w:color="auto"/>
      </w:divBdr>
    </w:div>
    <w:div w:id="597177406">
      <w:bodyDiv w:val="1"/>
      <w:marLeft w:val="0"/>
      <w:marRight w:val="0"/>
      <w:marTop w:val="0"/>
      <w:marBottom w:val="0"/>
      <w:divBdr>
        <w:top w:val="none" w:sz="0" w:space="0" w:color="auto"/>
        <w:left w:val="none" w:sz="0" w:space="0" w:color="auto"/>
        <w:bottom w:val="none" w:sz="0" w:space="0" w:color="auto"/>
        <w:right w:val="none" w:sz="0" w:space="0" w:color="auto"/>
      </w:divBdr>
    </w:div>
    <w:div w:id="598105100">
      <w:bodyDiv w:val="1"/>
      <w:marLeft w:val="0"/>
      <w:marRight w:val="0"/>
      <w:marTop w:val="0"/>
      <w:marBottom w:val="0"/>
      <w:divBdr>
        <w:top w:val="none" w:sz="0" w:space="0" w:color="auto"/>
        <w:left w:val="none" w:sz="0" w:space="0" w:color="auto"/>
        <w:bottom w:val="none" w:sz="0" w:space="0" w:color="auto"/>
        <w:right w:val="none" w:sz="0" w:space="0" w:color="auto"/>
      </w:divBdr>
    </w:div>
    <w:div w:id="607735792">
      <w:bodyDiv w:val="1"/>
      <w:marLeft w:val="0"/>
      <w:marRight w:val="0"/>
      <w:marTop w:val="0"/>
      <w:marBottom w:val="0"/>
      <w:divBdr>
        <w:top w:val="none" w:sz="0" w:space="0" w:color="auto"/>
        <w:left w:val="none" w:sz="0" w:space="0" w:color="auto"/>
        <w:bottom w:val="none" w:sz="0" w:space="0" w:color="auto"/>
        <w:right w:val="none" w:sz="0" w:space="0" w:color="auto"/>
      </w:divBdr>
    </w:div>
    <w:div w:id="610665982">
      <w:bodyDiv w:val="1"/>
      <w:marLeft w:val="0"/>
      <w:marRight w:val="0"/>
      <w:marTop w:val="0"/>
      <w:marBottom w:val="0"/>
      <w:divBdr>
        <w:top w:val="none" w:sz="0" w:space="0" w:color="auto"/>
        <w:left w:val="none" w:sz="0" w:space="0" w:color="auto"/>
        <w:bottom w:val="none" w:sz="0" w:space="0" w:color="auto"/>
        <w:right w:val="none" w:sz="0" w:space="0" w:color="auto"/>
      </w:divBdr>
    </w:div>
    <w:div w:id="614025191">
      <w:bodyDiv w:val="1"/>
      <w:marLeft w:val="0"/>
      <w:marRight w:val="0"/>
      <w:marTop w:val="0"/>
      <w:marBottom w:val="0"/>
      <w:divBdr>
        <w:top w:val="none" w:sz="0" w:space="0" w:color="auto"/>
        <w:left w:val="none" w:sz="0" w:space="0" w:color="auto"/>
        <w:bottom w:val="none" w:sz="0" w:space="0" w:color="auto"/>
        <w:right w:val="none" w:sz="0" w:space="0" w:color="auto"/>
      </w:divBdr>
    </w:div>
    <w:div w:id="615867197">
      <w:bodyDiv w:val="1"/>
      <w:marLeft w:val="0"/>
      <w:marRight w:val="0"/>
      <w:marTop w:val="0"/>
      <w:marBottom w:val="0"/>
      <w:divBdr>
        <w:top w:val="none" w:sz="0" w:space="0" w:color="auto"/>
        <w:left w:val="none" w:sz="0" w:space="0" w:color="auto"/>
        <w:bottom w:val="none" w:sz="0" w:space="0" w:color="auto"/>
        <w:right w:val="none" w:sz="0" w:space="0" w:color="auto"/>
      </w:divBdr>
    </w:div>
    <w:div w:id="619266846">
      <w:bodyDiv w:val="1"/>
      <w:marLeft w:val="0"/>
      <w:marRight w:val="0"/>
      <w:marTop w:val="0"/>
      <w:marBottom w:val="0"/>
      <w:divBdr>
        <w:top w:val="none" w:sz="0" w:space="0" w:color="auto"/>
        <w:left w:val="none" w:sz="0" w:space="0" w:color="auto"/>
        <w:bottom w:val="none" w:sz="0" w:space="0" w:color="auto"/>
        <w:right w:val="none" w:sz="0" w:space="0" w:color="auto"/>
      </w:divBdr>
    </w:div>
    <w:div w:id="619268516">
      <w:bodyDiv w:val="1"/>
      <w:marLeft w:val="0"/>
      <w:marRight w:val="0"/>
      <w:marTop w:val="0"/>
      <w:marBottom w:val="0"/>
      <w:divBdr>
        <w:top w:val="none" w:sz="0" w:space="0" w:color="auto"/>
        <w:left w:val="none" w:sz="0" w:space="0" w:color="auto"/>
        <w:bottom w:val="none" w:sz="0" w:space="0" w:color="auto"/>
        <w:right w:val="none" w:sz="0" w:space="0" w:color="auto"/>
      </w:divBdr>
    </w:div>
    <w:div w:id="619530132">
      <w:bodyDiv w:val="1"/>
      <w:marLeft w:val="0"/>
      <w:marRight w:val="0"/>
      <w:marTop w:val="0"/>
      <w:marBottom w:val="0"/>
      <w:divBdr>
        <w:top w:val="none" w:sz="0" w:space="0" w:color="auto"/>
        <w:left w:val="none" w:sz="0" w:space="0" w:color="auto"/>
        <w:bottom w:val="none" w:sz="0" w:space="0" w:color="auto"/>
        <w:right w:val="none" w:sz="0" w:space="0" w:color="auto"/>
      </w:divBdr>
    </w:div>
    <w:div w:id="620577096">
      <w:bodyDiv w:val="1"/>
      <w:marLeft w:val="0"/>
      <w:marRight w:val="0"/>
      <w:marTop w:val="0"/>
      <w:marBottom w:val="0"/>
      <w:divBdr>
        <w:top w:val="none" w:sz="0" w:space="0" w:color="auto"/>
        <w:left w:val="none" w:sz="0" w:space="0" w:color="auto"/>
        <w:bottom w:val="none" w:sz="0" w:space="0" w:color="auto"/>
        <w:right w:val="none" w:sz="0" w:space="0" w:color="auto"/>
      </w:divBdr>
    </w:div>
    <w:div w:id="620766758">
      <w:bodyDiv w:val="1"/>
      <w:marLeft w:val="0"/>
      <w:marRight w:val="0"/>
      <w:marTop w:val="0"/>
      <w:marBottom w:val="0"/>
      <w:divBdr>
        <w:top w:val="none" w:sz="0" w:space="0" w:color="auto"/>
        <w:left w:val="none" w:sz="0" w:space="0" w:color="auto"/>
        <w:bottom w:val="none" w:sz="0" w:space="0" w:color="auto"/>
        <w:right w:val="none" w:sz="0" w:space="0" w:color="auto"/>
      </w:divBdr>
    </w:div>
    <w:div w:id="624701577">
      <w:bodyDiv w:val="1"/>
      <w:marLeft w:val="0"/>
      <w:marRight w:val="0"/>
      <w:marTop w:val="0"/>
      <w:marBottom w:val="0"/>
      <w:divBdr>
        <w:top w:val="none" w:sz="0" w:space="0" w:color="auto"/>
        <w:left w:val="none" w:sz="0" w:space="0" w:color="auto"/>
        <w:bottom w:val="none" w:sz="0" w:space="0" w:color="auto"/>
        <w:right w:val="none" w:sz="0" w:space="0" w:color="auto"/>
      </w:divBdr>
    </w:div>
    <w:div w:id="625038893">
      <w:bodyDiv w:val="1"/>
      <w:marLeft w:val="0"/>
      <w:marRight w:val="0"/>
      <w:marTop w:val="0"/>
      <w:marBottom w:val="0"/>
      <w:divBdr>
        <w:top w:val="none" w:sz="0" w:space="0" w:color="auto"/>
        <w:left w:val="none" w:sz="0" w:space="0" w:color="auto"/>
        <w:bottom w:val="none" w:sz="0" w:space="0" w:color="auto"/>
        <w:right w:val="none" w:sz="0" w:space="0" w:color="auto"/>
      </w:divBdr>
    </w:div>
    <w:div w:id="627056426">
      <w:bodyDiv w:val="1"/>
      <w:marLeft w:val="0"/>
      <w:marRight w:val="0"/>
      <w:marTop w:val="0"/>
      <w:marBottom w:val="0"/>
      <w:divBdr>
        <w:top w:val="none" w:sz="0" w:space="0" w:color="auto"/>
        <w:left w:val="none" w:sz="0" w:space="0" w:color="auto"/>
        <w:bottom w:val="none" w:sz="0" w:space="0" w:color="auto"/>
        <w:right w:val="none" w:sz="0" w:space="0" w:color="auto"/>
      </w:divBdr>
    </w:div>
    <w:div w:id="627514985">
      <w:bodyDiv w:val="1"/>
      <w:marLeft w:val="0"/>
      <w:marRight w:val="0"/>
      <w:marTop w:val="0"/>
      <w:marBottom w:val="0"/>
      <w:divBdr>
        <w:top w:val="none" w:sz="0" w:space="0" w:color="auto"/>
        <w:left w:val="none" w:sz="0" w:space="0" w:color="auto"/>
        <w:bottom w:val="none" w:sz="0" w:space="0" w:color="auto"/>
        <w:right w:val="none" w:sz="0" w:space="0" w:color="auto"/>
      </w:divBdr>
    </w:div>
    <w:div w:id="627786418">
      <w:bodyDiv w:val="1"/>
      <w:marLeft w:val="0"/>
      <w:marRight w:val="0"/>
      <w:marTop w:val="0"/>
      <w:marBottom w:val="0"/>
      <w:divBdr>
        <w:top w:val="none" w:sz="0" w:space="0" w:color="auto"/>
        <w:left w:val="none" w:sz="0" w:space="0" w:color="auto"/>
        <w:bottom w:val="none" w:sz="0" w:space="0" w:color="auto"/>
        <w:right w:val="none" w:sz="0" w:space="0" w:color="auto"/>
      </w:divBdr>
    </w:div>
    <w:div w:id="630332932">
      <w:bodyDiv w:val="1"/>
      <w:marLeft w:val="0"/>
      <w:marRight w:val="0"/>
      <w:marTop w:val="0"/>
      <w:marBottom w:val="0"/>
      <w:divBdr>
        <w:top w:val="none" w:sz="0" w:space="0" w:color="auto"/>
        <w:left w:val="none" w:sz="0" w:space="0" w:color="auto"/>
        <w:bottom w:val="none" w:sz="0" w:space="0" w:color="auto"/>
        <w:right w:val="none" w:sz="0" w:space="0" w:color="auto"/>
      </w:divBdr>
    </w:div>
    <w:div w:id="630746644">
      <w:bodyDiv w:val="1"/>
      <w:marLeft w:val="0"/>
      <w:marRight w:val="0"/>
      <w:marTop w:val="0"/>
      <w:marBottom w:val="0"/>
      <w:divBdr>
        <w:top w:val="none" w:sz="0" w:space="0" w:color="auto"/>
        <w:left w:val="none" w:sz="0" w:space="0" w:color="auto"/>
        <w:bottom w:val="none" w:sz="0" w:space="0" w:color="auto"/>
        <w:right w:val="none" w:sz="0" w:space="0" w:color="auto"/>
      </w:divBdr>
    </w:div>
    <w:div w:id="630793601">
      <w:bodyDiv w:val="1"/>
      <w:marLeft w:val="0"/>
      <w:marRight w:val="0"/>
      <w:marTop w:val="0"/>
      <w:marBottom w:val="0"/>
      <w:divBdr>
        <w:top w:val="none" w:sz="0" w:space="0" w:color="auto"/>
        <w:left w:val="none" w:sz="0" w:space="0" w:color="auto"/>
        <w:bottom w:val="none" w:sz="0" w:space="0" w:color="auto"/>
        <w:right w:val="none" w:sz="0" w:space="0" w:color="auto"/>
      </w:divBdr>
    </w:div>
    <w:div w:id="631906362">
      <w:bodyDiv w:val="1"/>
      <w:marLeft w:val="0"/>
      <w:marRight w:val="0"/>
      <w:marTop w:val="0"/>
      <w:marBottom w:val="0"/>
      <w:divBdr>
        <w:top w:val="none" w:sz="0" w:space="0" w:color="auto"/>
        <w:left w:val="none" w:sz="0" w:space="0" w:color="auto"/>
        <w:bottom w:val="none" w:sz="0" w:space="0" w:color="auto"/>
        <w:right w:val="none" w:sz="0" w:space="0" w:color="auto"/>
      </w:divBdr>
    </w:div>
    <w:div w:id="636642918">
      <w:bodyDiv w:val="1"/>
      <w:marLeft w:val="0"/>
      <w:marRight w:val="0"/>
      <w:marTop w:val="0"/>
      <w:marBottom w:val="0"/>
      <w:divBdr>
        <w:top w:val="none" w:sz="0" w:space="0" w:color="auto"/>
        <w:left w:val="none" w:sz="0" w:space="0" w:color="auto"/>
        <w:bottom w:val="none" w:sz="0" w:space="0" w:color="auto"/>
        <w:right w:val="none" w:sz="0" w:space="0" w:color="auto"/>
      </w:divBdr>
    </w:div>
    <w:div w:id="639310266">
      <w:bodyDiv w:val="1"/>
      <w:marLeft w:val="0"/>
      <w:marRight w:val="0"/>
      <w:marTop w:val="0"/>
      <w:marBottom w:val="0"/>
      <w:divBdr>
        <w:top w:val="none" w:sz="0" w:space="0" w:color="auto"/>
        <w:left w:val="none" w:sz="0" w:space="0" w:color="auto"/>
        <w:bottom w:val="none" w:sz="0" w:space="0" w:color="auto"/>
        <w:right w:val="none" w:sz="0" w:space="0" w:color="auto"/>
      </w:divBdr>
      <w:divsChild>
        <w:div w:id="1013843686">
          <w:marLeft w:val="0"/>
          <w:marRight w:val="0"/>
          <w:marTop w:val="0"/>
          <w:marBottom w:val="0"/>
          <w:divBdr>
            <w:top w:val="none" w:sz="0" w:space="0" w:color="auto"/>
            <w:left w:val="none" w:sz="0" w:space="0" w:color="auto"/>
            <w:bottom w:val="none" w:sz="0" w:space="0" w:color="auto"/>
            <w:right w:val="none" w:sz="0" w:space="0" w:color="auto"/>
          </w:divBdr>
          <w:divsChild>
            <w:div w:id="1492483893">
              <w:marLeft w:val="0"/>
              <w:marRight w:val="0"/>
              <w:marTop w:val="0"/>
              <w:marBottom w:val="0"/>
              <w:divBdr>
                <w:top w:val="none" w:sz="0" w:space="0" w:color="auto"/>
                <w:left w:val="none" w:sz="0" w:space="0" w:color="auto"/>
                <w:bottom w:val="none" w:sz="0" w:space="0" w:color="auto"/>
                <w:right w:val="none" w:sz="0" w:space="0" w:color="auto"/>
              </w:divBdr>
            </w:div>
            <w:div w:id="1268846944">
              <w:marLeft w:val="0"/>
              <w:marRight w:val="0"/>
              <w:marTop w:val="0"/>
              <w:marBottom w:val="0"/>
              <w:divBdr>
                <w:top w:val="none" w:sz="0" w:space="0" w:color="auto"/>
                <w:left w:val="none" w:sz="0" w:space="0" w:color="auto"/>
                <w:bottom w:val="none" w:sz="0" w:space="0" w:color="auto"/>
                <w:right w:val="none" w:sz="0" w:space="0" w:color="auto"/>
              </w:divBdr>
            </w:div>
            <w:div w:id="329992236">
              <w:marLeft w:val="0"/>
              <w:marRight w:val="0"/>
              <w:marTop w:val="0"/>
              <w:marBottom w:val="0"/>
              <w:divBdr>
                <w:top w:val="none" w:sz="0" w:space="0" w:color="auto"/>
                <w:left w:val="none" w:sz="0" w:space="0" w:color="auto"/>
                <w:bottom w:val="none" w:sz="0" w:space="0" w:color="auto"/>
                <w:right w:val="none" w:sz="0" w:space="0" w:color="auto"/>
              </w:divBdr>
            </w:div>
            <w:div w:id="1272665190">
              <w:marLeft w:val="0"/>
              <w:marRight w:val="0"/>
              <w:marTop w:val="0"/>
              <w:marBottom w:val="0"/>
              <w:divBdr>
                <w:top w:val="none" w:sz="0" w:space="0" w:color="auto"/>
                <w:left w:val="none" w:sz="0" w:space="0" w:color="auto"/>
                <w:bottom w:val="none" w:sz="0" w:space="0" w:color="auto"/>
                <w:right w:val="none" w:sz="0" w:space="0" w:color="auto"/>
              </w:divBdr>
            </w:div>
            <w:div w:id="1663268574">
              <w:marLeft w:val="0"/>
              <w:marRight w:val="0"/>
              <w:marTop w:val="0"/>
              <w:marBottom w:val="0"/>
              <w:divBdr>
                <w:top w:val="none" w:sz="0" w:space="0" w:color="auto"/>
                <w:left w:val="none" w:sz="0" w:space="0" w:color="auto"/>
                <w:bottom w:val="none" w:sz="0" w:space="0" w:color="auto"/>
                <w:right w:val="none" w:sz="0" w:space="0" w:color="auto"/>
              </w:divBdr>
            </w:div>
            <w:div w:id="1028486462">
              <w:marLeft w:val="0"/>
              <w:marRight w:val="0"/>
              <w:marTop w:val="0"/>
              <w:marBottom w:val="0"/>
              <w:divBdr>
                <w:top w:val="none" w:sz="0" w:space="0" w:color="auto"/>
                <w:left w:val="none" w:sz="0" w:space="0" w:color="auto"/>
                <w:bottom w:val="none" w:sz="0" w:space="0" w:color="auto"/>
                <w:right w:val="none" w:sz="0" w:space="0" w:color="auto"/>
              </w:divBdr>
            </w:div>
            <w:div w:id="1897742262">
              <w:marLeft w:val="0"/>
              <w:marRight w:val="0"/>
              <w:marTop w:val="0"/>
              <w:marBottom w:val="0"/>
              <w:divBdr>
                <w:top w:val="none" w:sz="0" w:space="0" w:color="auto"/>
                <w:left w:val="none" w:sz="0" w:space="0" w:color="auto"/>
                <w:bottom w:val="none" w:sz="0" w:space="0" w:color="auto"/>
                <w:right w:val="none" w:sz="0" w:space="0" w:color="auto"/>
              </w:divBdr>
            </w:div>
            <w:div w:id="12485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8872">
      <w:bodyDiv w:val="1"/>
      <w:marLeft w:val="0"/>
      <w:marRight w:val="0"/>
      <w:marTop w:val="0"/>
      <w:marBottom w:val="0"/>
      <w:divBdr>
        <w:top w:val="none" w:sz="0" w:space="0" w:color="auto"/>
        <w:left w:val="none" w:sz="0" w:space="0" w:color="auto"/>
        <w:bottom w:val="none" w:sz="0" w:space="0" w:color="auto"/>
        <w:right w:val="none" w:sz="0" w:space="0" w:color="auto"/>
      </w:divBdr>
    </w:div>
    <w:div w:id="646280454">
      <w:bodyDiv w:val="1"/>
      <w:marLeft w:val="0"/>
      <w:marRight w:val="0"/>
      <w:marTop w:val="0"/>
      <w:marBottom w:val="0"/>
      <w:divBdr>
        <w:top w:val="none" w:sz="0" w:space="0" w:color="auto"/>
        <w:left w:val="none" w:sz="0" w:space="0" w:color="auto"/>
        <w:bottom w:val="none" w:sz="0" w:space="0" w:color="auto"/>
        <w:right w:val="none" w:sz="0" w:space="0" w:color="auto"/>
      </w:divBdr>
    </w:div>
    <w:div w:id="649555387">
      <w:bodyDiv w:val="1"/>
      <w:marLeft w:val="0"/>
      <w:marRight w:val="0"/>
      <w:marTop w:val="0"/>
      <w:marBottom w:val="0"/>
      <w:divBdr>
        <w:top w:val="none" w:sz="0" w:space="0" w:color="auto"/>
        <w:left w:val="none" w:sz="0" w:space="0" w:color="auto"/>
        <w:bottom w:val="none" w:sz="0" w:space="0" w:color="auto"/>
        <w:right w:val="none" w:sz="0" w:space="0" w:color="auto"/>
      </w:divBdr>
    </w:div>
    <w:div w:id="650134395">
      <w:bodyDiv w:val="1"/>
      <w:marLeft w:val="0"/>
      <w:marRight w:val="0"/>
      <w:marTop w:val="0"/>
      <w:marBottom w:val="0"/>
      <w:divBdr>
        <w:top w:val="none" w:sz="0" w:space="0" w:color="auto"/>
        <w:left w:val="none" w:sz="0" w:space="0" w:color="auto"/>
        <w:bottom w:val="none" w:sz="0" w:space="0" w:color="auto"/>
        <w:right w:val="none" w:sz="0" w:space="0" w:color="auto"/>
      </w:divBdr>
    </w:div>
    <w:div w:id="650788422">
      <w:bodyDiv w:val="1"/>
      <w:marLeft w:val="0"/>
      <w:marRight w:val="0"/>
      <w:marTop w:val="0"/>
      <w:marBottom w:val="0"/>
      <w:divBdr>
        <w:top w:val="none" w:sz="0" w:space="0" w:color="auto"/>
        <w:left w:val="none" w:sz="0" w:space="0" w:color="auto"/>
        <w:bottom w:val="none" w:sz="0" w:space="0" w:color="auto"/>
        <w:right w:val="none" w:sz="0" w:space="0" w:color="auto"/>
      </w:divBdr>
    </w:div>
    <w:div w:id="650864611">
      <w:bodyDiv w:val="1"/>
      <w:marLeft w:val="0"/>
      <w:marRight w:val="0"/>
      <w:marTop w:val="0"/>
      <w:marBottom w:val="0"/>
      <w:divBdr>
        <w:top w:val="none" w:sz="0" w:space="0" w:color="auto"/>
        <w:left w:val="none" w:sz="0" w:space="0" w:color="auto"/>
        <w:bottom w:val="none" w:sz="0" w:space="0" w:color="auto"/>
        <w:right w:val="none" w:sz="0" w:space="0" w:color="auto"/>
      </w:divBdr>
    </w:div>
    <w:div w:id="652834583">
      <w:bodyDiv w:val="1"/>
      <w:marLeft w:val="0"/>
      <w:marRight w:val="0"/>
      <w:marTop w:val="0"/>
      <w:marBottom w:val="0"/>
      <w:divBdr>
        <w:top w:val="none" w:sz="0" w:space="0" w:color="auto"/>
        <w:left w:val="none" w:sz="0" w:space="0" w:color="auto"/>
        <w:bottom w:val="none" w:sz="0" w:space="0" w:color="auto"/>
        <w:right w:val="none" w:sz="0" w:space="0" w:color="auto"/>
      </w:divBdr>
    </w:div>
    <w:div w:id="653339536">
      <w:bodyDiv w:val="1"/>
      <w:marLeft w:val="0"/>
      <w:marRight w:val="0"/>
      <w:marTop w:val="0"/>
      <w:marBottom w:val="0"/>
      <w:divBdr>
        <w:top w:val="none" w:sz="0" w:space="0" w:color="auto"/>
        <w:left w:val="none" w:sz="0" w:space="0" w:color="auto"/>
        <w:bottom w:val="none" w:sz="0" w:space="0" w:color="auto"/>
        <w:right w:val="none" w:sz="0" w:space="0" w:color="auto"/>
      </w:divBdr>
    </w:div>
    <w:div w:id="653417215">
      <w:bodyDiv w:val="1"/>
      <w:marLeft w:val="0"/>
      <w:marRight w:val="0"/>
      <w:marTop w:val="0"/>
      <w:marBottom w:val="0"/>
      <w:divBdr>
        <w:top w:val="none" w:sz="0" w:space="0" w:color="auto"/>
        <w:left w:val="none" w:sz="0" w:space="0" w:color="auto"/>
        <w:bottom w:val="none" w:sz="0" w:space="0" w:color="auto"/>
        <w:right w:val="none" w:sz="0" w:space="0" w:color="auto"/>
      </w:divBdr>
    </w:div>
    <w:div w:id="657000056">
      <w:bodyDiv w:val="1"/>
      <w:marLeft w:val="0"/>
      <w:marRight w:val="0"/>
      <w:marTop w:val="0"/>
      <w:marBottom w:val="0"/>
      <w:divBdr>
        <w:top w:val="none" w:sz="0" w:space="0" w:color="auto"/>
        <w:left w:val="none" w:sz="0" w:space="0" w:color="auto"/>
        <w:bottom w:val="none" w:sz="0" w:space="0" w:color="auto"/>
        <w:right w:val="none" w:sz="0" w:space="0" w:color="auto"/>
      </w:divBdr>
    </w:div>
    <w:div w:id="659576049">
      <w:bodyDiv w:val="1"/>
      <w:marLeft w:val="0"/>
      <w:marRight w:val="0"/>
      <w:marTop w:val="0"/>
      <w:marBottom w:val="0"/>
      <w:divBdr>
        <w:top w:val="none" w:sz="0" w:space="0" w:color="auto"/>
        <w:left w:val="none" w:sz="0" w:space="0" w:color="auto"/>
        <w:bottom w:val="none" w:sz="0" w:space="0" w:color="auto"/>
        <w:right w:val="none" w:sz="0" w:space="0" w:color="auto"/>
      </w:divBdr>
    </w:div>
    <w:div w:id="660936561">
      <w:bodyDiv w:val="1"/>
      <w:marLeft w:val="0"/>
      <w:marRight w:val="0"/>
      <w:marTop w:val="0"/>
      <w:marBottom w:val="0"/>
      <w:divBdr>
        <w:top w:val="none" w:sz="0" w:space="0" w:color="auto"/>
        <w:left w:val="none" w:sz="0" w:space="0" w:color="auto"/>
        <w:bottom w:val="none" w:sz="0" w:space="0" w:color="auto"/>
        <w:right w:val="none" w:sz="0" w:space="0" w:color="auto"/>
      </w:divBdr>
    </w:div>
    <w:div w:id="666248692">
      <w:bodyDiv w:val="1"/>
      <w:marLeft w:val="0"/>
      <w:marRight w:val="0"/>
      <w:marTop w:val="0"/>
      <w:marBottom w:val="0"/>
      <w:divBdr>
        <w:top w:val="none" w:sz="0" w:space="0" w:color="auto"/>
        <w:left w:val="none" w:sz="0" w:space="0" w:color="auto"/>
        <w:bottom w:val="none" w:sz="0" w:space="0" w:color="auto"/>
        <w:right w:val="none" w:sz="0" w:space="0" w:color="auto"/>
      </w:divBdr>
    </w:div>
    <w:div w:id="666983369">
      <w:bodyDiv w:val="1"/>
      <w:marLeft w:val="0"/>
      <w:marRight w:val="0"/>
      <w:marTop w:val="0"/>
      <w:marBottom w:val="0"/>
      <w:divBdr>
        <w:top w:val="none" w:sz="0" w:space="0" w:color="auto"/>
        <w:left w:val="none" w:sz="0" w:space="0" w:color="auto"/>
        <w:bottom w:val="none" w:sz="0" w:space="0" w:color="auto"/>
        <w:right w:val="none" w:sz="0" w:space="0" w:color="auto"/>
      </w:divBdr>
    </w:div>
    <w:div w:id="668679692">
      <w:bodyDiv w:val="1"/>
      <w:marLeft w:val="0"/>
      <w:marRight w:val="0"/>
      <w:marTop w:val="0"/>
      <w:marBottom w:val="0"/>
      <w:divBdr>
        <w:top w:val="none" w:sz="0" w:space="0" w:color="auto"/>
        <w:left w:val="none" w:sz="0" w:space="0" w:color="auto"/>
        <w:bottom w:val="none" w:sz="0" w:space="0" w:color="auto"/>
        <w:right w:val="none" w:sz="0" w:space="0" w:color="auto"/>
      </w:divBdr>
    </w:div>
    <w:div w:id="669329000">
      <w:bodyDiv w:val="1"/>
      <w:marLeft w:val="0"/>
      <w:marRight w:val="0"/>
      <w:marTop w:val="0"/>
      <w:marBottom w:val="0"/>
      <w:divBdr>
        <w:top w:val="none" w:sz="0" w:space="0" w:color="auto"/>
        <w:left w:val="none" w:sz="0" w:space="0" w:color="auto"/>
        <w:bottom w:val="none" w:sz="0" w:space="0" w:color="auto"/>
        <w:right w:val="none" w:sz="0" w:space="0" w:color="auto"/>
      </w:divBdr>
    </w:div>
    <w:div w:id="675377735">
      <w:bodyDiv w:val="1"/>
      <w:marLeft w:val="0"/>
      <w:marRight w:val="0"/>
      <w:marTop w:val="0"/>
      <w:marBottom w:val="0"/>
      <w:divBdr>
        <w:top w:val="none" w:sz="0" w:space="0" w:color="auto"/>
        <w:left w:val="none" w:sz="0" w:space="0" w:color="auto"/>
        <w:bottom w:val="none" w:sz="0" w:space="0" w:color="auto"/>
        <w:right w:val="none" w:sz="0" w:space="0" w:color="auto"/>
      </w:divBdr>
    </w:div>
    <w:div w:id="676464176">
      <w:bodyDiv w:val="1"/>
      <w:marLeft w:val="0"/>
      <w:marRight w:val="0"/>
      <w:marTop w:val="0"/>
      <w:marBottom w:val="0"/>
      <w:divBdr>
        <w:top w:val="none" w:sz="0" w:space="0" w:color="auto"/>
        <w:left w:val="none" w:sz="0" w:space="0" w:color="auto"/>
        <w:bottom w:val="none" w:sz="0" w:space="0" w:color="auto"/>
        <w:right w:val="none" w:sz="0" w:space="0" w:color="auto"/>
      </w:divBdr>
    </w:div>
    <w:div w:id="676929537">
      <w:bodyDiv w:val="1"/>
      <w:marLeft w:val="0"/>
      <w:marRight w:val="0"/>
      <w:marTop w:val="0"/>
      <w:marBottom w:val="0"/>
      <w:divBdr>
        <w:top w:val="none" w:sz="0" w:space="0" w:color="auto"/>
        <w:left w:val="none" w:sz="0" w:space="0" w:color="auto"/>
        <w:bottom w:val="none" w:sz="0" w:space="0" w:color="auto"/>
        <w:right w:val="none" w:sz="0" w:space="0" w:color="auto"/>
      </w:divBdr>
    </w:div>
    <w:div w:id="677848178">
      <w:bodyDiv w:val="1"/>
      <w:marLeft w:val="0"/>
      <w:marRight w:val="0"/>
      <w:marTop w:val="0"/>
      <w:marBottom w:val="0"/>
      <w:divBdr>
        <w:top w:val="none" w:sz="0" w:space="0" w:color="auto"/>
        <w:left w:val="none" w:sz="0" w:space="0" w:color="auto"/>
        <w:bottom w:val="none" w:sz="0" w:space="0" w:color="auto"/>
        <w:right w:val="none" w:sz="0" w:space="0" w:color="auto"/>
      </w:divBdr>
    </w:div>
    <w:div w:id="679745058">
      <w:bodyDiv w:val="1"/>
      <w:marLeft w:val="0"/>
      <w:marRight w:val="0"/>
      <w:marTop w:val="0"/>
      <w:marBottom w:val="0"/>
      <w:divBdr>
        <w:top w:val="none" w:sz="0" w:space="0" w:color="auto"/>
        <w:left w:val="none" w:sz="0" w:space="0" w:color="auto"/>
        <w:bottom w:val="none" w:sz="0" w:space="0" w:color="auto"/>
        <w:right w:val="none" w:sz="0" w:space="0" w:color="auto"/>
      </w:divBdr>
    </w:div>
    <w:div w:id="680551113">
      <w:bodyDiv w:val="1"/>
      <w:marLeft w:val="0"/>
      <w:marRight w:val="0"/>
      <w:marTop w:val="0"/>
      <w:marBottom w:val="0"/>
      <w:divBdr>
        <w:top w:val="none" w:sz="0" w:space="0" w:color="auto"/>
        <w:left w:val="none" w:sz="0" w:space="0" w:color="auto"/>
        <w:bottom w:val="none" w:sz="0" w:space="0" w:color="auto"/>
        <w:right w:val="none" w:sz="0" w:space="0" w:color="auto"/>
      </w:divBdr>
    </w:div>
    <w:div w:id="683215818">
      <w:bodyDiv w:val="1"/>
      <w:marLeft w:val="0"/>
      <w:marRight w:val="0"/>
      <w:marTop w:val="0"/>
      <w:marBottom w:val="0"/>
      <w:divBdr>
        <w:top w:val="none" w:sz="0" w:space="0" w:color="auto"/>
        <w:left w:val="none" w:sz="0" w:space="0" w:color="auto"/>
        <w:bottom w:val="none" w:sz="0" w:space="0" w:color="auto"/>
        <w:right w:val="none" w:sz="0" w:space="0" w:color="auto"/>
      </w:divBdr>
    </w:div>
    <w:div w:id="684283353">
      <w:bodyDiv w:val="1"/>
      <w:marLeft w:val="0"/>
      <w:marRight w:val="0"/>
      <w:marTop w:val="0"/>
      <w:marBottom w:val="0"/>
      <w:divBdr>
        <w:top w:val="none" w:sz="0" w:space="0" w:color="auto"/>
        <w:left w:val="none" w:sz="0" w:space="0" w:color="auto"/>
        <w:bottom w:val="none" w:sz="0" w:space="0" w:color="auto"/>
        <w:right w:val="none" w:sz="0" w:space="0" w:color="auto"/>
      </w:divBdr>
      <w:divsChild>
        <w:div w:id="722095027">
          <w:marLeft w:val="0"/>
          <w:marRight w:val="0"/>
          <w:marTop w:val="0"/>
          <w:marBottom w:val="0"/>
          <w:divBdr>
            <w:top w:val="none" w:sz="0" w:space="0" w:color="auto"/>
            <w:left w:val="none" w:sz="0" w:space="0" w:color="auto"/>
            <w:bottom w:val="none" w:sz="0" w:space="0" w:color="auto"/>
            <w:right w:val="none" w:sz="0" w:space="0" w:color="auto"/>
          </w:divBdr>
          <w:divsChild>
            <w:div w:id="480586690">
              <w:marLeft w:val="0"/>
              <w:marRight w:val="0"/>
              <w:marTop w:val="0"/>
              <w:marBottom w:val="0"/>
              <w:divBdr>
                <w:top w:val="none" w:sz="0" w:space="0" w:color="auto"/>
                <w:left w:val="none" w:sz="0" w:space="0" w:color="auto"/>
                <w:bottom w:val="none" w:sz="0" w:space="0" w:color="auto"/>
                <w:right w:val="none" w:sz="0" w:space="0" w:color="auto"/>
              </w:divBdr>
            </w:div>
            <w:div w:id="867597465">
              <w:marLeft w:val="0"/>
              <w:marRight w:val="0"/>
              <w:marTop w:val="0"/>
              <w:marBottom w:val="0"/>
              <w:divBdr>
                <w:top w:val="none" w:sz="0" w:space="0" w:color="auto"/>
                <w:left w:val="none" w:sz="0" w:space="0" w:color="auto"/>
                <w:bottom w:val="none" w:sz="0" w:space="0" w:color="auto"/>
                <w:right w:val="none" w:sz="0" w:space="0" w:color="auto"/>
              </w:divBdr>
            </w:div>
            <w:div w:id="711030462">
              <w:marLeft w:val="0"/>
              <w:marRight w:val="0"/>
              <w:marTop w:val="0"/>
              <w:marBottom w:val="0"/>
              <w:divBdr>
                <w:top w:val="none" w:sz="0" w:space="0" w:color="auto"/>
                <w:left w:val="none" w:sz="0" w:space="0" w:color="auto"/>
                <w:bottom w:val="none" w:sz="0" w:space="0" w:color="auto"/>
                <w:right w:val="none" w:sz="0" w:space="0" w:color="auto"/>
              </w:divBdr>
            </w:div>
            <w:div w:id="172913252">
              <w:marLeft w:val="0"/>
              <w:marRight w:val="0"/>
              <w:marTop w:val="0"/>
              <w:marBottom w:val="0"/>
              <w:divBdr>
                <w:top w:val="none" w:sz="0" w:space="0" w:color="auto"/>
                <w:left w:val="none" w:sz="0" w:space="0" w:color="auto"/>
                <w:bottom w:val="none" w:sz="0" w:space="0" w:color="auto"/>
                <w:right w:val="none" w:sz="0" w:space="0" w:color="auto"/>
              </w:divBdr>
            </w:div>
            <w:div w:id="128937025">
              <w:marLeft w:val="0"/>
              <w:marRight w:val="0"/>
              <w:marTop w:val="0"/>
              <w:marBottom w:val="0"/>
              <w:divBdr>
                <w:top w:val="none" w:sz="0" w:space="0" w:color="auto"/>
                <w:left w:val="none" w:sz="0" w:space="0" w:color="auto"/>
                <w:bottom w:val="none" w:sz="0" w:space="0" w:color="auto"/>
                <w:right w:val="none" w:sz="0" w:space="0" w:color="auto"/>
              </w:divBdr>
            </w:div>
            <w:div w:id="291182087">
              <w:marLeft w:val="0"/>
              <w:marRight w:val="0"/>
              <w:marTop w:val="0"/>
              <w:marBottom w:val="0"/>
              <w:divBdr>
                <w:top w:val="none" w:sz="0" w:space="0" w:color="auto"/>
                <w:left w:val="none" w:sz="0" w:space="0" w:color="auto"/>
                <w:bottom w:val="none" w:sz="0" w:space="0" w:color="auto"/>
                <w:right w:val="none" w:sz="0" w:space="0" w:color="auto"/>
              </w:divBdr>
            </w:div>
            <w:div w:id="454102098">
              <w:marLeft w:val="0"/>
              <w:marRight w:val="0"/>
              <w:marTop w:val="0"/>
              <w:marBottom w:val="0"/>
              <w:divBdr>
                <w:top w:val="none" w:sz="0" w:space="0" w:color="auto"/>
                <w:left w:val="none" w:sz="0" w:space="0" w:color="auto"/>
                <w:bottom w:val="none" w:sz="0" w:space="0" w:color="auto"/>
                <w:right w:val="none" w:sz="0" w:space="0" w:color="auto"/>
              </w:divBdr>
            </w:div>
            <w:div w:id="959914063">
              <w:marLeft w:val="0"/>
              <w:marRight w:val="0"/>
              <w:marTop w:val="0"/>
              <w:marBottom w:val="0"/>
              <w:divBdr>
                <w:top w:val="none" w:sz="0" w:space="0" w:color="auto"/>
                <w:left w:val="none" w:sz="0" w:space="0" w:color="auto"/>
                <w:bottom w:val="none" w:sz="0" w:space="0" w:color="auto"/>
                <w:right w:val="none" w:sz="0" w:space="0" w:color="auto"/>
              </w:divBdr>
            </w:div>
            <w:div w:id="2000187165">
              <w:marLeft w:val="0"/>
              <w:marRight w:val="0"/>
              <w:marTop w:val="0"/>
              <w:marBottom w:val="0"/>
              <w:divBdr>
                <w:top w:val="none" w:sz="0" w:space="0" w:color="auto"/>
                <w:left w:val="none" w:sz="0" w:space="0" w:color="auto"/>
                <w:bottom w:val="none" w:sz="0" w:space="0" w:color="auto"/>
                <w:right w:val="none" w:sz="0" w:space="0" w:color="auto"/>
              </w:divBdr>
            </w:div>
            <w:div w:id="13940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12918">
      <w:bodyDiv w:val="1"/>
      <w:marLeft w:val="0"/>
      <w:marRight w:val="0"/>
      <w:marTop w:val="0"/>
      <w:marBottom w:val="0"/>
      <w:divBdr>
        <w:top w:val="none" w:sz="0" w:space="0" w:color="auto"/>
        <w:left w:val="none" w:sz="0" w:space="0" w:color="auto"/>
        <w:bottom w:val="none" w:sz="0" w:space="0" w:color="auto"/>
        <w:right w:val="none" w:sz="0" w:space="0" w:color="auto"/>
      </w:divBdr>
    </w:div>
    <w:div w:id="687025182">
      <w:bodyDiv w:val="1"/>
      <w:marLeft w:val="0"/>
      <w:marRight w:val="0"/>
      <w:marTop w:val="0"/>
      <w:marBottom w:val="0"/>
      <w:divBdr>
        <w:top w:val="none" w:sz="0" w:space="0" w:color="auto"/>
        <w:left w:val="none" w:sz="0" w:space="0" w:color="auto"/>
        <w:bottom w:val="none" w:sz="0" w:space="0" w:color="auto"/>
        <w:right w:val="none" w:sz="0" w:space="0" w:color="auto"/>
      </w:divBdr>
    </w:div>
    <w:div w:id="689798304">
      <w:bodyDiv w:val="1"/>
      <w:marLeft w:val="0"/>
      <w:marRight w:val="0"/>
      <w:marTop w:val="0"/>
      <w:marBottom w:val="0"/>
      <w:divBdr>
        <w:top w:val="none" w:sz="0" w:space="0" w:color="auto"/>
        <w:left w:val="none" w:sz="0" w:space="0" w:color="auto"/>
        <w:bottom w:val="none" w:sz="0" w:space="0" w:color="auto"/>
        <w:right w:val="none" w:sz="0" w:space="0" w:color="auto"/>
      </w:divBdr>
    </w:div>
    <w:div w:id="691152088">
      <w:bodyDiv w:val="1"/>
      <w:marLeft w:val="0"/>
      <w:marRight w:val="0"/>
      <w:marTop w:val="0"/>
      <w:marBottom w:val="0"/>
      <w:divBdr>
        <w:top w:val="none" w:sz="0" w:space="0" w:color="auto"/>
        <w:left w:val="none" w:sz="0" w:space="0" w:color="auto"/>
        <w:bottom w:val="none" w:sz="0" w:space="0" w:color="auto"/>
        <w:right w:val="none" w:sz="0" w:space="0" w:color="auto"/>
      </w:divBdr>
    </w:div>
    <w:div w:id="692926771">
      <w:bodyDiv w:val="1"/>
      <w:marLeft w:val="0"/>
      <w:marRight w:val="0"/>
      <w:marTop w:val="0"/>
      <w:marBottom w:val="0"/>
      <w:divBdr>
        <w:top w:val="none" w:sz="0" w:space="0" w:color="auto"/>
        <w:left w:val="none" w:sz="0" w:space="0" w:color="auto"/>
        <w:bottom w:val="none" w:sz="0" w:space="0" w:color="auto"/>
        <w:right w:val="none" w:sz="0" w:space="0" w:color="auto"/>
      </w:divBdr>
    </w:div>
    <w:div w:id="693700832">
      <w:bodyDiv w:val="1"/>
      <w:marLeft w:val="0"/>
      <w:marRight w:val="0"/>
      <w:marTop w:val="0"/>
      <w:marBottom w:val="0"/>
      <w:divBdr>
        <w:top w:val="none" w:sz="0" w:space="0" w:color="auto"/>
        <w:left w:val="none" w:sz="0" w:space="0" w:color="auto"/>
        <w:bottom w:val="none" w:sz="0" w:space="0" w:color="auto"/>
        <w:right w:val="none" w:sz="0" w:space="0" w:color="auto"/>
      </w:divBdr>
    </w:div>
    <w:div w:id="693968911">
      <w:bodyDiv w:val="1"/>
      <w:marLeft w:val="0"/>
      <w:marRight w:val="0"/>
      <w:marTop w:val="0"/>
      <w:marBottom w:val="0"/>
      <w:divBdr>
        <w:top w:val="none" w:sz="0" w:space="0" w:color="auto"/>
        <w:left w:val="none" w:sz="0" w:space="0" w:color="auto"/>
        <w:bottom w:val="none" w:sz="0" w:space="0" w:color="auto"/>
        <w:right w:val="none" w:sz="0" w:space="0" w:color="auto"/>
      </w:divBdr>
    </w:div>
    <w:div w:id="697658697">
      <w:bodyDiv w:val="1"/>
      <w:marLeft w:val="0"/>
      <w:marRight w:val="0"/>
      <w:marTop w:val="0"/>
      <w:marBottom w:val="0"/>
      <w:divBdr>
        <w:top w:val="none" w:sz="0" w:space="0" w:color="auto"/>
        <w:left w:val="none" w:sz="0" w:space="0" w:color="auto"/>
        <w:bottom w:val="none" w:sz="0" w:space="0" w:color="auto"/>
        <w:right w:val="none" w:sz="0" w:space="0" w:color="auto"/>
      </w:divBdr>
    </w:div>
    <w:div w:id="697781159">
      <w:bodyDiv w:val="1"/>
      <w:marLeft w:val="0"/>
      <w:marRight w:val="0"/>
      <w:marTop w:val="0"/>
      <w:marBottom w:val="0"/>
      <w:divBdr>
        <w:top w:val="none" w:sz="0" w:space="0" w:color="auto"/>
        <w:left w:val="none" w:sz="0" w:space="0" w:color="auto"/>
        <w:bottom w:val="none" w:sz="0" w:space="0" w:color="auto"/>
        <w:right w:val="none" w:sz="0" w:space="0" w:color="auto"/>
      </w:divBdr>
    </w:div>
    <w:div w:id="699942192">
      <w:bodyDiv w:val="1"/>
      <w:marLeft w:val="0"/>
      <w:marRight w:val="0"/>
      <w:marTop w:val="0"/>
      <w:marBottom w:val="0"/>
      <w:divBdr>
        <w:top w:val="none" w:sz="0" w:space="0" w:color="auto"/>
        <w:left w:val="none" w:sz="0" w:space="0" w:color="auto"/>
        <w:bottom w:val="none" w:sz="0" w:space="0" w:color="auto"/>
        <w:right w:val="none" w:sz="0" w:space="0" w:color="auto"/>
      </w:divBdr>
    </w:div>
    <w:div w:id="707952191">
      <w:bodyDiv w:val="1"/>
      <w:marLeft w:val="0"/>
      <w:marRight w:val="0"/>
      <w:marTop w:val="0"/>
      <w:marBottom w:val="0"/>
      <w:divBdr>
        <w:top w:val="none" w:sz="0" w:space="0" w:color="auto"/>
        <w:left w:val="none" w:sz="0" w:space="0" w:color="auto"/>
        <w:bottom w:val="none" w:sz="0" w:space="0" w:color="auto"/>
        <w:right w:val="none" w:sz="0" w:space="0" w:color="auto"/>
      </w:divBdr>
    </w:div>
    <w:div w:id="712851558">
      <w:bodyDiv w:val="1"/>
      <w:marLeft w:val="0"/>
      <w:marRight w:val="0"/>
      <w:marTop w:val="0"/>
      <w:marBottom w:val="0"/>
      <w:divBdr>
        <w:top w:val="none" w:sz="0" w:space="0" w:color="auto"/>
        <w:left w:val="none" w:sz="0" w:space="0" w:color="auto"/>
        <w:bottom w:val="none" w:sz="0" w:space="0" w:color="auto"/>
        <w:right w:val="none" w:sz="0" w:space="0" w:color="auto"/>
      </w:divBdr>
    </w:div>
    <w:div w:id="714239671">
      <w:bodyDiv w:val="1"/>
      <w:marLeft w:val="0"/>
      <w:marRight w:val="0"/>
      <w:marTop w:val="0"/>
      <w:marBottom w:val="0"/>
      <w:divBdr>
        <w:top w:val="none" w:sz="0" w:space="0" w:color="auto"/>
        <w:left w:val="none" w:sz="0" w:space="0" w:color="auto"/>
        <w:bottom w:val="none" w:sz="0" w:space="0" w:color="auto"/>
        <w:right w:val="none" w:sz="0" w:space="0" w:color="auto"/>
      </w:divBdr>
    </w:div>
    <w:div w:id="718169369">
      <w:bodyDiv w:val="1"/>
      <w:marLeft w:val="0"/>
      <w:marRight w:val="0"/>
      <w:marTop w:val="0"/>
      <w:marBottom w:val="0"/>
      <w:divBdr>
        <w:top w:val="none" w:sz="0" w:space="0" w:color="auto"/>
        <w:left w:val="none" w:sz="0" w:space="0" w:color="auto"/>
        <w:bottom w:val="none" w:sz="0" w:space="0" w:color="auto"/>
        <w:right w:val="none" w:sz="0" w:space="0" w:color="auto"/>
      </w:divBdr>
    </w:div>
    <w:div w:id="724377729">
      <w:bodyDiv w:val="1"/>
      <w:marLeft w:val="0"/>
      <w:marRight w:val="0"/>
      <w:marTop w:val="0"/>
      <w:marBottom w:val="0"/>
      <w:divBdr>
        <w:top w:val="none" w:sz="0" w:space="0" w:color="auto"/>
        <w:left w:val="none" w:sz="0" w:space="0" w:color="auto"/>
        <w:bottom w:val="none" w:sz="0" w:space="0" w:color="auto"/>
        <w:right w:val="none" w:sz="0" w:space="0" w:color="auto"/>
      </w:divBdr>
      <w:divsChild>
        <w:div w:id="1870531402">
          <w:marLeft w:val="0"/>
          <w:marRight w:val="0"/>
          <w:marTop w:val="0"/>
          <w:marBottom w:val="0"/>
          <w:divBdr>
            <w:top w:val="none" w:sz="0" w:space="0" w:color="auto"/>
            <w:left w:val="none" w:sz="0" w:space="0" w:color="auto"/>
            <w:bottom w:val="none" w:sz="0" w:space="0" w:color="auto"/>
            <w:right w:val="none" w:sz="0" w:space="0" w:color="auto"/>
          </w:divBdr>
          <w:divsChild>
            <w:div w:id="1126116827">
              <w:marLeft w:val="0"/>
              <w:marRight w:val="0"/>
              <w:marTop w:val="0"/>
              <w:marBottom w:val="0"/>
              <w:divBdr>
                <w:top w:val="none" w:sz="0" w:space="0" w:color="auto"/>
                <w:left w:val="none" w:sz="0" w:space="0" w:color="auto"/>
                <w:bottom w:val="none" w:sz="0" w:space="0" w:color="auto"/>
                <w:right w:val="none" w:sz="0" w:space="0" w:color="auto"/>
              </w:divBdr>
            </w:div>
            <w:div w:id="770705007">
              <w:marLeft w:val="0"/>
              <w:marRight w:val="0"/>
              <w:marTop w:val="0"/>
              <w:marBottom w:val="0"/>
              <w:divBdr>
                <w:top w:val="none" w:sz="0" w:space="0" w:color="auto"/>
                <w:left w:val="none" w:sz="0" w:space="0" w:color="auto"/>
                <w:bottom w:val="none" w:sz="0" w:space="0" w:color="auto"/>
                <w:right w:val="none" w:sz="0" w:space="0" w:color="auto"/>
              </w:divBdr>
            </w:div>
            <w:div w:id="1348363669">
              <w:marLeft w:val="0"/>
              <w:marRight w:val="0"/>
              <w:marTop w:val="0"/>
              <w:marBottom w:val="0"/>
              <w:divBdr>
                <w:top w:val="none" w:sz="0" w:space="0" w:color="auto"/>
                <w:left w:val="none" w:sz="0" w:space="0" w:color="auto"/>
                <w:bottom w:val="none" w:sz="0" w:space="0" w:color="auto"/>
                <w:right w:val="none" w:sz="0" w:space="0" w:color="auto"/>
              </w:divBdr>
            </w:div>
            <w:div w:id="946930366">
              <w:marLeft w:val="0"/>
              <w:marRight w:val="0"/>
              <w:marTop w:val="0"/>
              <w:marBottom w:val="0"/>
              <w:divBdr>
                <w:top w:val="none" w:sz="0" w:space="0" w:color="auto"/>
                <w:left w:val="none" w:sz="0" w:space="0" w:color="auto"/>
                <w:bottom w:val="none" w:sz="0" w:space="0" w:color="auto"/>
                <w:right w:val="none" w:sz="0" w:space="0" w:color="auto"/>
              </w:divBdr>
            </w:div>
            <w:div w:id="1221289417">
              <w:marLeft w:val="0"/>
              <w:marRight w:val="0"/>
              <w:marTop w:val="0"/>
              <w:marBottom w:val="0"/>
              <w:divBdr>
                <w:top w:val="none" w:sz="0" w:space="0" w:color="auto"/>
                <w:left w:val="none" w:sz="0" w:space="0" w:color="auto"/>
                <w:bottom w:val="none" w:sz="0" w:space="0" w:color="auto"/>
                <w:right w:val="none" w:sz="0" w:space="0" w:color="auto"/>
              </w:divBdr>
            </w:div>
            <w:div w:id="1995522080">
              <w:marLeft w:val="0"/>
              <w:marRight w:val="0"/>
              <w:marTop w:val="0"/>
              <w:marBottom w:val="0"/>
              <w:divBdr>
                <w:top w:val="none" w:sz="0" w:space="0" w:color="auto"/>
                <w:left w:val="none" w:sz="0" w:space="0" w:color="auto"/>
                <w:bottom w:val="none" w:sz="0" w:space="0" w:color="auto"/>
                <w:right w:val="none" w:sz="0" w:space="0" w:color="auto"/>
              </w:divBdr>
            </w:div>
            <w:div w:id="935138422">
              <w:marLeft w:val="0"/>
              <w:marRight w:val="0"/>
              <w:marTop w:val="0"/>
              <w:marBottom w:val="0"/>
              <w:divBdr>
                <w:top w:val="none" w:sz="0" w:space="0" w:color="auto"/>
                <w:left w:val="none" w:sz="0" w:space="0" w:color="auto"/>
                <w:bottom w:val="none" w:sz="0" w:space="0" w:color="auto"/>
                <w:right w:val="none" w:sz="0" w:space="0" w:color="auto"/>
              </w:divBdr>
            </w:div>
            <w:div w:id="231547743">
              <w:marLeft w:val="0"/>
              <w:marRight w:val="0"/>
              <w:marTop w:val="0"/>
              <w:marBottom w:val="0"/>
              <w:divBdr>
                <w:top w:val="none" w:sz="0" w:space="0" w:color="auto"/>
                <w:left w:val="none" w:sz="0" w:space="0" w:color="auto"/>
                <w:bottom w:val="none" w:sz="0" w:space="0" w:color="auto"/>
                <w:right w:val="none" w:sz="0" w:space="0" w:color="auto"/>
              </w:divBdr>
            </w:div>
            <w:div w:id="2143845373">
              <w:marLeft w:val="0"/>
              <w:marRight w:val="0"/>
              <w:marTop w:val="0"/>
              <w:marBottom w:val="0"/>
              <w:divBdr>
                <w:top w:val="none" w:sz="0" w:space="0" w:color="auto"/>
                <w:left w:val="none" w:sz="0" w:space="0" w:color="auto"/>
                <w:bottom w:val="none" w:sz="0" w:space="0" w:color="auto"/>
                <w:right w:val="none" w:sz="0" w:space="0" w:color="auto"/>
              </w:divBdr>
            </w:div>
            <w:div w:id="1297831794">
              <w:marLeft w:val="0"/>
              <w:marRight w:val="0"/>
              <w:marTop w:val="0"/>
              <w:marBottom w:val="0"/>
              <w:divBdr>
                <w:top w:val="none" w:sz="0" w:space="0" w:color="auto"/>
                <w:left w:val="none" w:sz="0" w:space="0" w:color="auto"/>
                <w:bottom w:val="none" w:sz="0" w:space="0" w:color="auto"/>
                <w:right w:val="none" w:sz="0" w:space="0" w:color="auto"/>
              </w:divBdr>
            </w:div>
            <w:div w:id="1242134625">
              <w:marLeft w:val="0"/>
              <w:marRight w:val="0"/>
              <w:marTop w:val="0"/>
              <w:marBottom w:val="0"/>
              <w:divBdr>
                <w:top w:val="none" w:sz="0" w:space="0" w:color="auto"/>
                <w:left w:val="none" w:sz="0" w:space="0" w:color="auto"/>
                <w:bottom w:val="none" w:sz="0" w:space="0" w:color="auto"/>
                <w:right w:val="none" w:sz="0" w:space="0" w:color="auto"/>
              </w:divBdr>
            </w:div>
            <w:div w:id="1281641898">
              <w:marLeft w:val="0"/>
              <w:marRight w:val="0"/>
              <w:marTop w:val="0"/>
              <w:marBottom w:val="0"/>
              <w:divBdr>
                <w:top w:val="none" w:sz="0" w:space="0" w:color="auto"/>
                <w:left w:val="none" w:sz="0" w:space="0" w:color="auto"/>
                <w:bottom w:val="none" w:sz="0" w:space="0" w:color="auto"/>
                <w:right w:val="none" w:sz="0" w:space="0" w:color="auto"/>
              </w:divBdr>
            </w:div>
            <w:div w:id="394203040">
              <w:marLeft w:val="0"/>
              <w:marRight w:val="0"/>
              <w:marTop w:val="0"/>
              <w:marBottom w:val="0"/>
              <w:divBdr>
                <w:top w:val="none" w:sz="0" w:space="0" w:color="auto"/>
                <w:left w:val="none" w:sz="0" w:space="0" w:color="auto"/>
                <w:bottom w:val="none" w:sz="0" w:space="0" w:color="auto"/>
                <w:right w:val="none" w:sz="0" w:space="0" w:color="auto"/>
              </w:divBdr>
            </w:div>
            <w:div w:id="19531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7505">
      <w:bodyDiv w:val="1"/>
      <w:marLeft w:val="0"/>
      <w:marRight w:val="0"/>
      <w:marTop w:val="0"/>
      <w:marBottom w:val="0"/>
      <w:divBdr>
        <w:top w:val="none" w:sz="0" w:space="0" w:color="auto"/>
        <w:left w:val="none" w:sz="0" w:space="0" w:color="auto"/>
        <w:bottom w:val="none" w:sz="0" w:space="0" w:color="auto"/>
        <w:right w:val="none" w:sz="0" w:space="0" w:color="auto"/>
      </w:divBdr>
    </w:div>
    <w:div w:id="726032711">
      <w:bodyDiv w:val="1"/>
      <w:marLeft w:val="0"/>
      <w:marRight w:val="0"/>
      <w:marTop w:val="0"/>
      <w:marBottom w:val="0"/>
      <w:divBdr>
        <w:top w:val="none" w:sz="0" w:space="0" w:color="auto"/>
        <w:left w:val="none" w:sz="0" w:space="0" w:color="auto"/>
        <w:bottom w:val="none" w:sz="0" w:space="0" w:color="auto"/>
        <w:right w:val="none" w:sz="0" w:space="0" w:color="auto"/>
      </w:divBdr>
    </w:div>
    <w:div w:id="731544341">
      <w:bodyDiv w:val="1"/>
      <w:marLeft w:val="0"/>
      <w:marRight w:val="0"/>
      <w:marTop w:val="0"/>
      <w:marBottom w:val="0"/>
      <w:divBdr>
        <w:top w:val="none" w:sz="0" w:space="0" w:color="auto"/>
        <w:left w:val="none" w:sz="0" w:space="0" w:color="auto"/>
        <w:bottom w:val="none" w:sz="0" w:space="0" w:color="auto"/>
        <w:right w:val="none" w:sz="0" w:space="0" w:color="auto"/>
      </w:divBdr>
    </w:div>
    <w:div w:id="732389578">
      <w:bodyDiv w:val="1"/>
      <w:marLeft w:val="0"/>
      <w:marRight w:val="0"/>
      <w:marTop w:val="0"/>
      <w:marBottom w:val="0"/>
      <w:divBdr>
        <w:top w:val="none" w:sz="0" w:space="0" w:color="auto"/>
        <w:left w:val="none" w:sz="0" w:space="0" w:color="auto"/>
        <w:bottom w:val="none" w:sz="0" w:space="0" w:color="auto"/>
        <w:right w:val="none" w:sz="0" w:space="0" w:color="auto"/>
      </w:divBdr>
    </w:div>
    <w:div w:id="732780171">
      <w:bodyDiv w:val="1"/>
      <w:marLeft w:val="0"/>
      <w:marRight w:val="0"/>
      <w:marTop w:val="0"/>
      <w:marBottom w:val="0"/>
      <w:divBdr>
        <w:top w:val="none" w:sz="0" w:space="0" w:color="auto"/>
        <w:left w:val="none" w:sz="0" w:space="0" w:color="auto"/>
        <w:bottom w:val="none" w:sz="0" w:space="0" w:color="auto"/>
        <w:right w:val="none" w:sz="0" w:space="0" w:color="auto"/>
      </w:divBdr>
    </w:div>
    <w:div w:id="738484546">
      <w:bodyDiv w:val="1"/>
      <w:marLeft w:val="0"/>
      <w:marRight w:val="0"/>
      <w:marTop w:val="0"/>
      <w:marBottom w:val="0"/>
      <w:divBdr>
        <w:top w:val="none" w:sz="0" w:space="0" w:color="auto"/>
        <w:left w:val="none" w:sz="0" w:space="0" w:color="auto"/>
        <w:bottom w:val="none" w:sz="0" w:space="0" w:color="auto"/>
        <w:right w:val="none" w:sz="0" w:space="0" w:color="auto"/>
      </w:divBdr>
    </w:div>
    <w:div w:id="738596096">
      <w:bodyDiv w:val="1"/>
      <w:marLeft w:val="0"/>
      <w:marRight w:val="0"/>
      <w:marTop w:val="0"/>
      <w:marBottom w:val="0"/>
      <w:divBdr>
        <w:top w:val="none" w:sz="0" w:space="0" w:color="auto"/>
        <w:left w:val="none" w:sz="0" w:space="0" w:color="auto"/>
        <w:bottom w:val="none" w:sz="0" w:space="0" w:color="auto"/>
        <w:right w:val="none" w:sz="0" w:space="0" w:color="auto"/>
      </w:divBdr>
    </w:div>
    <w:div w:id="741679577">
      <w:bodyDiv w:val="1"/>
      <w:marLeft w:val="0"/>
      <w:marRight w:val="0"/>
      <w:marTop w:val="0"/>
      <w:marBottom w:val="0"/>
      <w:divBdr>
        <w:top w:val="none" w:sz="0" w:space="0" w:color="auto"/>
        <w:left w:val="none" w:sz="0" w:space="0" w:color="auto"/>
        <w:bottom w:val="none" w:sz="0" w:space="0" w:color="auto"/>
        <w:right w:val="none" w:sz="0" w:space="0" w:color="auto"/>
      </w:divBdr>
    </w:div>
    <w:div w:id="744298655">
      <w:bodyDiv w:val="1"/>
      <w:marLeft w:val="0"/>
      <w:marRight w:val="0"/>
      <w:marTop w:val="0"/>
      <w:marBottom w:val="0"/>
      <w:divBdr>
        <w:top w:val="none" w:sz="0" w:space="0" w:color="auto"/>
        <w:left w:val="none" w:sz="0" w:space="0" w:color="auto"/>
        <w:bottom w:val="none" w:sz="0" w:space="0" w:color="auto"/>
        <w:right w:val="none" w:sz="0" w:space="0" w:color="auto"/>
      </w:divBdr>
    </w:div>
    <w:div w:id="747535528">
      <w:bodyDiv w:val="1"/>
      <w:marLeft w:val="0"/>
      <w:marRight w:val="0"/>
      <w:marTop w:val="0"/>
      <w:marBottom w:val="0"/>
      <w:divBdr>
        <w:top w:val="none" w:sz="0" w:space="0" w:color="auto"/>
        <w:left w:val="none" w:sz="0" w:space="0" w:color="auto"/>
        <w:bottom w:val="none" w:sz="0" w:space="0" w:color="auto"/>
        <w:right w:val="none" w:sz="0" w:space="0" w:color="auto"/>
      </w:divBdr>
    </w:div>
    <w:div w:id="755252933">
      <w:bodyDiv w:val="1"/>
      <w:marLeft w:val="0"/>
      <w:marRight w:val="0"/>
      <w:marTop w:val="0"/>
      <w:marBottom w:val="0"/>
      <w:divBdr>
        <w:top w:val="none" w:sz="0" w:space="0" w:color="auto"/>
        <w:left w:val="none" w:sz="0" w:space="0" w:color="auto"/>
        <w:bottom w:val="none" w:sz="0" w:space="0" w:color="auto"/>
        <w:right w:val="none" w:sz="0" w:space="0" w:color="auto"/>
      </w:divBdr>
    </w:div>
    <w:div w:id="762529849">
      <w:bodyDiv w:val="1"/>
      <w:marLeft w:val="0"/>
      <w:marRight w:val="0"/>
      <w:marTop w:val="0"/>
      <w:marBottom w:val="0"/>
      <w:divBdr>
        <w:top w:val="none" w:sz="0" w:space="0" w:color="auto"/>
        <w:left w:val="none" w:sz="0" w:space="0" w:color="auto"/>
        <w:bottom w:val="none" w:sz="0" w:space="0" w:color="auto"/>
        <w:right w:val="none" w:sz="0" w:space="0" w:color="auto"/>
      </w:divBdr>
    </w:div>
    <w:div w:id="763573250">
      <w:bodyDiv w:val="1"/>
      <w:marLeft w:val="0"/>
      <w:marRight w:val="0"/>
      <w:marTop w:val="0"/>
      <w:marBottom w:val="0"/>
      <w:divBdr>
        <w:top w:val="none" w:sz="0" w:space="0" w:color="auto"/>
        <w:left w:val="none" w:sz="0" w:space="0" w:color="auto"/>
        <w:bottom w:val="none" w:sz="0" w:space="0" w:color="auto"/>
        <w:right w:val="none" w:sz="0" w:space="0" w:color="auto"/>
      </w:divBdr>
    </w:div>
    <w:div w:id="763720510">
      <w:bodyDiv w:val="1"/>
      <w:marLeft w:val="0"/>
      <w:marRight w:val="0"/>
      <w:marTop w:val="0"/>
      <w:marBottom w:val="0"/>
      <w:divBdr>
        <w:top w:val="none" w:sz="0" w:space="0" w:color="auto"/>
        <w:left w:val="none" w:sz="0" w:space="0" w:color="auto"/>
        <w:bottom w:val="none" w:sz="0" w:space="0" w:color="auto"/>
        <w:right w:val="none" w:sz="0" w:space="0" w:color="auto"/>
      </w:divBdr>
    </w:div>
    <w:div w:id="763844649">
      <w:bodyDiv w:val="1"/>
      <w:marLeft w:val="0"/>
      <w:marRight w:val="0"/>
      <w:marTop w:val="0"/>
      <w:marBottom w:val="0"/>
      <w:divBdr>
        <w:top w:val="none" w:sz="0" w:space="0" w:color="auto"/>
        <w:left w:val="none" w:sz="0" w:space="0" w:color="auto"/>
        <w:bottom w:val="none" w:sz="0" w:space="0" w:color="auto"/>
        <w:right w:val="none" w:sz="0" w:space="0" w:color="auto"/>
      </w:divBdr>
    </w:div>
    <w:div w:id="764813555">
      <w:bodyDiv w:val="1"/>
      <w:marLeft w:val="0"/>
      <w:marRight w:val="0"/>
      <w:marTop w:val="0"/>
      <w:marBottom w:val="0"/>
      <w:divBdr>
        <w:top w:val="none" w:sz="0" w:space="0" w:color="auto"/>
        <w:left w:val="none" w:sz="0" w:space="0" w:color="auto"/>
        <w:bottom w:val="none" w:sz="0" w:space="0" w:color="auto"/>
        <w:right w:val="none" w:sz="0" w:space="0" w:color="auto"/>
      </w:divBdr>
    </w:div>
    <w:div w:id="767234047">
      <w:bodyDiv w:val="1"/>
      <w:marLeft w:val="0"/>
      <w:marRight w:val="0"/>
      <w:marTop w:val="0"/>
      <w:marBottom w:val="0"/>
      <w:divBdr>
        <w:top w:val="none" w:sz="0" w:space="0" w:color="auto"/>
        <w:left w:val="none" w:sz="0" w:space="0" w:color="auto"/>
        <w:bottom w:val="none" w:sz="0" w:space="0" w:color="auto"/>
        <w:right w:val="none" w:sz="0" w:space="0" w:color="auto"/>
      </w:divBdr>
    </w:div>
    <w:div w:id="768814868">
      <w:bodyDiv w:val="1"/>
      <w:marLeft w:val="0"/>
      <w:marRight w:val="0"/>
      <w:marTop w:val="0"/>
      <w:marBottom w:val="0"/>
      <w:divBdr>
        <w:top w:val="none" w:sz="0" w:space="0" w:color="auto"/>
        <w:left w:val="none" w:sz="0" w:space="0" w:color="auto"/>
        <w:bottom w:val="none" w:sz="0" w:space="0" w:color="auto"/>
        <w:right w:val="none" w:sz="0" w:space="0" w:color="auto"/>
      </w:divBdr>
    </w:div>
    <w:div w:id="771390667">
      <w:bodyDiv w:val="1"/>
      <w:marLeft w:val="0"/>
      <w:marRight w:val="0"/>
      <w:marTop w:val="0"/>
      <w:marBottom w:val="0"/>
      <w:divBdr>
        <w:top w:val="none" w:sz="0" w:space="0" w:color="auto"/>
        <w:left w:val="none" w:sz="0" w:space="0" w:color="auto"/>
        <w:bottom w:val="none" w:sz="0" w:space="0" w:color="auto"/>
        <w:right w:val="none" w:sz="0" w:space="0" w:color="auto"/>
      </w:divBdr>
    </w:div>
    <w:div w:id="772242159">
      <w:bodyDiv w:val="1"/>
      <w:marLeft w:val="0"/>
      <w:marRight w:val="0"/>
      <w:marTop w:val="0"/>
      <w:marBottom w:val="0"/>
      <w:divBdr>
        <w:top w:val="none" w:sz="0" w:space="0" w:color="auto"/>
        <w:left w:val="none" w:sz="0" w:space="0" w:color="auto"/>
        <w:bottom w:val="none" w:sz="0" w:space="0" w:color="auto"/>
        <w:right w:val="none" w:sz="0" w:space="0" w:color="auto"/>
      </w:divBdr>
    </w:div>
    <w:div w:id="774793099">
      <w:bodyDiv w:val="1"/>
      <w:marLeft w:val="0"/>
      <w:marRight w:val="0"/>
      <w:marTop w:val="0"/>
      <w:marBottom w:val="0"/>
      <w:divBdr>
        <w:top w:val="none" w:sz="0" w:space="0" w:color="auto"/>
        <w:left w:val="none" w:sz="0" w:space="0" w:color="auto"/>
        <w:bottom w:val="none" w:sz="0" w:space="0" w:color="auto"/>
        <w:right w:val="none" w:sz="0" w:space="0" w:color="auto"/>
      </w:divBdr>
    </w:div>
    <w:div w:id="777212710">
      <w:bodyDiv w:val="1"/>
      <w:marLeft w:val="0"/>
      <w:marRight w:val="0"/>
      <w:marTop w:val="0"/>
      <w:marBottom w:val="0"/>
      <w:divBdr>
        <w:top w:val="none" w:sz="0" w:space="0" w:color="auto"/>
        <w:left w:val="none" w:sz="0" w:space="0" w:color="auto"/>
        <w:bottom w:val="none" w:sz="0" w:space="0" w:color="auto"/>
        <w:right w:val="none" w:sz="0" w:space="0" w:color="auto"/>
      </w:divBdr>
    </w:div>
    <w:div w:id="778454313">
      <w:bodyDiv w:val="1"/>
      <w:marLeft w:val="0"/>
      <w:marRight w:val="0"/>
      <w:marTop w:val="0"/>
      <w:marBottom w:val="0"/>
      <w:divBdr>
        <w:top w:val="none" w:sz="0" w:space="0" w:color="auto"/>
        <w:left w:val="none" w:sz="0" w:space="0" w:color="auto"/>
        <w:bottom w:val="none" w:sz="0" w:space="0" w:color="auto"/>
        <w:right w:val="none" w:sz="0" w:space="0" w:color="auto"/>
      </w:divBdr>
    </w:div>
    <w:div w:id="780294825">
      <w:bodyDiv w:val="1"/>
      <w:marLeft w:val="0"/>
      <w:marRight w:val="0"/>
      <w:marTop w:val="0"/>
      <w:marBottom w:val="0"/>
      <w:divBdr>
        <w:top w:val="none" w:sz="0" w:space="0" w:color="auto"/>
        <w:left w:val="none" w:sz="0" w:space="0" w:color="auto"/>
        <w:bottom w:val="none" w:sz="0" w:space="0" w:color="auto"/>
        <w:right w:val="none" w:sz="0" w:space="0" w:color="auto"/>
      </w:divBdr>
    </w:div>
    <w:div w:id="780295437">
      <w:bodyDiv w:val="1"/>
      <w:marLeft w:val="0"/>
      <w:marRight w:val="0"/>
      <w:marTop w:val="0"/>
      <w:marBottom w:val="0"/>
      <w:divBdr>
        <w:top w:val="none" w:sz="0" w:space="0" w:color="auto"/>
        <w:left w:val="none" w:sz="0" w:space="0" w:color="auto"/>
        <w:bottom w:val="none" w:sz="0" w:space="0" w:color="auto"/>
        <w:right w:val="none" w:sz="0" w:space="0" w:color="auto"/>
      </w:divBdr>
    </w:div>
    <w:div w:id="780611285">
      <w:bodyDiv w:val="1"/>
      <w:marLeft w:val="0"/>
      <w:marRight w:val="0"/>
      <w:marTop w:val="0"/>
      <w:marBottom w:val="0"/>
      <w:divBdr>
        <w:top w:val="none" w:sz="0" w:space="0" w:color="auto"/>
        <w:left w:val="none" w:sz="0" w:space="0" w:color="auto"/>
        <w:bottom w:val="none" w:sz="0" w:space="0" w:color="auto"/>
        <w:right w:val="none" w:sz="0" w:space="0" w:color="auto"/>
      </w:divBdr>
    </w:div>
    <w:div w:id="782264314">
      <w:bodyDiv w:val="1"/>
      <w:marLeft w:val="0"/>
      <w:marRight w:val="0"/>
      <w:marTop w:val="0"/>
      <w:marBottom w:val="0"/>
      <w:divBdr>
        <w:top w:val="none" w:sz="0" w:space="0" w:color="auto"/>
        <w:left w:val="none" w:sz="0" w:space="0" w:color="auto"/>
        <w:bottom w:val="none" w:sz="0" w:space="0" w:color="auto"/>
        <w:right w:val="none" w:sz="0" w:space="0" w:color="auto"/>
      </w:divBdr>
    </w:div>
    <w:div w:id="782842235">
      <w:bodyDiv w:val="1"/>
      <w:marLeft w:val="0"/>
      <w:marRight w:val="0"/>
      <w:marTop w:val="0"/>
      <w:marBottom w:val="0"/>
      <w:divBdr>
        <w:top w:val="none" w:sz="0" w:space="0" w:color="auto"/>
        <w:left w:val="none" w:sz="0" w:space="0" w:color="auto"/>
        <w:bottom w:val="none" w:sz="0" w:space="0" w:color="auto"/>
        <w:right w:val="none" w:sz="0" w:space="0" w:color="auto"/>
      </w:divBdr>
    </w:div>
    <w:div w:id="782920181">
      <w:bodyDiv w:val="1"/>
      <w:marLeft w:val="0"/>
      <w:marRight w:val="0"/>
      <w:marTop w:val="0"/>
      <w:marBottom w:val="0"/>
      <w:divBdr>
        <w:top w:val="none" w:sz="0" w:space="0" w:color="auto"/>
        <w:left w:val="none" w:sz="0" w:space="0" w:color="auto"/>
        <w:bottom w:val="none" w:sz="0" w:space="0" w:color="auto"/>
        <w:right w:val="none" w:sz="0" w:space="0" w:color="auto"/>
      </w:divBdr>
    </w:div>
    <w:div w:id="787816028">
      <w:bodyDiv w:val="1"/>
      <w:marLeft w:val="0"/>
      <w:marRight w:val="0"/>
      <w:marTop w:val="0"/>
      <w:marBottom w:val="0"/>
      <w:divBdr>
        <w:top w:val="none" w:sz="0" w:space="0" w:color="auto"/>
        <w:left w:val="none" w:sz="0" w:space="0" w:color="auto"/>
        <w:bottom w:val="none" w:sz="0" w:space="0" w:color="auto"/>
        <w:right w:val="none" w:sz="0" w:space="0" w:color="auto"/>
      </w:divBdr>
    </w:div>
    <w:div w:id="787971139">
      <w:bodyDiv w:val="1"/>
      <w:marLeft w:val="0"/>
      <w:marRight w:val="0"/>
      <w:marTop w:val="0"/>
      <w:marBottom w:val="0"/>
      <w:divBdr>
        <w:top w:val="none" w:sz="0" w:space="0" w:color="auto"/>
        <w:left w:val="none" w:sz="0" w:space="0" w:color="auto"/>
        <w:bottom w:val="none" w:sz="0" w:space="0" w:color="auto"/>
        <w:right w:val="none" w:sz="0" w:space="0" w:color="auto"/>
      </w:divBdr>
    </w:div>
    <w:div w:id="788552651">
      <w:bodyDiv w:val="1"/>
      <w:marLeft w:val="0"/>
      <w:marRight w:val="0"/>
      <w:marTop w:val="0"/>
      <w:marBottom w:val="0"/>
      <w:divBdr>
        <w:top w:val="none" w:sz="0" w:space="0" w:color="auto"/>
        <w:left w:val="none" w:sz="0" w:space="0" w:color="auto"/>
        <w:bottom w:val="none" w:sz="0" w:space="0" w:color="auto"/>
        <w:right w:val="none" w:sz="0" w:space="0" w:color="auto"/>
      </w:divBdr>
    </w:div>
    <w:div w:id="788621144">
      <w:bodyDiv w:val="1"/>
      <w:marLeft w:val="0"/>
      <w:marRight w:val="0"/>
      <w:marTop w:val="0"/>
      <w:marBottom w:val="0"/>
      <w:divBdr>
        <w:top w:val="none" w:sz="0" w:space="0" w:color="auto"/>
        <w:left w:val="none" w:sz="0" w:space="0" w:color="auto"/>
        <w:bottom w:val="none" w:sz="0" w:space="0" w:color="auto"/>
        <w:right w:val="none" w:sz="0" w:space="0" w:color="auto"/>
      </w:divBdr>
    </w:div>
    <w:div w:id="791561280">
      <w:bodyDiv w:val="1"/>
      <w:marLeft w:val="0"/>
      <w:marRight w:val="0"/>
      <w:marTop w:val="0"/>
      <w:marBottom w:val="0"/>
      <w:divBdr>
        <w:top w:val="none" w:sz="0" w:space="0" w:color="auto"/>
        <w:left w:val="none" w:sz="0" w:space="0" w:color="auto"/>
        <w:bottom w:val="none" w:sz="0" w:space="0" w:color="auto"/>
        <w:right w:val="none" w:sz="0" w:space="0" w:color="auto"/>
      </w:divBdr>
    </w:div>
    <w:div w:id="792096805">
      <w:bodyDiv w:val="1"/>
      <w:marLeft w:val="0"/>
      <w:marRight w:val="0"/>
      <w:marTop w:val="0"/>
      <w:marBottom w:val="0"/>
      <w:divBdr>
        <w:top w:val="none" w:sz="0" w:space="0" w:color="auto"/>
        <w:left w:val="none" w:sz="0" w:space="0" w:color="auto"/>
        <w:bottom w:val="none" w:sz="0" w:space="0" w:color="auto"/>
        <w:right w:val="none" w:sz="0" w:space="0" w:color="auto"/>
      </w:divBdr>
    </w:div>
    <w:div w:id="792289981">
      <w:bodyDiv w:val="1"/>
      <w:marLeft w:val="0"/>
      <w:marRight w:val="0"/>
      <w:marTop w:val="0"/>
      <w:marBottom w:val="0"/>
      <w:divBdr>
        <w:top w:val="none" w:sz="0" w:space="0" w:color="auto"/>
        <w:left w:val="none" w:sz="0" w:space="0" w:color="auto"/>
        <w:bottom w:val="none" w:sz="0" w:space="0" w:color="auto"/>
        <w:right w:val="none" w:sz="0" w:space="0" w:color="auto"/>
      </w:divBdr>
    </w:div>
    <w:div w:id="793987533">
      <w:bodyDiv w:val="1"/>
      <w:marLeft w:val="0"/>
      <w:marRight w:val="0"/>
      <w:marTop w:val="0"/>
      <w:marBottom w:val="0"/>
      <w:divBdr>
        <w:top w:val="none" w:sz="0" w:space="0" w:color="auto"/>
        <w:left w:val="none" w:sz="0" w:space="0" w:color="auto"/>
        <w:bottom w:val="none" w:sz="0" w:space="0" w:color="auto"/>
        <w:right w:val="none" w:sz="0" w:space="0" w:color="auto"/>
      </w:divBdr>
    </w:div>
    <w:div w:id="794835431">
      <w:bodyDiv w:val="1"/>
      <w:marLeft w:val="0"/>
      <w:marRight w:val="0"/>
      <w:marTop w:val="0"/>
      <w:marBottom w:val="0"/>
      <w:divBdr>
        <w:top w:val="none" w:sz="0" w:space="0" w:color="auto"/>
        <w:left w:val="none" w:sz="0" w:space="0" w:color="auto"/>
        <w:bottom w:val="none" w:sz="0" w:space="0" w:color="auto"/>
        <w:right w:val="none" w:sz="0" w:space="0" w:color="auto"/>
      </w:divBdr>
    </w:div>
    <w:div w:id="798768239">
      <w:bodyDiv w:val="1"/>
      <w:marLeft w:val="0"/>
      <w:marRight w:val="0"/>
      <w:marTop w:val="0"/>
      <w:marBottom w:val="0"/>
      <w:divBdr>
        <w:top w:val="none" w:sz="0" w:space="0" w:color="auto"/>
        <w:left w:val="none" w:sz="0" w:space="0" w:color="auto"/>
        <w:bottom w:val="none" w:sz="0" w:space="0" w:color="auto"/>
        <w:right w:val="none" w:sz="0" w:space="0" w:color="auto"/>
      </w:divBdr>
    </w:div>
    <w:div w:id="802625227">
      <w:bodyDiv w:val="1"/>
      <w:marLeft w:val="0"/>
      <w:marRight w:val="0"/>
      <w:marTop w:val="0"/>
      <w:marBottom w:val="0"/>
      <w:divBdr>
        <w:top w:val="none" w:sz="0" w:space="0" w:color="auto"/>
        <w:left w:val="none" w:sz="0" w:space="0" w:color="auto"/>
        <w:bottom w:val="none" w:sz="0" w:space="0" w:color="auto"/>
        <w:right w:val="none" w:sz="0" w:space="0" w:color="auto"/>
      </w:divBdr>
    </w:div>
    <w:div w:id="803305295">
      <w:bodyDiv w:val="1"/>
      <w:marLeft w:val="0"/>
      <w:marRight w:val="0"/>
      <w:marTop w:val="0"/>
      <w:marBottom w:val="0"/>
      <w:divBdr>
        <w:top w:val="none" w:sz="0" w:space="0" w:color="auto"/>
        <w:left w:val="none" w:sz="0" w:space="0" w:color="auto"/>
        <w:bottom w:val="none" w:sz="0" w:space="0" w:color="auto"/>
        <w:right w:val="none" w:sz="0" w:space="0" w:color="auto"/>
      </w:divBdr>
    </w:div>
    <w:div w:id="803741606">
      <w:bodyDiv w:val="1"/>
      <w:marLeft w:val="0"/>
      <w:marRight w:val="0"/>
      <w:marTop w:val="0"/>
      <w:marBottom w:val="0"/>
      <w:divBdr>
        <w:top w:val="none" w:sz="0" w:space="0" w:color="auto"/>
        <w:left w:val="none" w:sz="0" w:space="0" w:color="auto"/>
        <w:bottom w:val="none" w:sz="0" w:space="0" w:color="auto"/>
        <w:right w:val="none" w:sz="0" w:space="0" w:color="auto"/>
      </w:divBdr>
    </w:div>
    <w:div w:id="804082075">
      <w:bodyDiv w:val="1"/>
      <w:marLeft w:val="0"/>
      <w:marRight w:val="0"/>
      <w:marTop w:val="0"/>
      <w:marBottom w:val="0"/>
      <w:divBdr>
        <w:top w:val="none" w:sz="0" w:space="0" w:color="auto"/>
        <w:left w:val="none" w:sz="0" w:space="0" w:color="auto"/>
        <w:bottom w:val="none" w:sz="0" w:space="0" w:color="auto"/>
        <w:right w:val="none" w:sz="0" w:space="0" w:color="auto"/>
      </w:divBdr>
    </w:div>
    <w:div w:id="808936221">
      <w:bodyDiv w:val="1"/>
      <w:marLeft w:val="0"/>
      <w:marRight w:val="0"/>
      <w:marTop w:val="0"/>
      <w:marBottom w:val="0"/>
      <w:divBdr>
        <w:top w:val="none" w:sz="0" w:space="0" w:color="auto"/>
        <w:left w:val="none" w:sz="0" w:space="0" w:color="auto"/>
        <w:bottom w:val="none" w:sz="0" w:space="0" w:color="auto"/>
        <w:right w:val="none" w:sz="0" w:space="0" w:color="auto"/>
      </w:divBdr>
    </w:div>
    <w:div w:id="810488668">
      <w:bodyDiv w:val="1"/>
      <w:marLeft w:val="0"/>
      <w:marRight w:val="0"/>
      <w:marTop w:val="0"/>
      <w:marBottom w:val="0"/>
      <w:divBdr>
        <w:top w:val="none" w:sz="0" w:space="0" w:color="auto"/>
        <w:left w:val="none" w:sz="0" w:space="0" w:color="auto"/>
        <w:bottom w:val="none" w:sz="0" w:space="0" w:color="auto"/>
        <w:right w:val="none" w:sz="0" w:space="0" w:color="auto"/>
      </w:divBdr>
    </w:div>
    <w:div w:id="810949000">
      <w:bodyDiv w:val="1"/>
      <w:marLeft w:val="0"/>
      <w:marRight w:val="0"/>
      <w:marTop w:val="0"/>
      <w:marBottom w:val="0"/>
      <w:divBdr>
        <w:top w:val="none" w:sz="0" w:space="0" w:color="auto"/>
        <w:left w:val="none" w:sz="0" w:space="0" w:color="auto"/>
        <w:bottom w:val="none" w:sz="0" w:space="0" w:color="auto"/>
        <w:right w:val="none" w:sz="0" w:space="0" w:color="auto"/>
      </w:divBdr>
    </w:div>
    <w:div w:id="810974480">
      <w:bodyDiv w:val="1"/>
      <w:marLeft w:val="0"/>
      <w:marRight w:val="0"/>
      <w:marTop w:val="0"/>
      <w:marBottom w:val="0"/>
      <w:divBdr>
        <w:top w:val="none" w:sz="0" w:space="0" w:color="auto"/>
        <w:left w:val="none" w:sz="0" w:space="0" w:color="auto"/>
        <w:bottom w:val="none" w:sz="0" w:space="0" w:color="auto"/>
        <w:right w:val="none" w:sz="0" w:space="0" w:color="auto"/>
      </w:divBdr>
    </w:div>
    <w:div w:id="811101942">
      <w:bodyDiv w:val="1"/>
      <w:marLeft w:val="0"/>
      <w:marRight w:val="0"/>
      <w:marTop w:val="0"/>
      <w:marBottom w:val="0"/>
      <w:divBdr>
        <w:top w:val="none" w:sz="0" w:space="0" w:color="auto"/>
        <w:left w:val="none" w:sz="0" w:space="0" w:color="auto"/>
        <w:bottom w:val="none" w:sz="0" w:space="0" w:color="auto"/>
        <w:right w:val="none" w:sz="0" w:space="0" w:color="auto"/>
      </w:divBdr>
    </w:div>
    <w:div w:id="811558995">
      <w:bodyDiv w:val="1"/>
      <w:marLeft w:val="0"/>
      <w:marRight w:val="0"/>
      <w:marTop w:val="0"/>
      <w:marBottom w:val="0"/>
      <w:divBdr>
        <w:top w:val="none" w:sz="0" w:space="0" w:color="auto"/>
        <w:left w:val="none" w:sz="0" w:space="0" w:color="auto"/>
        <w:bottom w:val="none" w:sz="0" w:space="0" w:color="auto"/>
        <w:right w:val="none" w:sz="0" w:space="0" w:color="auto"/>
      </w:divBdr>
    </w:div>
    <w:div w:id="811748854">
      <w:bodyDiv w:val="1"/>
      <w:marLeft w:val="0"/>
      <w:marRight w:val="0"/>
      <w:marTop w:val="0"/>
      <w:marBottom w:val="0"/>
      <w:divBdr>
        <w:top w:val="none" w:sz="0" w:space="0" w:color="auto"/>
        <w:left w:val="none" w:sz="0" w:space="0" w:color="auto"/>
        <w:bottom w:val="none" w:sz="0" w:space="0" w:color="auto"/>
        <w:right w:val="none" w:sz="0" w:space="0" w:color="auto"/>
      </w:divBdr>
    </w:div>
    <w:div w:id="812913220">
      <w:bodyDiv w:val="1"/>
      <w:marLeft w:val="0"/>
      <w:marRight w:val="0"/>
      <w:marTop w:val="0"/>
      <w:marBottom w:val="0"/>
      <w:divBdr>
        <w:top w:val="none" w:sz="0" w:space="0" w:color="auto"/>
        <w:left w:val="none" w:sz="0" w:space="0" w:color="auto"/>
        <w:bottom w:val="none" w:sz="0" w:space="0" w:color="auto"/>
        <w:right w:val="none" w:sz="0" w:space="0" w:color="auto"/>
      </w:divBdr>
      <w:divsChild>
        <w:div w:id="297883145">
          <w:marLeft w:val="0"/>
          <w:marRight w:val="0"/>
          <w:marTop w:val="0"/>
          <w:marBottom w:val="0"/>
          <w:divBdr>
            <w:top w:val="none" w:sz="0" w:space="0" w:color="auto"/>
            <w:left w:val="none" w:sz="0" w:space="0" w:color="auto"/>
            <w:bottom w:val="none" w:sz="0" w:space="0" w:color="auto"/>
            <w:right w:val="none" w:sz="0" w:space="0" w:color="auto"/>
          </w:divBdr>
          <w:divsChild>
            <w:div w:id="824664248">
              <w:marLeft w:val="0"/>
              <w:marRight w:val="0"/>
              <w:marTop w:val="0"/>
              <w:marBottom w:val="0"/>
              <w:divBdr>
                <w:top w:val="none" w:sz="0" w:space="0" w:color="auto"/>
                <w:left w:val="none" w:sz="0" w:space="0" w:color="auto"/>
                <w:bottom w:val="none" w:sz="0" w:space="0" w:color="auto"/>
                <w:right w:val="none" w:sz="0" w:space="0" w:color="auto"/>
              </w:divBdr>
            </w:div>
            <w:div w:id="543102043">
              <w:marLeft w:val="0"/>
              <w:marRight w:val="0"/>
              <w:marTop w:val="0"/>
              <w:marBottom w:val="0"/>
              <w:divBdr>
                <w:top w:val="none" w:sz="0" w:space="0" w:color="auto"/>
                <w:left w:val="none" w:sz="0" w:space="0" w:color="auto"/>
                <w:bottom w:val="none" w:sz="0" w:space="0" w:color="auto"/>
                <w:right w:val="none" w:sz="0" w:space="0" w:color="auto"/>
              </w:divBdr>
            </w:div>
            <w:div w:id="1690258604">
              <w:marLeft w:val="0"/>
              <w:marRight w:val="0"/>
              <w:marTop w:val="0"/>
              <w:marBottom w:val="0"/>
              <w:divBdr>
                <w:top w:val="none" w:sz="0" w:space="0" w:color="auto"/>
                <w:left w:val="none" w:sz="0" w:space="0" w:color="auto"/>
                <w:bottom w:val="none" w:sz="0" w:space="0" w:color="auto"/>
                <w:right w:val="none" w:sz="0" w:space="0" w:color="auto"/>
              </w:divBdr>
            </w:div>
            <w:div w:id="1941791875">
              <w:marLeft w:val="0"/>
              <w:marRight w:val="0"/>
              <w:marTop w:val="0"/>
              <w:marBottom w:val="0"/>
              <w:divBdr>
                <w:top w:val="none" w:sz="0" w:space="0" w:color="auto"/>
                <w:left w:val="none" w:sz="0" w:space="0" w:color="auto"/>
                <w:bottom w:val="none" w:sz="0" w:space="0" w:color="auto"/>
                <w:right w:val="none" w:sz="0" w:space="0" w:color="auto"/>
              </w:divBdr>
            </w:div>
            <w:div w:id="686833967">
              <w:marLeft w:val="0"/>
              <w:marRight w:val="0"/>
              <w:marTop w:val="0"/>
              <w:marBottom w:val="0"/>
              <w:divBdr>
                <w:top w:val="none" w:sz="0" w:space="0" w:color="auto"/>
                <w:left w:val="none" w:sz="0" w:space="0" w:color="auto"/>
                <w:bottom w:val="none" w:sz="0" w:space="0" w:color="auto"/>
                <w:right w:val="none" w:sz="0" w:space="0" w:color="auto"/>
              </w:divBdr>
            </w:div>
            <w:div w:id="1235430109">
              <w:marLeft w:val="0"/>
              <w:marRight w:val="0"/>
              <w:marTop w:val="0"/>
              <w:marBottom w:val="0"/>
              <w:divBdr>
                <w:top w:val="none" w:sz="0" w:space="0" w:color="auto"/>
                <w:left w:val="none" w:sz="0" w:space="0" w:color="auto"/>
                <w:bottom w:val="none" w:sz="0" w:space="0" w:color="auto"/>
                <w:right w:val="none" w:sz="0" w:space="0" w:color="auto"/>
              </w:divBdr>
            </w:div>
            <w:div w:id="1938560350">
              <w:marLeft w:val="0"/>
              <w:marRight w:val="0"/>
              <w:marTop w:val="0"/>
              <w:marBottom w:val="0"/>
              <w:divBdr>
                <w:top w:val="none" w:sz="0" w:space="0" w:color="auto"/>
                <w:left w:val="none" w:sz="0" w:space="0" w:color="auto"/>
                <w:bottom w:val="none" w:sz="0" w:space="0" w:color="auto"/>
                <w:right w:val="none" w:sz="0" w:space="0" w:color="auto"/>
              </w:divBdr>
            </w:div>
            <w:div w:id="869033439">
              <w:marLeft w:val="0"/>
              <w:marRight w:val="0"/>
              <w:marTop w:val="0"/>
              <w:marBottom w:val="0"/>
              <w:divBdr>
                <w:top w:val="none" w:sz="0" w:space="0" w:color="auto"/>
                <w:left w:val="none" w:sz="0" w:space="0" w:color="auto"/>
                <w:bottom w:val="none" w:sz="0" w:space="0" w:color="auto"/>
                <w:right w:val="none" w:sz="0" w:space="0" w:color="auto"/>
              </w:divBdr>
            </w:div>
            <w:div w:id="793713313">
              <w:marLeft w:val="0"/>
              <w:marRight w:val="0"/>
              <w:marTop w:val="0"/>
              <w:marBottom w:val="0"/>
              <w:divBdr>
                <w:top w:val="none" w:sz="0" w:space="0" w:color="auto"/>
                <w:left w:val="none" w:sz="0" w:space="0" w:color="auto"/>
                <w:bottom w:val="none" w:sz="0" w:space="0" w:color="auto"/>
                <w:right w:val="none" w:sz="0" w:space="0" w:color="auto"/>
              </w:divBdr>
            </w:div>
            <w:div w:id="428890848">
              <w:marLeft w:val="0"/>
              <w:marRight w:val="0"/>
              <w:marTop w:val="0"/>
              <w:marBottom w:val="0"/>
              <w:divBdr>
                <w:top w:val="none" w:sz="0" w:space="0" w:color="auto"/>
                <w:left w:val="none" w:sz="0" w:space="0" w:color="auto"/>
                <w:bottom w:val="none" w:sz="0" w:space="0" w:color="auto"/>
                <w:right w:val="none" w:sz="0" w:space="0" w:color="auto"/>
              </w:divBdr>
            </w:div>
            <w:div w:id="1481266237">
              <w:marLeft w:val="0"/>
              <w:marRight w:val="0"/>
              <w:marTop w:val="0"/>
              <w:marBottom w:val="0"/>
              <w:divBdr>
                <w:top w:val="none" w:sz="0" w:space="0" w:color="auto"/>
                <w:left w:val="none" w:sz="0" w:space="0" w:color="auto"/>
                <w:bottom w:val="none" w:sz="0" w:space="0" w:color="auto"/>
                <w:right w:val="none" w:sz="0" w:space="0" w:color="auto"/>
              </w:divBdr>
            </w:div>
            <w:div w:id="1448158882">
              <w:marLeft w:val="0"/>
              <w:marRight w:val="0"/>
              <w:marTop w:val="0"/>
              <w:marBottom w:val="0"/>
              <w:divBdr>
                <w:top w:val="none" w:sz="0" w:space="0" w:color="auto"/>
                <w:left w:val="none" w:sz="0" w:space="0" w:color="auto"/>
                <w:bottom w:val="none" w:sz="0" w:space="0" w:color="auto"/>
                <w:right w:val="none" w:sz="0" w:space="0" w:color="auto"/>
              </w:divBdr>
            </w:div>
            <w:div w:id="722020119">
              <w:marLeft w:val="0"/>
              <w:marRight w:val="0"/>
              <w:marTop w:val="0"/>
              <w:marBottom w:val="0"/>
              <w:divBdr>
                <w:top w:val="none" w:sz="0" w:space="0" w:color="auto"/>
                <w:left w:val="none" w:sz="0" w:space="0" w:color="auto"/>
                <w:bottom w:val="none" w:sz="0" w:space="0" w:color="auto"/>
                <w:right w:val="none" w:sz="0" w:space="0" w:color="auto"/>
              </w:divBdr>
            </w:div>
            <w:div w:id="987243301">
              <w:marLeft w:val="0"/>
              <w:marRight w:val="0"/>
              <w:marTop w:val="0"/>
              <w:marBottom w:val="0"/>
              <w:divBdr>
                <w:top w:val="none" w:sz="0" w:space="0" w:color="auto"/>
                <w:left w:val="none" w:sz="0" w:space="0" w:color="auto"/>
                <w:bottom w:val="none" w:sz="0" w:space="0" w:color="auto"/>
                <w:right w:val="none" w:sz="0" w:space="0" w:color="auto"/>
              </w:divBdr>
            </w:div>
            <w:div w:id="1587105778">
              <w:marLeft w:val="0"/>
              <w:marRight w:val="0"/>
              <w:marTop w:val="0"/>
              <w:marBottom w:val="0"/>
              <w:divBdr>
                <w:top w:val="none" w:sz="0" w:space="0" w:color="auto"/>
                <w:left w:val="none" w:sz="0" w:space="0" w:color="auto"/>
                <w:bottom w:val="none" w:sz="0" w:space="0" w:color="auto"/>
                <w:right w:val="none" w:sz="0" w:space="0" w:color="auto"/>
              </w:divBdr>
            </w:div>
            <w:div w:id="2418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0481">
      <w:bodyDiv w:val="1"/>
      <w:marLeft w:val="0"/>
      <w:marRight w:val="0"/>
      <w:marTop w:val="0"/>
      <w:marBottom w:val="0"/>
      <w:divBdr>
        <w:top w:val="none" w:sz="0" w:space="0" w:color="auto"/>
        <w:left w:val="none" w:sz="0" w:space="0" w:color="auto"/>
        <w:bottom w:val="none" w:sz="0" w:space="0" w:color="auto"/>
        <w:right w:val="none" w:sz="0" w:space="0" w:color="auto"/>
      </w:divBdr>
    </w:div>
    <w:div w:id="818307138">
      <w:bodyDiv w:val="1"/>
      <w:marLeft w:val="0"/>
      <w:marRight w:val="0"/>
      <w:marTop w:val="0"/>
      <w:marBottom w:val="0"/>
      <w:divBdr>
        <w:top w:val="none" w:sz="0" w:space="0" w:color="auto"/>
        <w:left w:val="none" w:sz="0" w:space="0" w:color="auto"/>
        <w:bottom w:val="none" w:sz="0" w:space="0" w:color="auto"/>
        <w:right w:val="none" w:sz="0" w:space="0" w:color="auto"/>
      </w:divBdr>
    </w:div>
    <w:div w:id="818963382">
      <w:bodyDiv w:val="1"/>
      <w:marLeft w:val="0"/>
      <w:marRight w:val="0"/>
      <w:marTop w:val="0"/>
      <w:marBottom w:val="0"/>
      <w:divBdr>
        <w:top w:val="none" w:sz="0" w:space="0" w:color="auto"/>
        <w:left w:val="none" w:sz="0" w:space="0" w:color="auto"/>
        <w:bottom w:val="none" w:sz="0" w:space="0" w:color="auto"/>
        <w:right w:val="none" w:sz="0" w:space="0" w:color="auto"/>
      </w:divBdr>
    </w:div>
    <w:div w:id="819200519">
      <w:bodyDiv w:val="1"/>
      <w:marLeft w:val="0"/>
      <w:marRight w:val="0"/>
      <w:marTop w:val="0"/>
      <w:marBottom w:val="0"/>
      <w:divBdr>
        <w:top w:val="none" w:sz="0" w:space="0" w:color="auto"/>
        <w:left w:val="none" w:sz="0" w:space="0" w:color="auto"/>
        <w:bottom w:val="none" w:sz="0" w:space="0" w:color="auto"/>
        <w:right w:val="none" w:sz="0" w:space="0" w:color="auto"/>
      </w:divBdr>
    </w:div>
    <w:div w:id="823088883">
      <w:bodyDiv w:val="1"/>
      <w:marLeft w:val="0"/>
      <w:marRight w:val="0"/>
      <w:marTop w:val="0"/>
      <w:marBottom w:val="0"/>
      <w:divBdr>
        <w:top w:val="none" w:sz="0" w:space="0" w:color="auto"/>
        <w:left w:val="none" w:sz="0" w:space="0" w:color="auto"/>
        <w:bottom w:val="none" w:sz="0" w:space="0" w:color="auto"/>
        <w:right w:val="none" w:sz="0" w:space="0" w:color="auto"/>
      </w:divBdr>
    </w:div>
    <w:div w:id="823205931">
      <w:bodyDiv w:val="1"/>
      <w:marLeft w:val="0"/>
      <w:marRight w:val="0"/>
      <w:marTop w:val="0"/>
      <w:marBottom w:val="0"/>
      <w:divBdr>
        <w:top w:val="none" w:sz="0" w:space="0" w:color="auto"/>
        <w:left w:val="none" w:sz="0" w:space="0" w:color="auto"/>
        <w:bottom w:val="none" w:sz="0" w:space="0" w:color="auto"/>
        <w:right w:val="none" w:sz="0" w:space="0" w:color="auto"/>
      </w:divBdr>
    </w:div>
    <w:div w:id="823855486">
      <w:bodyDiv w:val="1"/>
      <w:marLeft w:val="0"/>
      <w:marRight w:val="0"/>
      <w:marTop w:val="0"/>
      <w:marBottom w:val="0"/>
      <w:divBdr>
        <w:top w:val="none" w:sz="0" w:space="0" w:color="auto"/>
        <w:left w:val="none" w:sz="0" w:space="0" w:color="auto"/>
        <w:bottom w:val="none" w:sz="0" w:space="0" w:color="auto"/>
        <w:right w:val="none" w:sz="0" w:space="0" w:color="auto"/>
      </w:divBdr>
    </w:div>
    <w:div w:id="825827036">
      <w:bodyDiv w:val="1"/>
      <w:marLeft w:val="0"/>
      <w:marRight w:val="0"/>
      <w:marTop w:val="0"/>
      <w:marBottom w:val="0"/>
      <w:divBdr>
        <w:top w:val="none" w:sz="0" w:space="0" w:color="auto"/>
        <w:left w:val="none" w:sz="0" w:space="0" w:color="auto"/>
        <w:bottom w:val="none" w:sz="0" w:space="0" w:color="auto"/>
        <w:right w:val="none" w:sz="0" w:space="0" w:color="auto"/>
      </w:divBdr>
    </w:div>
    <w:div w:id="826169408">
      <w:bodyDiv w:val="1"/>
      <w:marLeft w:val="0"/>
      <w:marRight w:val="0"/>
      <w:marTop w:val="0"/>
      <w:marBottom w:val="0"/>
      <w:divBdr>
        <w:top w:val="none" w:sz="0" w:space="0" w:color="auto"/>
        <w:left w:val="none" w:sz="0" w:space="0" w:color="auto"/>
        <w:bottom w:val="none" w:sz="0" w:space="0" w:color="auto"/>
        <w:right w:val="none" w:sz="0" w:space="0" w:color="auto"/>
      </w:divBdr>
    </w:div>
    <w:div w:id="826362325">
      <w:bodyDiv w:val="1"/>
      <w:marLeft w:val="0"/>
      <w:marRight w:val="0"/>
      <w:marTop w:val="0"/>
      <w:marBottom w:val="0"/>
      <w:divBdr>
        <w:top w:val="none" w:sz="0" w:space="0" w:color="auto"/>
        <w:left w:val="none" w:sz="0" w:space="0" w:color="auto"/>
        <w:bottom w:val="none" w:sz="0" w:space="0" w:color="auto"/>
        <w:right w:val="none" w:sz="0" w:space="0" w:color="auto"/>
      </w:divBdr>
    </w:div>
    <w:div w:id="827667525">
      <w:bodyDiv w:val="1"/>
      <w:marLeft w:val="0"/>
      <w:marRight w:val="0"/>
      <w:marTop w:val="0"/>
      <w:marBottom w:val="0"/>
      <w:divBdr>
        <w:top w:val="none" w:sz="0" w:space="0" w:color="auto"/>
        <w:left w:val="none" w:sz="0" w:space="0" w:color="auto"/>
        <w:bottom w:val="none" w:sz="0" w:space="0" w:color="auto"/>
        <w:right w:val="none" w:sz="0" w:space="0" w:color="auto"/>
      </w:divBdr>
    </w:div>
    <w:div w:id="827787563">
      <w:bodyDiv w:val="1"/>
      <w:marLeft w:val="0"/>
      <w:marRight w:val="0"/>
      <w:marTop w:val="0"/>
      <w:marBottom w:val="0"/>
      <w:divBdr>
        <w:top w:val="none" w:sz="0" w:space="0" w:color="auto"/>
        <w:left w:val="none" w:sz="0" w:space="0" w:color="auto"/>
        <w:bottom w:val="none" w:sz="0" w:space="0" w:color="auto"/>
        <w:right w:val="none" w:sz="0" w:space="0" w:color="auto"/>
      </w:divBdr>
    </w:div>
    <w:div w:id="828904836">
      <w:bodyDiv w:val="1"/>
      <w:marLeft w:val="0"/>
      <w:marRight w:val="0"/>
      <w:marTop w:val="0"/>
      <w:marBottom w:val="0"/>
      <w:divBdr>
        <w:top w:val="none" w:sz="0" w:space="0" w:color="auto"/>
        <w:left w:val="none" w:sz="0" w:space="0" w:color="auto"/>
        <w:bottom w:val="none" w:sz="0" w:space="0" w:color="auto"/>
        <w:right w:val="none" w:sz="0" w:space="0" w:color="auto"/>
      </w:divBdr>
    </w:div>
    <w:div w:id="834958103">
      <w:bodyDiv w:val="1"/>
      <w:marLeft w:val="0"/>
      <w:marRight w:val="0"/>
      <w:marTop w:val="0"/>
      <w:marBottom w:val="0"/>
      <w:divBdr>
        <w:top w:val="none" w:sz="0" w:space="0" w:color="auto"/>
        <w:left w:val="none" w:sz="0" w:space="0" w:color="auto"/>
        <w:bottom w:val="none" w:sz="0" w:space="0" w:color="auto"/>
        <w:right w:val="none" w:sz="0" w:space="0" w:color="auto"/>
      </w:divBdr>
    </w:div>
    <w:div w:id="837229231">
      <w:bodyDiv w:val="1"/>
      <w:marLeft w:val="0"/>
      <w:marRight w:val="0"/>
      <w:marTop w:val="0"/>
      <w:marBottom w:val="0"/>
      <w:divBdr>
        <w:top w:val="none" w:sz="0" w:space="0" w:color="auto"/>
        <w:left w:val="none" w:sz="0" w:space="0" w:color="auto"/>
        <w:bottom w:val="none" w:sz="0" w:space="0" w:color="auto"/>
        <w:right w:val="none" w:sz="0" w:space="0" w:color="auto"/>
      </w:divBdr>
    </w:div>
    <w:div w:id="844711950">
      <w:bodyDiv w:val="1"/>
      <w:marLeft w:val="0"/>
      <w:marRight w:val="0"/>
      <w:marTop w:val="0"/>
      <w:marBottom w:val="0"/>
      <w:divBdr>
        <w:top w:val="none" w:sz="0" w:space="0" w:color="auto"/>
        <w:left w:val="none" w:sz="0" w:space="0" w:color="auto"/>
        <w:bottom w:val="none" w:sz="0" w:space="0" w:color="auto"/>
        <w:right w:val="none" w:sz="0" w:space="0" w:color="auto"/>
      </w:divBdr>
    </w:div>
    <w:div w:id="844856378">
      <w:bodyDiv w:val="1"/>
      <w:marLeft w:val="0"/>
      <w:marRight w:val="0"/>
      <w:marTop w:val="0"/>
      <w:marBottom w:val="0"/>
      <w:divBdr>
        <w:top w:val="none" w:sz="0" w:space="0" w:color="auto"/>
        <w:left w:val="none" w:sz="0" w:space="0" w:color="auto"/>
        <w:bottom w:val="none" w:sz="0" w:space="0" w:color="auto"/>
        <w:right w:val="none" w:sz="0" w:space="0" w:color="auto"/>
      </w:divBdr>
    </w:div>
    <w:div w:id="845436209">
      <w:bodyDiv w:val="1"/>
      <w:marLeft w:val="0"/>
      <w:marRight w:val="0"/>
      <w:marTop w:val="0"/>
      <w:marBottom w:val="0"/>
      <w:divBdr>
        <w:top w:val="none" w:sz="0" w:space="0" w:color="auto"/>
        <w:left w:val="none" w:sz="0" w:space="0" w:color="auto"/>
        <w:bottom w:val="none" w:sz="0" w:space="0" w:color="auto"/>
        <w:right w:val="none" w:sz="0" w:space="0" w:color="auto"/>
      </w:divBdr>
    </w:div>
    <w:div w:id="847332892">
      <w:bodyDiv w:val="1"/>
      <w:marLeft w:val="0"/>
      <w:marRight w:val="0"/>
      <w:marTop w:val="0"/>
      <w:marBottom w:val="0"/>
      <w:divBdr>
        <w:top w:val="none" w:sz="0" w:space="0" w:color="auto"/>
        <w:left w:val="none" w:sz="0" w:space="0" w:color="auto"/>
        <w:bottom w:val="none" w:sz="0" w:space="0" w:color="auto"/>
        <w:right w:val="none" w:sz="0" w:space="0" w:color="auto"/>
      </w:divBdr>
    </w:div>
    <w:div w:id="849028053">
      <w:bodyDiv w:val="1"/>
      <w:marLeft w:val="0"/>
      <w:marRight w:val="0"/>
      <w:marTop w:val="0"/>
      <w:marBottom w:val="0"/>
      <w:divBdr>
        <w:top w:val="none" w:sz="0" w:space="0" w:color="auto"/>
        <w:left w:val="none" w:sz="0" w:space="0" w:color="auto"/>
        <w:bottom w:val="none" w:sz="0" w:space="0" w:color="auto"/>
        <w:right w:val="none" w:sz="0" w:space="0" w:color="auto"/>
      </w:divBdr>
    </w:div>
    <w:div w:id="849174144">
      <w:bodyDiv w:val="1"/>
      <w:marLeft w:val="0"/>
      <w:marRight w:val="0"/>
      <w:marTop w:val="0"/>
      <w:marBottom w:val="0"/>
      <w:divBdr>
        <w:top w:val="none" w:sz="0" w:space="0" w:color="auto"/>
        <w:left w:val="none" w:sz="0" w:space="0" w:color="auto"/>
        <w:bottom w:val="none" w:sz="0" w:space="0" w:color="auto"/>
        <w:right w:val="none" w:sz="0" w:space="0" w:color="auto"/>
      </w:divBdr>
    </w:div>
    <w:div w:id="850678024">
      <w:bodyDiv w:val="1"/>
      <w:marLeft w:val="0"/>
      <w:marRight w:val="0"/>
      <w:marTop w:val="0"/>
      <w:marBottom w:val="0"/>
      <w:divBdr>
        <w:top w:val="none" w:sz="0" w:space="0" w:color="auto"/>
        <w:left w:val="none" w:sz="0" w:space="0" w:color="auto"/>
        <w:bottom w:val="none" w:sz="0" w:space="0" w:color="auto"/>
        <w:right w:val="none" w:sz="0" w:space="0" w:color="auto"/>
      </w:divBdr>
    </w:div>
    <w:div w:id="854080098">
      <w:bodyDiv w:val="1"/>
      <w:marLeft w:val="0"/>
      <w:marRight w:val="0"/>
      <w:marTop w:val="0"/>
      <w:marBottom w:val="0"/>
      <w:divBdr>
        <w:top w:val="none" w:sz="0" w:space="0" w:color="auto"/>
        <w:left w:val="none" w:sz="0" w:space="0" w:color="auto"/>
        <w:bottom w:val="none" w:sz="0" w:space="0" w:color="auto"/>
        <w:right w:val="none" w:sz="0" w:space="0" w:color="auto"/>
      </w:divBdr>
    </w:div>
    <w:div w:id="857933526">
      <w:bodyDiv w:val="1"/>
      <w:marLeft w:val="0"/>
      <w:marRight w:val="0"/>
      <w:marTop w:val="0"/>
      <w:marBottom w:val="0"/>
      <w:divBdr>
        <w:top w:val="none" w:sz="0" w:space="0" w:color="auto"/>
        <w:left w:val="none" w:sz="0" w:space="0" w:color="auto"/>
        <w:bottom w:val="none" w:sz="0" w:space="0" w:color="auto"/>
        <w:right w:val="none" w:sz="0" w:space="0" w:color="auto"/>
      </w:divBdr>
    </w:div>
    <w:div w:id="861237994">
      <w:bodyDiv w:val="1"/>
      <w:marLeft w:val="0"/>
      <w:marRight w:val="0"/>
      <w:marTop w:val="0"/>
      <w:marBottom w:val="0"/>
      <w:divBdr>
        <w:top w:val="none" w:sz="0" w:space="0" w:color="auto"/>
        <w:left w:val="none" w:sz="0" w:space="0" w:color="auto"/>
        <w:bottom w:val="none" w:sz="0" w:space="0" w:color="auto"/>
        <w:right w:val="none" w:sz="0" w:space="0" w:color="auto"/>
      </w:divBdr>
    </w:div>
    <w:div w:id="863326749">
      <w:bodyDiv w:val="1"/>
      <w:marLeft w:val="0"/>
      <w:marRight w:val="0"/>
      <w:marTop w:val="0"/>
      <w:marBottom w:val="0"/>
      <w:divBdr>
        <w:top w:val="none" w:sz="0" w:space="0" w:color="auto"/>
        <w:left w:val="none" w:sz="0" w:space="0" w:color="auto"/>
        <w:bottom w:val="none" w:sz="0" w:space="0" w:color="auto"/>
        <w:right w:val="none" w:sz="0" w:space="0" w:color="auto"/>
      </w:divBdr>
    </w:div>
    <w:div w:id="864366482">
      <w:bodyDiv w:val="1"/>
      <w:marLeft w:val="0"/>
      <w:marRight w:val="0"/>
      <w:marTop w:val="0"/>
      <w:marBottom w:val="0"/>
      <w:divBdr>
        <w:top w:val="none" w:sz="0" w:space="0" w:color="auto"/>
        <w:left w:val="none" w:sz="0" w:space="0" w:color="auto"/>
        <w:bottom w:val="none" w:sz="0" w:space="0" w:color="auto"/>
        <w:right w:val="none" w:sz="0" w:space="0" w:color="auto"/>
      </w:divBdr>
    </w:div>
    <w:div w:id="865101278">
      <w:bodyDiv w:val="1"/>
      <w:marLeft w:val="0"/>
      <w:marRight w:val="0"/>
      <w:marTop w:val="0"/>
      <w:marBottom w:val="0"/>
      <w:divBdr>
        <w:top w:val="none" w:sz="0" w:space="0" w:color="auto"/>
        <w:left w:val="none" w:sz="0" w:space="0" w:color="auto"/>
        <w:bottom w:val="none" w:sz="0" w:space="0" w:color="auto"/>
        <w:right w:val="none" w:sz="0" w:space="0" w:color="auto"/>
      </w:divBdr>
    </w:div>
    <w:div w:id="866022485">
      <w:bodyDiv w:val="1"/>
      <w:marLeft w:val="0"/>
      <w:marRight w:val="0"/>
      <w:marTop w:val="0"/>
      <w:marBottom w:val="0"/>
      <w:divBdr>
        <w:top w:val="none" w:sz="0" w:space="0" w:color="auto"/>
        <w:left w:val="none" w:sz="0" w:space="0" w:color="auto"/>
        <w:bottom w:val="none" w:sz="0" w:space="0" w:color="auto"/>
        <w:right w:val="none" w:sz="0" w:space="0" w:color="auto"/>
      </w:divBdr>
    </w:div>
    <w:div w:id="869880006">
      <w:bodyDiv w:val="1"/>
      <w:marLeft w:val="0"/>
      <w:marRight w:val="0"/>
      <w:marTop w:val="0"/>
      <w:marBottom w:val="0"/>
      <w:divBdr>
        <w:top w:val="none" w:sz="0" w:space="0" w:color="auto"/>
        <w:left w:val="none" w:sz="0" w:space="0" w:color="auto"/>
        <w:bottom w:val="none" w:sz="0" w:space="0" w:color="auto"/>
        <w:right w:val="none" w:sz="0" w:space="0" w:color="auto"/>
      </w:divBdr>
    </w:div>
    <w:div w:id="871576539">
      <w:bodyDiv w:val="1"/>
      <w:marLeft w:val="0"/>
      <w:marRight w:val="0"/>
      <w:marTop w:val="0"/>
      <w:marBottom w:val="0"/>
      <w:divBdr>
        <w:top w:val="none" w:sz="0" w:space="0" w:color="auto"/>
        <w:left w:val="none" w:sz="0" w:space="0" w:color="auto"/>
        <w:bottom w:val="none" w:sz="0" w:space="0" w:color="auto"/>
        <w:right w:val="none" w:sz="0" w:space="0" w:color="auto"/>
      </w:divBdr>
    </w:div>
    <w:div w:id="873810920">
      <w:bodyDiv w:val="1"/>
      <w:marLeft w:val="0"/>
      <w:marRight w:val="0"/>
      <w:marTop w:val="0"/>
      <w:marBottom w:val="0"/>
      <w:divBdr>
        <w:top w:val="none" w:sz="0" w:space="0" w:color="auto"/>
        <w:left w:val="none" w:sz="0" w:space="0" w:color="auto"/>
        <w:bottom w:val="none" w:sz="0" w:space="0" w:color="auto"/>
        <w:right w:val="none" w:sz="0" w:space="0" w:color="auto"/>
      </w:divBdr>
    </w:div>
    <w:div w:id="875200010">
      <w:bodyDiv w:val="1"/>
      <w:marLeft w:val="0"/>
      <w:marRight w:val="0"/>
      <w:marTop w:val="0"/>
      <w:marBottom w:val="0"/>
      <w:divBdr>
        <w:top w:val="none" w:sz="0" w:space="0" w:color="auto"/>
        <w:left w:val="none" w:sz="0" w:space="0" w:color="auto"/>
        <w:bottom w:val="none" w:sz="0" w:space="0" w:color="auto"/>
        <w:right w:val="none" w:sz="0" w:space="0" w:color="auto"/>
      </w:divBdr>
    </w:div>
    <w:div w:id="879053138">
      <w:bodyDiv w:val="1"/>
      <w:marLeft w:val="0"/>
      <w:marRight w:val="0"/>
      <w:marTop w:val="0"/>
      <w:marBottom w:val="0"/>
      <w:divBdr>
        <w:top w:val="none" w:sz="0" w:space="0" w:color="auto"/>
        <w:left w:val="none" w:sz="0" w:space="0" w:color="auto"/>
        <w:bottom w:val="none" w:sz="0" w:space="0" w:color="auto"/>
        <w:right w:val="none" w:sz="0" w:space="0" w:color="auto"/>
      </w:divBdr>
    </w:div>
    <w:div w:id="881403620">
      <w:bodyDiv w:val="1"/>
      <w:marLeft w:val="0"/>
      <w:marRight w:val="0"/>
      <w:marTop w:val="0"/>
      <w:marBottom w:val="0"/>
      <w:divBdr>
        <w:top w:val="none" w:sz="0" w:space="0" w:color="auto"/>
        <w:left w:val="none" w:sz="0" w:space="0" w:color="auto"/>
        <w:bottom w:val="none" w:sz="0" w:space="0" w:color="auto"/>
        <w:right w:val="none" w:sz="0" w:space="0" w:color="auto"/>
      </w:divBdr>
    </w:div>
    <w:div w:id="882014035">
      <w:bodyDiv w:val="1"/>
      <w:marLeft w:val="0"/>
      <w:marRight w:val="0"/>
      <w:marTop w:val="0"/>
      <w:marBottom w:val="0"/>
      <w:divBdr>
        <w:top w:val="none" w:sz="0" w:space="0" w:color="auto"/>
        <w:left w:val="none" w:sz="0" w:space="0" w:color="auto"/>
        <w:bottom w:val="none" w:sz="0" w:space="0" w:color="auto"/>
        <w:right w:val="none" w:sz="0" w:space="0" w:color="auto"/>
      </w:divBdr>
    </w:div>
    <w:div w:id="882788438">
      <w:bodyDiv w:val="1"/>
      <w:marLeft w:val="0"/>
      <w:marRight w:val="0"/>
      <w:marTop w:val="0"/>
      <w:marBottom w:val="0"/>
      <w:divBdr>
        <w:top w:val="none" w:sz="0" w:space="0" w:color="auto"/>
        <w:left w:val="none" w:sz="0" w:space="0" w:color="auto"/>
        <w:bottom w:val="none" w:sz="0" w:space="0" w:color="auto"/>
        <w:right w:val="none" w:sz="0" w:space="0" w:color="auto"/>
      </w:divBdr>
    </w:div>
    <w:div w:id="882867647">
      <w:bodyDiv w:val="1"/>
      <w:marLeft w:val="0"/>
      <w:marRight w:val="0"/>
      <w:marTop w:val="0"/>
      <w:marBottom w:val="0"/>
      <w:divBdr>
        <w:top w:val="none" w:sz="0" w:space="0" w:color="auto"/>
        <w:left w:val="none" w:sz="0" w:space="0" w:color="auto"/>
        <w:bottom w:val="none" w:sz="0" w:space="0" w:color="auto"/>
        <w:right w:val="none" w:sz="0" w:space="0" w:color="auto"/>
      </w:divBdr>
    </w:div>
    <w:div w:id="884413031">
      <w:bodyDiv w:val="1"/>
      <w:marLeft w:val="0"/>
      <w:marRight w:val="0"/>
      <w:marTop w:val="0"/>
      <w:marBottom w:val="0"/>
      <w:divBdr>
        <w:top w:val="none" w:sz="0" w:space="0" w:color="auto"/>
        <w:left w:val="none" w:sz="0" w:space="0" w:color="auto"/>
        <w:bottom w:val="none" w:sz="0" w:space="0" w:color="auto"/>
        <w:right w:val="none" w:sz="0" w:space="0" w:color="auto"/>
      </w:divBdr>
    </w:div>
    <w:div w:id="888876084">
      <w:bodyDiv w:val="1"/>
      <w:marLeft w:val="0"/>
      <w:marRight w:val="0"/>
      <w:marTop w:val="0"/>
      <w:marBottom w:val="0"/>
      <w:divBdr>
        <w:top w:val="none" w:sz="0" w:space="0" w:color="auto"/>
        <w:left w:val="none" w:sz="0" w:space="0" w:color="auto"/>
        <w:bottom w:val="none" w:sz="0" w:space="0" w:color="auto"/>
        <w:right w:val="none" w:sz="0" w:space="0" w:color="auto"/>
      </w:divBdr>
    </w:div>
    <w:div w:id="891428980">
      <w:bodyDiv w:val="1"/>
      <w:marLeft w:val="0"/>
      <w:marRight w:val="0"/>
      <w:marTop w:val="0"/>
      <w:marBottom w:val="0"/>
      <w:divBdr>
        <w:top w:val="none" w:sz="0" w:space="0" w:color="auto"/>
        <w:left w:val="none" w:sz="0" w:space="0" w:color="auto"/>
        <w:bottom w:val="none" w:sz="0" w:space="0" w:color="auto"/>
        <w:right w:val="none" w:sz="0" w:space="0" w:color="auto"/>
      </w:divBdr>
    </w:div>
    <w:div w:id="902713701">
      <w:bodyDiv w:val="1"/>
      <w:marLeft w:val="0"/>
      <w:marRight w:val="0"/>
      <w:marTop w:val="0"/>
      <w:marBottom w:val="0"/>
      <w:divBdr>
        <w:top w:val="none" w:sz="0" w:space="0" w:color="auto"/>
        <w:left w:val="none" w:sz="0" w:space="0" w:color="auto"/>
        <w:bottom w:val="none" w:sz="0" w:space="0" w:color="auto"/>
        <w:right w:val="none" w:sz="0" w:space="0" w:color="auto"/>
      </w:divBdr>
    </w:div>
    <w:div w:id="905535833">
      <w:bodyDiv w:val="1"/>
      <w:marLeft w:val="0"/>
      <w:marRight w:val="0"/>
      <w:marTop w:val="0"/>
      <w:marBottom w:val="0"/>
      <w:divBdr>
        <w:top w:val="none" w:sz="0" w:space="0" w:color="auto"/>
        <w:left w:val="none" w:sz="0" w:space="0" w:color="auto"/>
        <w:bottom w:val="none" w:sz="0" w:space="0" w:color="auto"/>
        <w:right w:val="none" w:sz="0" w:space="0" w:color="auto"/>
      </w:divBdr>
    </w:div>
    <w:div w:id="906963622">
      <w:bodyDiv w:val="1"/>
      <w:marLeft w:val="0"/>
      <w:marRight w:val="0"/>
      <w:marTop w:val="0"/>
      <w:marBottom w:val="0"/>
      <w:divBdr>
        <w:top w:val="none" w:sz="0" w:space="0" w:color="auto"/>
        <w:left w:val="none" w:sz="0" w:space="0" w:color="auto"/>
        <w:bottom w:val="none" w:sz="0" w:space="0" w:color="auto"/>
        <w:right w:val="none" w:sz="0" w:space="0" w:color="auto"/>
      </w:divBdr>
      <w:divsChild>
        <w:div w:id="599870720">
          <w:marLeft w:val="0"/>
          <w:marRight w:val="0"/>
          <w:marTop w:val="0"/>
          <w:marBottom w:val="0"/>
          <w:divBdr>
            <w:top w:val="none" w:sz="0" w:space="0" w:color="auto"/>
            <w:left w:val="none" w:sz="0" w:space="0" w:color="auto"/>
            <w:bottom w:val="none" w:sz="0" w:space="0" w:color="auto"/>
            <w:right w:val="none" w:sz="0" w:space="0" w:color="auto"/>
          </w:divBdr>
          <w:divsChild>
            <w:div w:id="987976157">
              <w:marLeft w:val="0"/>
              <w:marRight w:val="0"/>
              <w:marTop w:val="0"/>
              <w:marBottom w:val="0"/>
              <w:divBdr>
                <w:top w:val="none" w:sz="0" w:space="0" w:color="auto"/>
                <w:left w:val="none" w:sz="0" w:space="0" w:color="auto"/>
                <w:bottom w:val="none" w:sz="0" w:space="0" w:color="auto"/>
                <w:right w:val="none" w:sz="0" w:space="0" w:color="auto"/>
              </w:divBdr>
              <w:divsChild>
                <w:div w:id="901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764456">
      <w:bodyDiv w:val="1"/>
      <w:marLeft w:val="0"/>
      <w:marRight w:val="0"/>
      <w:marTop w:val="0"/>
      <w:marBottom w:val="0"/>
      <w:divBdr>
        <w:top w:val="none" w:sz="0" w:space="0" w:color="auto"/>
        <w:left w:val="none" w:sz="0" w:space="0" w:color="auto"/>
        <w:bottom w:val="none" w:sz="0" w:space="0" w:color="auto"/>
        <w:right w:val="none" w:sz="0" w:space="0" w:color="auto"/>
      </w:divBdr>
    </w:div>
    <w:div w:id="908153021">
      <w:bodyDiv w:val="1"/>
      <w:marLeft w:val="0"/>
      <w:marRight w:val="0"/>
      <w:marTop w:val="0"/>
      <w:marBottom w:val="0"/>
      <w:divBdr>
        <w:top w:val="none" w:sz="0" w:space="0" w:color="auto"/>
        <w:left w:val="none" w:sz="0" w:space="0" w:color="auto"/>
        <w:bottom w:val="none" w:sz="0" w:space="0" w:color="auto"/>
        <w:right w:val="none" w:sz="0" w:space="0" w:color="auto"/>
      </w:divBdr>
    </w:div>
    <w:div w:id="910389446">
      <w:bodyDiv w:val="1"/>
      <w:marLeft w:val="0"/>
      <w:marRight w:val="0"/>
      <w:marTop w:val="0"/>
      <w:marBottom w:val="0"/>
      <w:divBdr>
        <w:top w:val="none" w:sz="0" w:space="0" w:color="auto"/>
        <w:left w:val="none" w:sz="0" w:space="0" w:color="auto"/>
        <w:bottom w:val="none" w:sz="0" w:space="0" w:color="auto"/>
        <w:right w:val="none" w:sz="0" w:space="0" w:color="auto"/>
      </w:divBdr>
    </w:div>
    <w:div w:id="911357707">
      <w:bodyDiv w:val="1"/>
      <w:marLeft w:val="0"/>
      <w:marRight w:val="0"/>
      <w:marTop w:val="0"/>
      <w:marBottom w:val="0"/>
      <w:divBdr>
        <w:top w:val="none" w:sz="0" w:space="0" w:color="auto"/>
        <w:left w:val="none" w:sz="0" w:space="0" w:color="auto"/>
        <w:bottom w:val="none" w:sz="0" w:space="0" w:color="auto"/>
        <w:right w:val="none" w:sz="0" w:space="0" w:color="auto"/>
      </w:divBdr>
    </w:div>
    <w:div w:id="912468043">
      <w:bodyDiv w:val="1"/>
      <w:marLeft w:val="0"/>
      <w:marRight w:val="0"/>
      <w:marTop w:val="0"/>
      <w:marBottom w:val="0"/>
      <w:divBdr>
        <w:top w:val="none" w:sz="0" w:space="0" w:color="auto"/>
        <w:left w:val="none" w:sz="0" w:space="0" w:color="auto"/>
        <w:bottom w:val="none" w:sz="0" w:space="0" w:color="auto"/>
        <w:right w:val="none" w:sz="0" w:space="0" w:color="auto"/>
      </w:divBdr>
    </w:div>
    <w:div w:id="916550886">
      <w:bodyDiv w:val="1"/>
      <w:marLeft w:val="0"/>
      <w:marRight w:val="0"/>
      <w:marTop w:val="0"/>
      <w:marBottom w:val="0"/>
      <w:divBdr>
        <w:top w:val="none" w:sz="0" w:space="0" w:color="auto"/>
        <w:left w:val="none" w:sz="0" w:space="0" w:color="auto"/>
        <w:bottom w:val="none" w:sz="0" w:space="0" w:color="auto"/>
        <w:right w:val="none" w:sz="0" w:space="0" w:color="auto"/>
      </w:divBdr>
    </w:div>
    <w:div w:id="917205092">
      <w:bodyDiv w:val="1"/>
      <w:marLeft w:val="0"/>
      <w:marRight w:val="0"/>
      <w:marTop w:val="0"/>
      <w:marBottom w:val="0"/>
      <w:divBdr>
        <w:top w:val="none" w:sz="0" w:space="0" w:color="auto"/>
        <w:left w:val="none" w:sz="0" w:space="0" w:color="auto"/>
        <w:bottom w:val="none" w:sz="0" w:space="0" w:color="auto"/>
        <w:right w:val="none" w:sz="0" w:space="0" w:color="auto"/>
      </w:divBdr>
    </w:div>
    <w:div w:id="918060404">
      <w:bodyDiv w:val="1"/>
      <w:marLeft w:val="0"/>
      <w:marRight w:val="0"/>
      <w:marTop w:val="0"/>
      <w:marBottom w:val="0"/>
      <w:divBdr>
        <w:top w:val="none" w:sz="0" w:space="0" w:color="auto"/>
        <w:left w:val="none" w:sz="0" w:space="0" w:color="auto"/>
        <w:bottom w:val="none" w:sz="0" w:space="0" w:color="auto"/>
        <w:right w:val="none" w:sz="0" w:space="0" w:color="auto"/>
      </w:divBdr>
    </w:div>
    <w:div w:id="924874112">
      <w:bodyDiv w:val="1"/>
      <w:marLeft w:val="0"/>
      <w:marRight w:val="0"/>
      <w:marTop w:val="0"/>
      <w:marBottom w:val="0"/>
      <w:divBdr>
        <w:top w:val="none" w:sz="0" w:space="0" w:color="auto"/>
        <w:left w:val="none" w:sz="0" w:space="0" w:color="auto"/>
        <w:bottom w:val="none" w:sz="0" w:space="0" w:color="auto"/>
        <w:right w:val="none" w:sz="0" w:space="0" w:color="auto"/>
      </w:divBdr>
      <w:divsChild>
        <w:div w:id="1562137183">
          <w:marLeft w:val="0"/>
          <w:marRight w:val="0"/>
          <w:marTop w:val="0"/>
          <w:marBottom w:val="0"/>
          <w:divBdr>
            <w:top w:val="none" w:sz="0" w:space="0" w:color="auto"/>
            <w:left w:val="none" w:sz="0" w:space="0" w:color="auto"/>
            <w:bottom w:val="none" w:sz="0" w:space="0" w:color="auto"/>
            <w:right w:val="none" w:sz="0" w:space="0" w:color="auto"/>
          </w:divBdr>
        </w:div>
      </w:divsChild>
    </w:div>
    <w:div w:id="929696400">
      <w:bodyDiv w:val="1"/>
      <w:marLeft w:val="0"/>
      <w:marRight w:val="0"/>
      <w:marTop w:val="0"/>
      <w:marBottom w:val="0"/>
      <w:divBdr>
        <w:top w:val="none" w:sz="0" w:space="0" w:color="auto"/>
        <w:left w:val="none" w:sz="0" w:space="0" w:color="auto"/>
        <w:bottom w:val="none" w:sz="0" w:space="0" w:color="auto"/>
        <w:right w:val="none" w:sz="0" w:space="0" w:color="auto"/>
      </w:divBdr>
    </w:div>
    <w:div w:id="929772318">
      <w:bodyDiv w:val="1"/>
      <w:marLeft w:val="0"/>
      <w:marRight w:val="0"/>
      <w:marTop w:val="0"/>
      <w:marBottom w:val="0"/>
      <w:divBdr>
        <w:top w:val="none" w:sz="0" w:space="0" w:color="auto"/>
        <w:left w:val="none" w:sz="0" w:space="0" w:color="auto"/>
        <w:bottom w:val="none" w:sz="0" w:space="0" w:color="auto"/>
        <w:right w:val="none" w:sz="0" w:space="0" w:color="auto"/>
      </w:divBdr>
    </w:div>
    <w:div w:id="929854565">
      <w:bodyDiv w:val="1"/>
      <w:marLeft w:val="0"/>
      <w:marRight w:val="0"/>
      <w:marTop w:val="0"/>
      <w:marBottom w:val="0"/>
      <w:divBdr>
        <w:top w:val="none" w:sz="0" w:space="0" w:color="auto"/>
        <w:left w:val="none" w:sz="0" w:space="0" w:color="auto"/>
        <w:bottom w:val="none" w:sz="0" w:space="0" w:color="auto"/>
        <w:right w:val="none" w:sz="0" w:space="0" w:color="auto"/>
      </w:divBdr>
    </w:div>
    <w:div w:id="932323266">
      <w:bodyDiv w:val="1"/>
      <w:marLeft w:val="0"/>
      <w:marRight w:val="0"/>
      <w:marTop w:val="0"/>
      <w:marBottom w:val="0"/>
      <w:divBdr>
        <w:top w:val="none" w:sz="0" w:space="0" w:color="auto"/>
        <w:left w:val="none" w:sz="0" w:space="0" w:color="auto"/>
        <w:bottom w:val="none" w:sz="0" w:space="0" w:color="auto"/>
        <w:right w:val="none" w:sz="0" w:space="0" w:color="auto"/>
      </w:divBdr>
    </w:div>
    <w:div w:id="934165204">
      <w:bodyDiv w:val="1"/>
      <w:marLeft w:val="0"/>
      <w:marRight w:val="0"/>
      <w:marTop w:val="0"/>
      <w:marBottom w:val="0"/>
      <w:divBdr>
        <w:top w:val="none" w:sz="0" w:space="0" w:color="auto"/>
        <w:left w:val="none" w:sz="0" w:space="0" w:color="auto"/>
        <w:bottom w:val="none" w:sz="0" w:space="0" w:color="auto"/>
        <w:right w:val="none" w:sz="0" w:space="0" w:color="auto"/>
      </w:divBdr>
    </w:div>
    <w:div w:id="936717471">
      <w:bodyDiv w:val="1"/>
      <w:marLeft w:val="0"/>
      <w:marRight w:val="0"/>
      <w:marTop w:val="0"/>
      <w:marBottom w:val="0"/>
      <w:divBdr>
        <w:top w:val="none" w:sz="0" w:space="0" w:color="auto"/>
        <w:left w:val="none" w:sz="0" w:space="0" w:color="auto"/>
        <w:bottom w:val="none" w:sz="0" w:space="0" w:color="auto"/>
        <w:right w:val="none" w:sz="0" w:space="0" w:color="auto"/>
      </w:divBdr>
    </w:div>
    <w:div w:id="938024427">
      <w:bodyDiv w:val="1"/>
      <w:marLeft w:val="0"/>
      <w:marRight w:val="0"/>
      <w:marTop w:val="0"/>
      <w:marBottom w:val="0"/>
      <w:divBdr>
        <w:top w:val="none" w:sz="0" w:space="0" w:color="auto"/>
        <w:left w:val="none" w:sz="0" w:space="0" w:color="auto"/>
        <w:bottom w:val="none" w:sz="0" w:space="0" w:color="auto"/>
        <w:right w:val="none" w:sz="0" w:space="0" w:color="auto"/>
      </w:divBdr>
    </w:div>
    <w:div w:id="939144652">
      <w:bodyDiv w:val="1"/>
      <w:marLeft w:val="0"/>
      <w:marRight w:val="0"/>
      <w:marTop w:val="0"/>
      <w:marBottom w:val="0"/>
      <w:divBdr>
        <w:top w:val="none" w:sz="0" w:space="0" w:color="auto"/>
        <w:left w:val="none" w:sz="0" w:space="0" w:color="auto"/>
        <w:bottom w:val="none" w:sz="0" w:space="0" w:color="auto"/>
        <w:right w:val="none" w:sz="0" w:space="0" w:color="auto"/>
      </w:divBdr>
    </w:div>
    <w:div w:id="941034714">
      <w:bodyDiv w:val="1"/>
      <w:marLeft w:val="0"/>
      <w:marRight w:val="0"/>
      <w:marTop w:val="0"/>
      <w:marBottom w:val="0"/>
      <w:divBdr>
        <w:top w:val="none" w:sz="0" w:space="0" w:color="auto"/>
        <w:left w:val="none" w:sz="0" w:space="0" w:color="auto"/>
        <w:bottom w:val="none" w:sz="0" w:space="0" w:color="auto"/>
        <w:right w:val="none" w:sz="0" w:space="0" w:color="auto"/>
      </w:divBdr>
    </w:div>
    <w:div w:id="942029576">
      <w:bodyDiv w:val="1"/>
      <w:marLeft w:val="0"/>
      <w:marRight w:val="0"/>
      <w:marTop w:val="0"/>
      <w:marBottom w:val="0"/>
      <w:divBdr>
        <w:top w:val="none" w:sz="0" w:space="0" w:color="auto"/>
        <w:left w:val="none" w:sz="0" w:space="0" w:color="auto"/>
        <w:bottom w:val="none" w:sz="0" w:space="0" w:color="auto"/>
        <w:right w:val="none" w:sz="0" w:space="0" w:color="auto"/>
      </w:divBdr>
    </w:div>
    <w:div w:id="944390115">
      <w:bodyDiv w:val="1"/>
      <w:marLeft w:val="0"/>
      <w:marRight w:val="0"/>
      <w:marTop w:val="0"/>
      <w:marBottom w:val="0"/>
      <w:divBdr>
        <w:top w:val="none" w:sz="0" w:space="0" w:color="auto"/>
        <w:left w:val="none" w:sz="0" w:space="0" w:color="auto"/>
        <w:bottom w:val="none" w:sz="0" w:space="0" w:color="auto"/>
        <w:right w:val="none" w:sz="0" w:space="0" w:color="auto"/>
      </w:divBdr>
    </w:div>
    <w:div w:id="946543804">
      <w:bodyDiv w:val="1"/>
      <w:marLeft w:val="0"/>
      <w:marRight w:val="0"/>
      <w:marTop w:val="0"/>
      <w:marBottom w:val="0"/>
      <w:divBdr>
        <w:top w:val="none" w:sz="0" w:space="0" w:color="auto"/>
        <w:left w:val="none" w:sz="0" w:space="0" w:color="auto"/>
        <w:bottom w:val="none" w:sz="0" w:space="0" w:color="auto"/>
        <w:right w:val="none" w:sz="0" w:space="0" w:color="auto"/>
      </w:divBdr>
    </w:div>
    <w:div w:id="946809199">
      <w:bodyDiv w:val="1"/>
      <w:marLeft w:val="0"/>
      <w:marRight w:val="0"/>
      <w:marTop w:val="0"/>
      <w:marBottom w:val="0"/>
      <w:divBdr>
        <w:top w:val="none" w:sz="0" w:space="0" w:color="auto"/>
        <w:left w:val="none" w:sz="0" w:space="0" w:color="auto"/>
        <w:bottom w:val="none" w:sz="0" w:space="0" w:color="auto"/>
        <w:right w:val="none" w:sz="0" w:space="0" w:color="auto"/>
      </w:divBdr>
    </w:div>
    <w:div w:id="947617027">
      <w:bodyDiv w:val="1"/>
      <w:marLeft w:val="0"/>
      <w:marRight w:val="0"/>
      <w:marTop w:val="0"/>
      <w:marBottom w:val="0"/>
      <w:divBdr>
        <w:top w:val="none" w:sz="0" w:space="0" w:color="auto"/>
        <w:left w:val="none" w:sz="0" w:space="0" w:color="auto"/>
        <w:bottom w:val="none" w:sz="0" w:space="0" w:color="auto"/>
        <w:right w:val="none" w:sz="0" w:space="0" w:color="auto"/>
      </w:divBdr>
    </w:div>
    <w:div w:id="947661884">
      <w:bodyDiv w:val="1"/>
      <w:marLeft w:val="0"/>
      <w:marRight w:val="0"/>
      <w:marTop w:val="0"/>
      <w:marBottom w:val="0"/>
      <w:divBdr>
        <w:top w:val="none" w:sz="0" w:space="0" w:color="auto"/>
        <w:left w:val="none" w:sz="0" w:space="0" w:color="auto"/>
        <w:bottom w:val="none" w:sz="0" w:space="0" w:color="auto"/>
        <w:right w:val="none" w:sz="0" w:space="0" w:color="auto"/>
      </w:divBdr>
    </w:div>
    <w:div w:id="949776638">
      <w:bodyDiv w:val="1"/>
      <w:marLeft w:val="0"/>
      <w:marRight w:val="0"/>
      <w:marTop w:val="0"/>
      <w:marBottom w:val="0"/>
      <w:divBdr>
        <w:top w:val="none" w:sz="0" w:space="0" w:color="auto"/>
        <w:left w:val="none" w:sz="0" w:space="0" w:color="auto"/>
        <w:bottom w:val="none" w:sz="0" w:space="0" w:color="auto"/>
        <w:right w:val="none" w:sz="0" w:space="0" w:color="auto"/>
      </w:divBdr>
    </w:div>
    <w:div w:id="952786927">
      <w:bodyDiv w:val="1"/>
      <w:marLeft w:val="0"/>
      <w:marRight w:val="0"/>
      <w:marTop w:val="0"/>
      <w:marBottom w:val="0"/>
      <w:divBdr>
        <w:top w:val="none" w:sz="0" w:space="0" w:color="auto"/>
        <w:left w:val="none" w:sz="0" w:space="0" w:color="auto"/>
        <w:bottom w:val="none" w:sz="0" w:space="0" w:color="auto"/>
        <w:right w:val="none" w:sz="0" w:space="0" w:color="auto"/>
      </w:divBdr>
    </w:div>
    <w:div w:id="953635862">
      <w:bodyDiv w:val="1"/>
      <w:marLeft w:val="0"/>
      <w:marRight w:val="0"/>
      <w:marTop w:val="0"/>
      <w:marBottom w:val="0"/>
      <w:divBdr>
        <w:top w:val="none" w:sz="0" w:space="0" w:color="auto"/>
        <w:left w:val="none" w:sz="0" w:space="0" w:color="auto"/>
        <w:bottom w:val="none" w:sz="0" w:space="0" w:color="auto"/>
        <w:right w:val="none" w:sz="0" w:space="0" w:color="auto"/>
      </w:divBdr>
    </w:div>
    <w:div w:id="953831333">
      <w:bodyDiv w:val="1"/>
      <w:marLeft w:val="0"/>
      <w:marRight w:val="0"/>
      <w:marTop w:val="0"/>
      <w:marBottom w:val="0"/>
      <w:divBdr>
        <w:top w:val="none" w:sz="0" w:space="0" w:color="auto"/>
        <w:left w:val="none" w:sz="0" w:space="0" w:color="auto"/>
        <w:bottom w:val="none" w:sz="0" w:space="0" w:color="auto"/>
        <w:right w:val="none" w:sz="0" w:space="0" w:color="auto"/>
      </w:divBdr>
    </w:div>
    <w:div w:id="956135724">
      <w:bodyDiv w:val="1"/>
      <w:marLeft w:val="0"/>
      <w:marRight w:val="0"/>
      <w:marTop w:val="0"/>
      <w:marBottom w:val="0"/>
      <w:divBdr>
        <w:top w:val="none" w:sz="0" w:space="0" w:color="auto"/>
        <w:left w:val="none" w:sz="0" w:space="0" w:color="auto"/>
        <w:bottom w:val="none" w:sz="0" w:space="0" w:color="auto"/>
        <w:right w:val="none" w:sz="0" w:space="0" w:color="auto"/>
      </w:divBdr>
    </w:div>
    <w:div w:id="959338827">
      <w:bodyDiv w:val="1"/>
      <w:marLeft w:val="0"/>
      <w:marRight w:val="0"/>
      <w:marTop w:val="0"/>
      <w:marBottom w:val="0"/>
      <w:divBdr>
        <w:top w:val="none" w:sz="0" w:space="0" w:color="auto"/>
        <w:left w:val="none" w:sz="0" w:space="0" w:color="auto"/>
        <w:bottom w:val="none" w:sz="0" w:space="0" w:color="auto"/>
        <w:right w:val="none" w:sz="0" w:space="0" w:color="auto"/>
      </w:divBdr>
    </w:div>
    <w:div w:id="959725960">
      <w:bodyDiv w:val="1"/>
      <w:marLeft w:val="0"/>
      <w:marRight w:val="0"/>
      <w:marTop w:val="0"/>
      <w:marBottom w:val="0"/>
      <w:divBdr>
        <w:top w:val="none" w:sz="0" w:space="0" w:color="auto"/>
        <w:left w:val="none" w:sz="0" w:space="0" w:color="auto"/>
        <w:bottom w:val="none" w:sz="0" w:space="0" w:color="auto"/>
        <w:right w:val="none" w:sz="0" w:space="0" w:color="auto"/>
      </w:divBdr>
    </w:div>
    <w:div w:id="964966074">
      <w:bodyDiv w:val="1"/>
      <w:marLeft w:val="0"/>
      <w:marRight w:val="0"/>
      <w:marTop w:val="0"/>
      <w:marBottom w:val="0"/>
      <w:divBdr>
        <w:top w:val="none" w:sz="0" w:space="0" w:color="auto"/>
        <w:left w:val="none" w:sz="0" w:space="0" w:color="auto"/>
        <w:bottom w:val="none" w:sz="0" w:space="0" w:color="auto"/>
        <w:right w:val="none" w:sz="0" w:space="0" w:color="auto"/>
      </w:divBdr>
    </w:div>
    <w:div w:id="965088469">
      <w:bodyDiv w:val="1"/>
      <w:marLeft w:val="0"/>
      <w:marRight w:val="0"/>
      <w:marTop w:val="0"/>
      <w:marBottom w:val="0"/>
      <w:divBdr>
        <w:top w:val="none" w:sz="0" w:space="0" w:color="auto"/>
        <w:left w:val="none" w:sz="0" w:space="0" w:color="auto"/>
        <w:bottom w:val="none" w:sz="0" w:space="0" w:color="auto"/>
        <w:right w:val="none" w:sz="0" w:space="0" w:color="auto"/>
      </w:divBdr>
    </w:div>
    <w:div w:id="965115551">
      <w:bodyDiv w:val="1"/>
      <w:marLeft w:val="0"/>
      <w:marRight w:val="0"/>
      <w:marTop w:val="0"/>
      <w:marBottom w:val="0"/>
      <w:divBdr>
        <w:top w:val="none" w:sz="0" w:space="0" w:color="auto"/>
        <w:left w:val="none" w:sz="0" w:space="0" w:color="auto"/>
        <w:bottom w:val="none" w:sz="0" w:space="0" w:color="auto"/>
        <w:right w:val="none" w:sz="0" w:space="0" w:color="auto"/>
      </w:divBdr>
    </w:div>
    <w:div w:id="966084151">
      <w:bodyDiv w:val="1"/>
      <w:marLeft w:val="0"/>
      <w:marRight w:val="0"/>
      <w:marTop w:val="0"/>
      <w:marBottom w:val="0"/>
      <w:divBdr>
        <w:top w:val="none" w:sz="0" w:space="0" w:color="auto"/>
        <w:left w:val="none" w:sz="0" w:space="0" w:color="auto"/>
        <w:bottom w:val="none" w:sz="0" w:space="0" w:color="auto"/>
        <w:right w:val="none" w:sz="0" w:space="0" w:color="auto"/>
      </w:divBdr>
    </w:div>
    <w:div w:id="967052147">
      <w:bodyDiv w:val="1"/>
      <w:marLeft w:val="0"/>
      <w:marRight w:val="0"/>
      <w:marTop w:val="0"/>
      <w:marBottom w:val="0"/>
      <w:divBdr>
        <w:top w:val="none" w:sz="0" w:space="0" w:color="auto"/>
        <w:left w:val="none" w:sz="0" w:space="0" w:color="auto"/>
        <w:bottom w:val="none" w:sz="0" w:space="0" w:color="auto"/>
        <w:right w:val="none" w:sz="0" w:space="0" w:color="auto"/>
      </w:divBdr>
    </w:div>
    <w:div w:id="968055006">
      <w:bodyDiv w:val="1"/>
      <w:marLeft w:val="0"/>
      <w:marRight w:val="0"/>
      <w:marTop w:val="0"/>
      <w:marBottom w:val="0"/>
      <w:divBdr>
        <w:top w:val="none" w:sz="0" w:space="0" w:color="auto"/>
        <w:left w:val="none" w:sz="0" w:space="0" w:color="auto"/>
        <w:bottom w:val="none" w:sz="0" w:space="0" w:color="auto"/>
        <w:right w:val="none" w:sz="0" w:space="0" w:color="auto"/>
      </w:divBdr>
    </w:div>
    <w:div w:id="971596652">
      <w:bodyDiv w:val="1"/>
      <w:marLeft w:val="0"/>
      <w:marRight w:val="0"/>
      <w:marTop w:val="0"/>
      <w:marBottom w:val="0"/>
      <w:divBdr>
        <w:top w:val="none" w:sz="0" w:space="0" w:color="auto"/>
        <w:left w:val="none" w:sz="0" w:space="0" w:color="auto"/>
        <w:bottom w:val="none" w:sz="0" w:space="0" w:color="auto"/>
        <w:right w:val="none" w:sz="0" w:space="0" w:color="auto"/>
      </w:divBdr>
    </w:div>
    <w:div w:id="974988460">
      <w:bodyDiv w:val="1"/>
      <w:marLeft w:val="0"/>
      <w:marRight w:val="0"/>
      <w:marTop w:val="0"/>
      <w:marBottom w:val="0"/>
      <w:divBdr>
        <w:top w:val="none" w:sz="0" w:space="0" w:color="auto"/>
        <w:left w:val="none" w:sz="0" w:space="0" w:color="auto"/>
        <w:bottom w:val="none" w:sz="0" w:space="0" w:color="auto"/>
        <w:right w:val="none" w:sz="0" w:space="0" w:color="auto"/>
      </w:divBdr>
    </w:div>
    <w:div w:id="976036206">
      <w:bodyDiv w:val="1"/>
      <w:marLeft w:val="0"/>
      <w:marRight w:val="0"/>
      <w:marTop w:val="0"/>
      <w:marBottom w:val="0"/>
      <w:divBdr>
        <w:top w:val="none" w:sz="0" w:space="0" w:color="auto"/>
        <w:left w:val="none" w:sz="0" w:space="0" w:color="auto"/>
        <w:bottom w:val="none" w:sz="0" w:space="0" w:color="auto"/>
        <w:right w:val="none" w:sz="0" w:space="0" w:color="auto"/>
      </w:divBdr>
    </w:div>
    <w:div w:id="982851065">
      <w:bodyDiv w:val="1"/>
      <w:marLeft w:val="0"/>
      <w:marRight w:val="0"/>
      <w:marTop w:val="0"/>
      <w:marBottom w:val="0"/>
      <w:divBdr>
        <w:top w:val="none" w:sz="0" w:space="0" w:color="auto"/>
        <w:left w:val="none" w:sz="0" w:space="0" w:color="auto"/>
        <w:bottom w:val="none" w:sz="0" w:space="0" w:color="auto"/>
        <w:right w:val="none" w:sz="0" w:space="0" w:color="auto"/>
      </w:divBdr>
    </w:div>
    <w:div w:id="983120777">
      <w:bodyDiv w:val="1"/>
      <w:marLeft w:val="0"/>
      <w:marRight w:val="0"/>
      <w:marTop w:val="0"/>
      <w:marBottom w:val="0"/>
      <w:divBdr>
        <w:top w:val="none" w:sz="0" w:space="0" w:color="auto"/>
        <w:left w:val="none" w:sz="0" w:space="0" w:color="auto"/>
        <w:bottom w:val="none" w:sz="0" w:space="0" w:color="auto"/>
        <w:right w:val="none" w:sz="0" w:space="0" w:color="auto"/>
      </w:divBdr>
    </w:div>
    <w:div w:id="983970800">
      <w:bodyDiv w:val="1"/>
      <w:marLeft w:val="0"/>
      <w:marRight w:val="0"/>
      <w:marTop w:val="0"/>
      <w:marBottom w:val="0"/>
      <w:divBdr>
        <w:top w:val="none" w:sz="0" w:space="0" w:color="auto"/>
        <w:left w:val="none" w:sz="0" w:space="0" w:color="auto"/>
        <w:bottom w:val="none" w:sz="0" w:space="0" w:color="auto"/>
        <w:right w:val="none" w:sz="0" w:space="0" w:color="auto"/>
      </w:divBdr>
    </w:div>
    <w:div w:id="984628992">
      <w:bodyDiv w:val="1"/>
      <w:marLeft w:val="0"/>
      <w:marRight w:val="0"/>
      <w:marTop w:val="0"/>
      <w:marBottom w:val="0"/>
      <w:divBdr>
        <w:top w:val="none" w:sz="0" w:space="0" w:color="auto"/>
        <w:left w:val="none" w:sz="0" w:space="0" w:color="auto"/>
        <w:bottom w:val="none" w:sz="0" w:space="0" w:color="auto"/>
        <w:right w:val="none" w:sz="0" w:space="0" w:color="auto"/>
      </w:divBdr>
    </w:div>
    <w:div w:id="985554200">
      <w:bodyDiv w:val="1"/>
      <w:marLeft w:val="0"/>
      <w:marRight w:val="0"/>
      <w:marTop w:val="0"/>
      <w:marBottom w:val="0"/>
      <w:divBdr>
        <w:top w:val="none" w:sz="0" w:space="0" w:color="auto"/>
        <w:left w:val="none" w:sz="0" w:space="0" w:color="auto"/>
        <w:bottom w:val="none" w:sz="0" w:space="0" w:color="auto"/>
        <w:right w:val="none" w:sz="0" w:space="0" w:color="auto"/>
      </w:divBdr>
      <w:divsChild>
        <w:div w:id="2065249252">
          <w:marLeft w:val="0"/>
          <w:marRight w:val="0"/>
          <w:marTop w:val="0"/>
          <w:marBottom w:val="0"/>
          <w:divBdr>
            <w:top w:val="none" w:sz="0" w:space="0" w:color="auto"/>
            <w:left w:val="none" w:sz="0" w:space="0" w:color="auto"/>
            <w:bottom w:val="none" w:sz="0" w:space="0" w:color="auto"/>
            <w:right w:val="none" w:sz="0" w:space="0" w:color="auto"/>
          </w:divBdr>
          <w:divsChild>
            <w:div w:id="1234050107">
              <w:marLeft w:val="0"/>
              <w:marRight w:val="0"/>
              <w:marTop w:val="0"/>
              <w:marBottom w:val="0"/>
              <w:divBdr>
                <w:top w:val="none" w:sz="0" w:space="0" w:color="auto"/>
                <w:left w:val="none" w:sz="0" w:space="0" w:color="auto"/>
                <w:bottom w:val="none" w:sz="0" w:space="0" w:color="auto"/>
                <w:right w:val="none" w:sz="0" w:space="0" w:color="auto"/>
              </w:divBdr>
            </w:div>
            <w:div w:id="176039663">
              <w:marLeft w:val="0"/>
              <w:marRight w:val="0"/>
              <w:marTop w:val="0"/>
              <w:marBottom w:val="0"/>
              <w:divBdr>
                <w:top w:val="none" w:sz="0" w:space="0" w:color="auto"/>
                <w:left w:val="none" w:sz="0" w:space="0" w:color="auto"/>
                <w:bottom w:val="none" w:sz="0" w:space="0" w:color="auto"/>
                <w:right w:val="none" w:sz="0" w:space="0" w:color="auto"/>
              </w:divBdr>
            </w:div>
            <w:div w:id="981926321">
              <w:marLeft w:val="0"/>
              <w:marRight w:val="0"/>
              <w:marTop w:val="0"/>
              <w:marBottom w:val="0"/>
              <w:divBdr>
                <w:top w:val="none" w:sz="0" w:space="0" w:color="auto"/>
                <w:left w:val="none" w:sz="0" w:space="0" w:color="auto"/>
                <w:bottom w:val="none" w:sz="0" w:space="0" w:color="auto"/>
                <w:right w:val="none" w:sz="0" w:space="0" w:color="auto"/>
              </w:divBdr>
            </w:div>
            <w:div w:id="1537422123">
              <w:marLeft w:val="0"/>
              <w:marRight w:val="0"/>
              <w:marTop w:val="0"/>
              <w:marBottom w:val="0"/>
              <w:divBdr>
                <w:top w:val="none" w:sz="0" w:space="0" w:color="auto"/>
                <w:left w:val="none" w:sz="0" w:space="0" w:color="auto"/>
                <w:bottom w:val="none" w:sz="0" w:space="0" w:color="auto"/>
                <w:right w:val="none" w:sz="0" w:space="0" w:color="auto"/>
              </w:divBdr>
            </w:div>
            <w:div w:id="267547142">
              <w:marLeft w:val="0"/>
              <w:marRight w:val="0"/>
              <w:marTop w:val="0"/>
              <w:marBottom w:val="0"/>
              <w:divBdr>
                <w:top w:val="none" w:sz="0" w:space="0" w:color="auto"/>
                <w:left w:val="none" w:sz="0" w:space="0" w:color="auto"/>
                <w:bottom w:val="none" w:sz="0" w:space="0" w:color="auto"/>
                <w:right w:val="none" w:sz="0" w:space="0" w:color="auto"/>
              </w:divBdr>
            </w:div>
            <w:div w:id="147094471">
              <w:marLeft w:val="0"/>
              <w:marRight w:val="0"/>
              <w:marTop w:val="0"/>
              <w:marBottom w:val="0"/>
              <w:divBdr>
                <w:top w:val="none" w:sz="0" w:space="0" w:color="auto"/>
                <w:left w:val="none" w:sz="0" w:space="0" w:color="auto"/>
                <w:bottom w:val="none" w:sz="0" w:space="0" w:color="auto"/>
                <w:right w:val="none" w:sz="0" w:space="0" w:color="auto"/>
              </w:divBdr>
            </w:div>
            <w:div w:id="1096049534">
              <w:marLeft w:val="0"/>
              <w:marRight w:val="0"/>
              <w:marTop w:val="0"/>
              <w:marBottom w:val="0"/>
              <w:divBdr>
                <w:top w:val="none" w:sz="0" w:space="0" w:color="auto"/>
                <w:left w:val="none" w:sz="0" w:space="0" w:color="auto"/>
                <w:bottom w:val="none" w:sz="0" w:space="0" w:color="auto"/>
                <w:right w:val="none" w:sz="0" w:space="0" w:color="auto"/>
              </w:divBdr>
            </w:div>
            <w:div w:id="1829058421">
              <w:marLeft w:val="0"/>
              <w:marRight w:val="0"/>
              <w:marTop w:val="0"/>
              <w:marBottom w:val="0"/>
              <w:divBdr>
                <w:top w:val="none" w:sz="0" w:space="0" w:color="auto"/>
                <w:left w:val="none" w:sz="0" w:space="0" w:color="auto"/>
                <w:bottom w:val="none" w:sz="0" w:space="0" w:color="auto"/>
                <w:right w:val="none" w:sz="0" w:space="0" w:color="auto"/>
              </w:divBdr>
            </w:div>
            <w:div w:id="435906307">
              <w:marLeft w:val="0"/>
              <w:marRight w:val="0"/>
              <w:marTop w:val="0"/>
              <w:marBottom w:val="0"/>
              <w:divBdr>
                <w:top w:val="none" w:sz="0" w:space="0" w:color="auto"/>
                <w:left w:val="none" w:sz="0" w:space="0" w:color="auto"/>
                <w:bottom w:val="none" w:sz="0" w:space="0" w:color="auto"/>
                <w:right w:val="none" w:sz="0" w:space="0" w:color="auto"/>
              </w:divBdr>
            </w:div>
            <w:div w:id="1931766327">
              <w:marLeft w:val="0"/>
              <w:marRight w:val="0"/>
              <w:marTop w:val="0"/>
              <w:marBottom w:val="0"/>
              <w:divBdr>
                <w:top w:val="none" w:sz="0" w:space="0" w:color="auto"/>
                <w:left w:val="none" w:sz="0" w:space="0" w:color="auto"/>
                <w:bottom w:val="none" w:sz="0" w:space="0" w:color="auto"/>
                <w:right w:val="none" w:sz="0" w:space="0" w:color="auto"/>
              </w:divBdr>
            </w:div>
            <w:div w:id="16322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914">
      <w:bodyDiv w:val="1"/>
      <w:marLeft w:val="0"/>
      <w:marRight w:val="0"/>
      <w:marTop w:val="0"/>
      <w:marBottom w:val="0"/>
      <w:divBdr>
        <w:top w:val="none" w:sz="0" w:space="0" w:color="auto"/>
        <w:left w:val="none" w:sz="0" w:space="0" w:color="auto"/>
        <w:bottom w:val="none" w:sz="0" w:space="0" w:color="auto"/>
        <w:right w:val="none" w:sz="0" w:space="0" w:color="auto"/>
      </w:divBdr>
    </w:div>
    <w:div w:id="988705044">
      <w:bodyDiv w:val="1"/>
      <w:marLeft w:val="0"/>
      <w:marRight w:val="0"/>
      <w:marTop w:val="0"/>
      <w:marBottom w:val="0"/>
      <w:divBdr>
        <w:top w:val="none" w:sz="0" w:space="0" w:color="auto"/>
        <w:left w:val="none" w:sz="0" w:space="0" w:color="auto"/>
        <w:bottom w:val="none" w:sz="0" w:space="0" w:color="auto"/>
        <w:right w:val="none" w:sz="0" w:space="0" w:color="auto"/>
      </w:divBdr>
    </w:div>
    <w:div w:id="989020917">
      <w:bodyDiv w:val="1"/>
      <w:marLeft w:val="0"/>
      <w:marRight w:val="0"/>
      <w:marTop w:val="0"/>
      <w:marBottom w:val="0"/>
      <w:divBdr>
        <w:top w:val="none" w:sz="0" w:space="0" w:color="auto"/>
        <w:left w:val="none" w:sz="0" w:space="0" w:color="auto"/>
        <w:bottom w:val="none" w:sz="0" w:space="0" w:color="auto"/>
        <w:right w:val="none" w:sz="0" w:space="0" w:color="auto"/>
      </w:divBdr>
    </w:div>
    <w:div w:id="991759659">
      <w:bodyDiv w:val="1"/>
      <w:marLeft w:val="0"/>
      <w:marRight w:val="0"/>
      <w:marTop w:val="0"/>
      <w:marBottom w:val="0"/>
      <w:divBdr>
        <w:top w:val="none" w:sz="0" w:space="0" w:color="auto"/>
        <w:left w:val="none" w:sz="0" w:space="0" w:color="auto"/>
        <w:bottom w:val="none" w:sz="0" w:space="0" w:color="auto"/>
        <w:right w:val="none" w:sz="0" w:space="0" w:color="auto"/>
      </w:divBdr>
    </w:div>
    <w:div w:id="991788476">
      <w:bodyDiv w:val="1"/>
      <w:marLeft w:val="0"/>
      <w:marRight w:val="0"/>
      <w:marTop w:val="0"/>
      <w:marBottom w:val="0"/>
      <w:divBdr>
        <w:top w:val="none" w:sz="0" w:space="0" w:color="auto"/>
        <w:left w:val="none" w:sz="0" w:space="0" w:color="auto"/>
        <w:bottom w:val="none" w:sz="0" w:space="0" w:color="auto"/>
        <w:right w:val="none" w:sz="0" w:space="0" w:color="auto"/>
      </w:divBdr>
    </w:div>
    <w:div w:id="992100409">
      <w:bodyDiv w:val="1"/>
      <w:marLeft w:val="0"/>
      <w:marRight w:val="0"/>
      <w:marTop w:val="0"/>
      <w:marBottom w:val="0"/>
      <w:divBdr>
        <w:top w:val="none" w:sz="0" w:space="0" w:color="auto"/>
        <w:left w:val="none" w:sz="0" w:space="0" w:color="auto"/>
        <w:bottom w:val="none" w:sz="0" w:space="0" w:color="auto"/>
        <w:right w:val="none" w:sz="0" w:space="0" w:color="auto"/>
      </w:divBdr>
    </w:div>
    <w:div w:id="992299752">
      <w:bodyDiv w:val="1"/>
      <w:marLeft w:val="0"/>
      <w:marRight w:val="0"/>
      <w:marTop w:val="0"/>
      <w:marBottom w:val="0"/>
      <w:divBdr>
        <w:top w:val="none" w:sz="0" w:space="0" w:color="auto"/>
        <w:left w:val="none" w:sz="0" w:space="0" w:color="auto"/>
        <w:bottom w:val="none" w:sz="0" w:space="0" w:color="auto"/>
        <w:right w:val="none" w:sz="0" w:space="0" w:color="auto"/>
      </w:divBdr>
    </w:div>
    <w:div w:id="993878140">
      <w:bodyDiv w:val="1"/>
      <w:marLeft w:val="0"/>
      <w:marRight w:val="0"/>
      <w:marTop w:val="0"/>
      <w:marBottom w:val="0"/>
      <w:divBdr>
        <w:top w:val="none" w:sz="0" w:space="0" w:color="auto"/>
        <w:left w:val="none" w:sz="0" w:space="0" w:color="auto"/>
        <w:bottom w:val="none" w:sz="0" w:space="0" w:color="auto"/>
        <w:right w:val="none" w:sz="0" w:space="0" w:color="auto"/>
      </w:divBdr>
    </w:div>
    <w:div w:id="995913788">
      <w:bodyDiv w:val="1"/>
      <w:marLeft w:val="0"/>
      <w:marRight w:val="0"/>
      <w:marTop w:val="0"/>
      <w:marBottom w:val="0"/>
      <w:divBdr>
        <w:top w:val="none" w:sz="0" w:space="0" w:color="auto"/>
        <w:left w:val="none" w:sz="0" w:space="0" w:color="auto"/>
        <w:bottom w:val="none" w:sz="0" w:space="0" w:color="auto"/>
        <w:right w:val="none" w:sz="0" w:space="0" w:color="auto"/>
      </w:divBdr>
    </w:div>
    <w:div w:id="996540455">
      <w:bodyDiv w:val="1"/>
      <w:marLeft w:val="0"/>
      <w:marRight w:val="0"/>
      <w:marTop w:val="0"/>
      <w:marBottom w:val="0"/>
      <w:divBdr>
        <w:top w:val="none" w:sz="0" w:space="0" w:color="auto"/>
        <w:left w:val="none" w:sz="0" w:space="0" w:color="auto"/>
        <w:bottom w:val="none" w:sz="0" w:space="0" w:color="auto"/>
        <w:right w:val="none" w:sz="0" w:space="0" w:color="auto"/>
      </w:divBdr>
    </w:div>
    <w:div w:id="998577513">
      <w:bodyDiv w:val="1"/>
      <w:marLeft w:val="0"/>
      <w:marRight w:val="0"/>
      <w:marTop w:val="0"/>
      <w:marBottom w:val="0"/>
      <w:divBdr>
        <w:top w:val="none" w:sz="0" w:space="0" w:color="auto"/>
        <w:left w:val="none" w:sz="0" w:space="0" w:color="auto"/>
        <w:bottom w:val="none" w:sz="0" w:space="0" w:color="auto"/>
        <w:right w:val="none" w:sz="0" w:space="0" w:color="auto"/>
      </w:divBdr>
      <w:divsChild>
        <w:div w:id="1576817416">
          <w:marLeft w:val="0"/>
          <w:marRight w:val="0"/>
          <w:marTop w:val="0"/>
          <w:marBottom w:val="0"/>
          <w:divBdr>
            <w:top w:val="none" w:sz="0" w:space="0" w:color="auto"/>
            <w:left w:val="none" w:sz="0" w:space="0" w:color="auto"/>
            <w:bottom w:val="none" w:sz="0" w:space="0" w:color="auto"/>
            <w:right w:val="none" w:sz="0" w:space="0" w:color="auto"/>
          </w:divBdr>
        </w:div>
      </w:divsChild>
    </w:div>
    <w:div w:id="1000038805">
      <w:bodyDiv w:val="1"/>
      <w:marLeft w:val="0"/>
      <w:marRight w:val="0"/>
      <w:marTop w:val="0"/>
      <w:marBottom w:val="0"/>
      <w:divBdr>
        <w:top w:val="none" w:sz="0" w:space="0" w:color="auto"/>
        <w:left w:val="none" w:sz="0" w:space="0" w:color="auto"/>
        <w:bottom w:val="none" w:sz="0" w:space="0" w:color="auto"/>
        <w:right w:val="none" w:sz="0" w:space="0" w:color="auto"/>
      </w:divBdr>
    </w:div>
    <w:div w:id="1000620431">
      <w:bodyDiv w:val="1"/>
      <w:marLeft w:val="0"/>
      <w:marRight w:val="0"/>
      <w:marTop w:val="0"/>
      <w:marBottom w:val="0"/>
      <w:divBdr>
        <w:top w:val="none" w:sz="0" w:space="0" w:color="auto"/>
        <w:left w:val="none" w:sz="0" w:space="0" w:color="auto"/>
        <w:bottom w:val="none" w:sz="0" w:space="0" w:color="auto"/>
        <w:right w:val="none" w:sz="0" w:space="0" w:color="auto"/>
      </w:divBdr>
    </w:div>
    <w:div w:id="1005328150">
      <w:bodyDiv w:val="1"/>
      <w:marLeft w:val="0"/>
      <w:marRight w:val="0"/>
      <w:marTop w:val="0"/>
      <w:marBottom w:val="0"/>
      <w:divBdr>
        <w:top w:val="none" w:sz="0" w:space="0" w:color="auto"/>
        <w:left w:val="none" w:sz="0" w:space="0" w:color="auto"/>
        <w:bottom w:val="none" w:sz="0" w:space="0" w:color="auto"/>
        <w:right w:val="none" w:sz="0" w:space="0" w:color="auto"/>
      </w:divBdr>
    </w:div>
    <w:div w:id="1005673991">
      <w:bodyDiv w:val="1"/>
      <w:marLeft w:val="0"/>
      <w:marRight w:val="0"/>
      <w:marTop w:val="0"/>
      <w:marBottom w:val="0"/>
      <w:divBdr>
        <w:top w:val="none" w:sz="0" w:space="0" w:color="auto"/>
        <w:left w:val="none" w:sz="0" w:space="0" w:color="auto"/>
        <w:bottom w:val="none" w:sz="0" w:space="0" w:color="auto"/>
        <w:right w:val="none" w:sz="0" w:space="0" w:color="auto"/>
      </w:divBdr>
    </w:div>
    <w:div w:id="1009719186">
      <w:bodyDiv w:val="1"/>
      <w:marLeft w:val="0"/>
      <w:marRight w:val="0"/>
      <w:marTop w:val="0"/>
      <w:marBottom w:val="0"/>
      <w:divBdr>
        <w:top w:val="none" w:sz="0" w:space="0" w:color="auto"/>
        <w:left w:val="none" w:sz="0" w:space="0" w:color="auto"/>
        <w:bottom w:val="none" w:sz="0" w:space="0" w:color="auto"/>
        <w:right w:val="none" w:sz="0" w:space="0" w:color="auto"/>
      </w:divBdr>
    </w:div>
    <w:div w:id="1010065834">
      <w:bodyDiv w:val="1"/>
      <w:marLeft w:val="0"/>
      <w:marRight w:val="0"/>
      <w:marTop w:val="0"/>
      <w:marBottom w:val="0"/>
      <w:divBdr>
        <w:top w:val="none" w:sz="0" w:space="0" w:color="auto"/>
        <w:left w:val="none" w:sz="0" w:space="0" w:color="auto"/>
        <w:bottom w:val="none" w:sz="0" w:space="0" w:color="auto"/>
        <w:right w:val="none" w:sz="0" w:space="0" w:color="auto"/>
      </w:divBdr>
    </w:div>
    <w:div w:id="1013848682">
      <w:bodyDiv w:val="1"/>
      <w:marLeft w:val="0"/>
      <w:marRight w:val="0"/>
      <w:marTop w:val="0"/>
      <w:marBottom w:val="0"/>
      <w:divBdr>
        <w:top w:val="none" w:sz="0" w:space="0" w:color="auto"/>
        <w:left w:val="none" w:sz="0" w:space="0" w:color="auto"/>
        <w:bottom w:val="none" w:sz="0" w:space="0" w:color="auto"/>
        <w:right w:val="none" w:sz="0" w:space="0" w:color="auto"/>
      </w:divBdr>
    </w:div>
    <w:div w:id="1015156451">
      <w:bodyDiv w:val="1"/>
      <w:marLeft w:val="0"/>
      <w:marRight w:val="0"/>
      <w:marTop w:val="0"/>
      <w:marBottom w:val="0"/>
      <w:divBdr>
        <w:top w:val="none" w:sz="0" w:space="0" w:color="auto"/>
        <w:left w:val="none" w:sz="0" w:space="0" w:color="auto"/>
        <w:bottom w:val="none" w:sz="0" w:space="0" w:color="auto"/>
        <w:right w:val="none" w:sz="0" w:space="0" w:color="auto"/>
      </w:divBdr>
    </w:div>
    <w:div w:id="1017194256">
      <w:bodyDiv w:val="1"/>
      <w:marLeft w:val="0"/>
      <w:marRight w:val="0"/>
      <w:marTop w:val="0"/>
      <w:marBottom w:val="0"/>
      <w:divBdr>
        <w:top w:val="none" w:sz="0" w:space="0" w:color="auto"/>
        <w:left w:val="none" w:sz="0" w:space="0" w:color="auto"/>
        <w:bottom w:val="none" w:sz="0" w:space="0" w:color="auto"/>
        <w:right w:val="none" w:sz="0" w:space="0" w:color="auto"/>
      </w:divBdr>
    </w:div>
    <w:div w:id="1021392853">
      <w:bodyDiv w:val="1"/>
      <w:marLeft w:val="0"/>
      <w:marRight w:val="0"/>
      <w:marTop w:val="0"/>
      <w:marBottom w:val="0"/>
      <w:divBdr>
        <w:top w:val="none" w:sz="0" w:space="0" w:color="auto"/>
        <w:left w:val="none" w:sz="0" w:space="0" w:color="auto"/>
        <w:bottom w:val="none" w:sz="0" w:space="0" w:color="auto"/>
        <w:right w:val="none" w:sz="0" w:space="0" w:color="auto"/>
      </w:divBdr>
    </w:div>
    <w:div w:id="1025207335">
      <w:bodyDiv w:val="1"/>
      <w:marLeft w:val="0"/>
      <w:marRight w:val="0"/>
      <w:marTop w:val="0"/>
      <w:marBottom w:val="0"/>
      <w:divBdr>
        <w:top w:val="none" w:sz="0" w:space="0" w:color="auto"/>
        <w:left w:val="none" w:sz="0" w:space="0" w:color="auto"/>
        <w:bottom w:val="none" w:sz="0" w:space="0" w:color="auto"/>
        <w:right w:val="none" w:sz="0" w:space="0" w:color="auto"/>
      </w:divBdr>
    </w:div>
    <w:div w:id="1028020446">
      <w:bodyDiv w:val="1"/>
      <w:marLeft w:val="0"/>
      <w:marRight w:val="0"/>
      <w:marTop w:val="0"/>
      <w:marBottom w:val="0"/>
      <w:divBdr>
        <w:top w:val="none" w:sz="0" w:space="0" w:color="auto"/>
        <w:left w:val="none" w:sz="0" w:space="0" w:color="auto"/>
        <w:bottom w:val="none" w:sz="0" w:space="0" w:color="auto"/>
        <w:right w:val="none" w:sz="0" w:space="0" w:color="auto"/>
      </w:divBdr>
    </w:div>
    <w:div w:id="1029261994">
      <w:bodyDiv w:val="1"/>
      <w:marLeft w:val="0"/>
      <w:marRight w:val="0"/>
      <w:marTop w:val="0"/>
      <w:marBottom w:val="0"/>
      <w:divBdr>
        <w:top w:val="none" w:sz="0" w:space="0" w:color="auto"/>
        <w:left w:val="none" w:sz="0" w:space="0" w:color="auto"/>
        <w:bottom w:val="none" w:sz="0" w:space="0" w:color="auto"/>
        <w:right w:val="none" w:sz="0" w:space="0" w:color="auto"/>
      </w:divBdr>
    </w:div>
    <w:div w:id="1029405519">
      <w:bodyDiv w:val="1"/>
      <w:marLeft w:val="0"/>
      <w:marRight w:val="0"/>
      <w:marTop w:val="0"/>
      <w:marBottom w:val="0"/>
      <w:divBdr>
        <w:top w:val="none" w:sz="0" w:space="0" w:color="auto"/>
        <w:left w:val="none" w:sz="0" w:space="0" w:color="auto"/>
        <w:bottom w:val="none" w:sz="0" w:space="0" w:color="auto"/>
        <w:right w:val="none" w:sz="0" w:space="0" w:color="auto"/>
      </w:divBdr>
    </w:div>
    <w:div w:id="1029994557">
      <w:bodyDiv w:val="1"/>
      <w:marLeft w:val="0"/>
      <w:marRight w:val="0"/>
      <w:marTop w:val="0"/>
      <w:marBottom w:val="0"/>
      <w:divBdr>
        <w:top w:val="none" w:sz="0" w:space="0" w:color="auto"/>
        <w:left w:val="none" w:sz="0" w:space="0" w:color="auto"/>
        <w:bottom w:val="none" w:sz="0" w:space="0" w:color="auto"/>
        <w:right w:val="none" w:sz="0" w:space="0" w:color="auto"/>
      </w:divBdr>
    </w:div>
    <w:div w:id="1032414303">
      <w:bodyDiv w:val="1"/>
      <w:marLeft w:val="0"/>
      <w:marRight w:val="0"/>
      <w:marTop w:val="0"/>
      <w:marBottom w:val="0"/>
      <w:divBdr>
        <w:top w:val="none" w:sz="0" w:space="0" w:color="auto"/>
        <w:left w:val="none" w:sz="0" w:space="0" w:color="auto"/>
        <w:bottom w:val="none" w:sz="0" w:space="0" w:color="auto"/>
        <w:right w:val="none" w:sz="0" w:space="0" w:color="auto"/>
      </w:divBdr>
    </w:div>
    <w:div w:id="1035157463">
      <w:bodyDiv w:val="1"/>
      <w:marLeft w:val="0"/>
      <w:marRight w:val="0"/>
      <w:marTop w:val="0"/>
      <w:marBottom w:val="0"/>
      <w:divBdr>
        <w:top w:val="none" w:sz="0" w:space="0" w:color="auto"/>
        <w:left w:val="none" w:sz="0" w:space="0" w:color="auto"/>
        <w:bottom w:val="none" w:sz="0" w:space="0" w:color="auto"/>
        <w:right w:val="none" w:sz="0" w:space="0" w:color="auto"/>
      </w:divBdr>
    </w:div>
    <w:div w:id="1035545513">
      <w:bodyDiv w:val="1"/>
      <w:marLeft w:val="0"/>
      <w:marRight w:val="0"/>
      <w:marTop w:val="0"/>
      <w:marBottom w:val="0"/>
      <w:divBdr>
        <w:top w:val="none" w:sz="0" w:space="0" w:color="auto"/>
        <w:left w:val="none" w:sz="0" w:space="0" w:color="auto"/>
        <w:bottom w:val="none" w:sz="0" w:space="0" w:color="auto"/>
        <w:right w:val="none" w:sz="0" w:space="0" w:color="auto"/>
      </w:divBdr>
    </w:div>
    <w:div w:id="1037387677">
      <w:bodyDiv w:val="1"/>
      <w:marLeft w:val="0"/>
      <w:marRight w:val="0"/>
      <w:marTop w:val="0"/>
      <w:marBottom w:val="0"/>
      <w:divBdr>
        <w:top w:val="none" w:sz="0" w:space="0" w:color="auto"/>
        <w:left w:val="none" w:sz="0" w:space="0" w:color="auto"/>
        <w:bottom w:val="none" w:sz="0" w:space="0" w:color="auto"/>
        <w:right w:val="none" w:sz="0" w:space="0" w:color="auto"/>
      </w:divBdr>
    </w:div>
    <w:div w:id="1041981707">
      <w:bodyDiv w:val="1"/>
      <w:marLeft w:val="0"/>
      <w:marRight w:val="0"/>
      <w:marTop w:val="0"/>
      <w:marBottom w:val="0"/>
      <w:divBdr>
        <w:top w:val="none" w:sz="0" w:space="0" w:color="auto"/>
        <w:left w:val="none" w:sz="0" w:space="0" w:color="auto"/>
        <w:bottom w:val="none" w:sz="0" w:space="0" w:color="auto"/>
        <w:right w:val="none" w:sz="0" w:space="0" w:color="auto"/>
      </w:divBdr>
    </w:div>
    <w:div w:id="1047533073">
      <w:bodyDiv w:val="1"/>
      <w:marLeft w:val="0"/>
      <w:marRight w:val="0"/>
      <w:marTop w:val="0"/>
      <w:marBottom w:val="0"/>
      <w:divBdr>
        <w:top w:val="none" w:sz="0" w:space="0" w:color="auto"/>
        <w:left w:val="none" w:sz="0" w:space="0" w:color="auto"/>
        <w:bottom w:val="none" w:sz="0" w:space="0" w:color="auto"/>
        <w:right w:val="none" w:sz="0" w:space="0" w:color="auto"/>
      </w:divBdr>
      <w:divsChild>
        <w:div w:id="1610628108">
          <w:marLeft w:val="0"/>
          <w:marRight w:val="0"/>
          <w:marTop w:val="0"/>
          <w:marBottom w:val="0"/>
          <w:divBdr>
            <w:top w:val="none" w:sz="0" w:space="0" w:color="auto"/>
            <w:left w:val="none" w:sz="0" w:space="0" w:color="auto"/>
            <w:bottom w:val="none" w:sz="0" w:space="0" w:color="auto"/>
            <w:right w:val="none" w:sz="0" w:space="0" w:color="auto"/>
          </w:divBdr>
          <w:divsChild>
            <w:div w:id="7927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28163">
      <w:bodyDiv w:val="1"/>
      <w:marLeft w:val="0"/>
      <w:marRight w:val="0"/>
      <w:marTop w:val="0"/>
      <w:marBottom w:val="0"/>
      <w:divBdr>
        <w:top w:val="none" w:sz="0" w:space="0" w:color="auto"/>
        <w:left w:val="none" w:sz="0" w:space="0" w:color="auto"/>
        <w:bottom w:val="none" w:sz="0" w:space="0" w:color="auto"/>
        <w:right w:val="none" w:sz="0" w:space="0" w:color="auto"/>
      </w:divBdr>
    </w:div>
    <w:div w:id="1053114589">
      <w:bodyDiv w:val="1"/>
      <w:marLeft w:val="0"/>
      <w:marRight w:val="0"/>
      <w:marTop w:val="0"/>
      <w:marBottom w:val="0"/>
      <w:divBdr>
        <w:top w:val="none" w:sz="0" w:space="0" w:color="auto"/>
        <w:left w:val="none" w:sz="0" w:space="0" w:color="auto"/>
        <w:bottom w:val="none" w:sz="0" w:space="0" w:color="auto"/>
        <w:right w:val="none" w:sz="0" w:space="0" w:color="auto"/>
      </w:divBdr>
    </w:div>
    <w:div w:id="1054037985">
      <w:bodyDiv w:val="1"/>
      <w:marLeft w:val="0"/>
      <w:marRight w:val="0"/>
      <w:marTop w:val="0"/>
      <w:marBottom w:val="0"/>
      <w:divBdr>
        <w:top w:val="none" w:sz="0" w:space="0" w:color="auto"/>
        <w:left w:val="none" w:sz="0" w:space="0" w:color="auto"/>
        <w:bottom w:val="none" w:sz="0" w:space="0" w:color="auto"/>
        <w:right w:val="none" w:sz="0" w:space="0" w:color="auto"/>
      </w:divBdr>
    </w:div>
    <w:div w:id="1054309539">
      <w:bodyDiv w:val="1"/>
      <w:marLeft w:val="0"/>
      <w:marRight w:val="0"/>
      <w:marTop w:val="0"/>
      <w:marBottom w:val="0"/>
      <w:divBdr>
        <w:top w:val="none" w:sz="0" w:space="0" w:color="auto"/>
        <w:left w:val="none" w:sz="0" w:space="0" w:color="auto"/>
        <w:bottom w:val="none" w:sz="0" w:space="0" w:color="auto"/>
        <w:right w:val="none" w:sz="0" w:space="0" w:color="auto"/>
      </w:divBdr>
    </w:div>
    <w:div w:id="1055273323">
      <w:bodyDiv w:val="1"/>
      <w:marLeft w:val="0"/>
      <w:marRight w:val="0"/>
      <w:marTop w:val="0"/>
      <w:marBottom w:val="0"/>
      <w:divBdr>
        <w:top w:val="none" w:sz="0" w:space="0" w:color="auto"/>
        <w:left w:val="none" w:sz="0" w:space="0" w:color="auto"/>
        <w:bottom w:val="none" w:sz="0" w:space="0" w:color="auto"/>
        <w:right w:val="none" w:sz="0" w:space="0" w:color="auto"/>
      </w:divBdr>
    </w:div>
    <w:div w:id="1057827009">
      <w:bodyDiv w:val="1"/>
      <w:marLeft w:val="0"/>
      <w:marRight w:val="0"/>
      <w:marTop w:val="0"/>
      <w:marBottom w:val="0"/>
      <w:divBdr>
        <w:top w:val="none" w:sz="0" w:space="0" w:color="auto"/>
        <w:left w:val="none" w:sz="0" w:space="0" w:color="auto"/>
        <w:bottom w:val="none" w:sz="0" w:space="0" w:color="auto"/>
        <w:right w:val="none" w:sz="0" w:space="0" w:color="auto"/>
      </w:divBdr>
    </w:div>
    <w:div w:id="1059668213">
      <w:bodyDiv w:val="1"/>
      <w:marLeft w:val="0"/>
      <w:marRight w:val="0"/>
      <w:marTop w:val="0"/>
      <w:marBottom w:val="0"/>
      <w:divBdr>
        <w:top w:val="none" w:sz="0" w:space="0" w:color="auto"/>
        <w:left w:val="none" w:sz="0" w:space="0" w:color="auto"/>
        <w:bottom w:val="none" w:sz="0" w:space="0" w:color="auto"/>
        <w:right w:val="none" w:sz="0" w:space="0" w:color="auto"/>
      </w:divBdr>
    </w:div>
    <w:div w:id="1059985632">
      <w:bodyDiv w:val="1"/>
      <w:marLeft w:val="0"/>
      <w:marRight w:val="0"/>
      <w:marTop w:val="0"/>
      <w:marBottom w:val="0"/>
      <w:divBdr>
        <w:top w:val="none" w:sz="0" w:space="0" w:color="auto"/>
        <w:left w:val="none" w:sz="0" w:space="0" w:color="auto"/>
        <w:bottom w:val="none" w:sz="0" w:space="0" w:color="auto"/>
        <w:right w:val="none" w:sz="0" w:space="0" w:color="auto"/>
      </w:divBdr>
    </w:div>
    <w:div w:id="1062757917">
      <w:bodyDiv w:val="1"/>
      <w:marLeft w:val="0"/>
      <w:marRight w:val="0"/>
      <w:marTop w:val="0"/>
      <w:marBottom w:val="0"/>
      <w:divBdr>
        <w:top w:val="none" w:sz="0" w:space="0" w:color="auto"/>
        <w:left w:val="none" w:sz="0" w:space="0" w:color="auto"/>
        <w:bottom w:val="none" w:sz="0" w:space="0" w:color="auto"/>
        <w:right w:val="none" w:sz="0" w:space="0" w:color="auto"/>
      </w:divBdr>
    </w:div>
    <w:div w:id="1064181628">
      <w:bodyDiv w:val="1"/>
      <w:marLeft w:val="0"/>
      <w:marRight w:val="0"/>
      <w:marTop w:val="0"/>
      <w:marBottom w:val="0"/>
      <w:divBdr>
        <w:top w:val="none" w:sz="0" w:space="0" w:color="auto"/>
        <w:left w:val="none" w:sz="0" w:space="0" w:color="auto"/>
        <w:bottom w:val="none" w:sz="0" w:space="0" w:color="auto"/>
        <w:right w:val="none" w:sz="0" w:space="0" w:color="auto"/>
      </w:divBdr>
      <w:divsChild>
        <w:div w:id="1712027835">
          <w:marLeft w:val="0"/>
          <w:marRight w:val="0"/>
          <w:marTop w:val="0"/>
          <w:marBottom w:val="0"/>
          <w:divBdr>
            <w:top w:val="none" w:sz="0" w:space="0" w:color="auto"/>
            <w:left w:val="none" w:sz="0" w:space="0" w:color="auto"/>
            <w:bottom w:val="none" w:sz="0" w:space="0" w:color="auto"/>
            <w:right w:val="none" w:sz="0" w:space="0" w:color="auto"/>
          </w:divBdr>
          <w:divsChild>
            <w:div w:id="51466992">
              <w:marLeft w:val="0"/>
              <w:marRight w:val="0"/>
              <w:marTop w:val="0"/>
              <w:marBottom w:val="0"/>
              <w:divBdr>
                <w:top w:val="none" w:sz="0" w:space="0" w:color="auto"/>
                <w:left w:val="none" w:sz="0" w:space="0" w:color="auto"/>
                <w:bottom w:val="none" w:sz="0" w:space="0" w:color="auto"/>
                <w:right w:val="none" w:sz="0" w:space="0" w:color="auto"/>
              </w:divBdr>
            </w:div>
            <w:div w:id="1494639477">
              <w:marLeft w:val="0"/>
              <w:marRight w:val="0"/>
              <w:marTop w:val="0"/>
              <w:marBottom w:val="0"/>
              <w:divBdr>
                <w:top w:val="none" w:sz="0" w:space="0" w:color="auto"/>
                <w:left w:val="none" w:sz="0" w:space="0" w:color="auto"/>
                <w:bottom w:val="none" w:sz="0" w:space="0" w:color="auto"/>
                <w:right w:val="none" w:sz="0" w:space="0" w:color="auto"/>
              </w:divBdr>
            </w:div>
            <w:div w:id="402215539">
              <w:marLeft w:val="0"/>
              <w:marRight w:val="0"/>
              <w:marTop w:val="0"/>
              <w:marBottom w:val="0"/>
              <w:divBdr>
                <w:top w:val="none" w:sz="0" w:space="0" w:color="auto"/>
                <w:left w:val="none" w:sz="0" w:space="0" w:color="auto"/>
                <w:bottom w:val="none" w:sz="0" w:space="0" w:color="auto"/>
                <w:right w:val="none" w:sz="0" w:space="0" w:color="auto"/>
              </w:divBdr>
            </w:div>
            <w:div w:id="524058617">
              <w:marLeft w:val="0"/>
              <w:marRight w:val="0"/>
              <w:marTop w:val="0"/>
              <w:marBottom w:val="0"/>
              <w:divBdr>
                <w:top w:val="none" w:sz="0" w:space="0" w:color="auto"/>
                <w:left w:val="none" w:sz="0" w:space="0" w:color="auto"/>
                <w:bottom w:val="none" w:sz="0" w:space="0" w:color="auto"/>
                <w:right w:val="none" w:sz="0" w:space="0" w:color="auto"/>
              </w:divBdr>
            </w:div>
            <w:div w:id="850611212">
              <w:marLeft w:val="0"/>
              <w:marRight w:val="0"/>
              <w:marTop w:val="0"/>
              <w:marBottom w:val="0"/>
              <w:divBdr>
                <w:top w:val="none" w:sz="0" w:space="0" w:color="auto"/>
                <w:left w:val="none" w:sz="0" w:space="0" w:color="auto"/>
                <w:bottom w:val="none" w:sz="0" w:space="0" w:color="auto"/>
                <w:right w:val="none" w:sz="0" w:space="0" w:color="auto"/>
              </w:divBdr>
            </w:div>
            <w:div w:id="332949865">
              <w:marLeft w:val="0"/>
              <w:marRight w:val="0"/>
              <w:marTop w:val="0"/>
              <w:marBottom w:val="0"/>
              <w:divBdr>
                <w:top w:val="none" w:sz="0" w:space="0" w:color="auto"/>
                <w:left w:val="none" w:sz="0" w:space="0" w:color="auto"/>
                <w:bottom w:val="none" w:sz="0" w:space="0" w:color="auto"/>
                <w:right w:val="none" w:sz="0" w:space="0" w:color="auto"/>
              </w:divBdr>
            </w:div>
            <w:div w:id="306520741">
              <w:marLeft w:val="0"/>
              <w:marRight w:val="0"/>
              <w:marTop w:val="0"/>
              <w:marBottom w:val="0"/>
              <w:divBdr>
                <w:top w:val="none" w:sz="0" w:space="0" w:color="auto"/>
                <w:left w:val="none" w:sz="0" w:space="0" w:color="auto"/>
                <w:bottom w:val="none" w:sz="0" w:space="0" w:color="auto"/>
                <w:right w:val="none" w:sz="0" w:space="0" w:color="auto"/>
              </w:divBdr>
            </w:div>
            <w:div w:id="566309589">
              <w:marLeft w:val="0"/>
              <w:marRight w:val="0"/>
              <w:marTop w:val="0"/>
              <w:marBottom w:val="0"/>
              <w:divBdr>
                <w:top w:val="none" w:sz="0" w:space="0" w:color="auto"/>
                <w:left w:val="none" w:sz="0" w:space="0" w:color="auto"/>
                <w:bottom w:val="none" w:sz="0" w:space="0" w:color="auto"/>
                <w:right w:val="none" w:sz="0" w:space="0" w:color="auto"/>
              </w:divBdr>
            </w:div>
            <w:div w:id="8358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223">
      <w:bodyDiv w:val="1"/>
      <w:marLeft w:val="0"/>
      <w:marRight w:val="0"/>
      <w:marTop w:val="0"/>
      <w:marBottom w:val="0"/>
      <w:divBdr>
        <w:top w:val="none" w:sz="0" w:space="0" w:color="auto"/>
        <w:left w:val="none" w:sz="0" w:space="0" w:color="auto"/>
        <w:bottom w:val="none" w:sz="0" w:space="0" w:color="auto"/>
        <w:right w:val="none" w:sz="0" w:space="0" w:color="auto"/>
      </w:divBdr>
    </w:div>
    <w:div w:id="1068648521">
      <w:bodyDiv w:val="1"/>
      <w:marLeft w:val="0"/>
      <w:marRight w:val="0"/>
      <w:marTop w:val="0"/>
      <w:marBottom w:val="0"/>
      <w:divBdr>
        <w:top w:val="none" w:sz="0" w:space="0" w:color="auto"/>
        <w:left w:val="none" w:sz="0" w:space="0" w:color="auto"/>
        <w:bottom w:val="none" w:sz="0" w:space="0" w:color="auto"/>
        <w:right w:val="none" w:sz="0" w:space="0" w:color="auto"/>
      </w:divBdr>
    </w:div>
    <w:div w:id="1069691706">
      <w:bodyDiv w:val="1"/>
      <w:marLeft w:val="0"/>
      <w:marRight w:val="0"/>
      <w:marTop w:val="0"/>
      <w:marBottom w:val="0"/>
      <w:divBdr>
        <w:top w:val="none" w:sz="0" w:space="0" w:color="auto"/>
        <w:left w:val="none" w:sz="0" w:space="0" w:color="auto"/>
        <w:bottom w:val="none" w:sz="0" w:space="0" w:color="auto"/>
        <w:right w:val="none" w:sz="0" w:space="0" w:color="auto"/>
      </w:divBdr>
    </w:div>
    <w:div w:id="1071778262">
      <w:bodyDiv w:val="1"/>
      <w:marLeft w:val="0"/>
      <w:marRight w:val="0"/>
      <w:marTop w:val="0"/>
      <w:marBottom w:val="0"/>
      <w:divBdr>
        <w:top w:val="none" w:sz="0" w:space="0" w:color="auto"/>
        <w:left w:val="none" w:sz="0" w:space="0" w:color="auto"/>
        <w:bottom w:val="none" w:sz="0" w:space="0" w:color="auto"/>
        <w:right w:val="none" w:sz="0" w:space="0" w:color="auto"/>
      </w:divBdr>
    </w:div>
    <w:div w:id="1077827108">
      <w:bodyDiv w:val="1"/>
      <w:marLeft w:val="0"/>
      <w:marRight w:val="0"/>
      <w:marTop w:val="0"/>
      <w:marBottom w:val="0"/>
      <w:divBdr>
        <w:top w:val="none" w:sz="0" w:space="0" w:color="auto"/>
        <w:left w:val="none" w:sz="0" w:space="0" w:color="auto"/>
        <w:bottom w:val="none" w:sz="0" w:space="0" w:color="auto"/>
        <w:right w:val="none" w:sz="0" w:space="0" w:color="auto"/>
      </w:divBdr>
    </w:div>
    <w:div w:id="1082720343">
      <w:bodyDiv w:val="1"/>
      <w:marLeft w:val="0"/>
      <w:marRight w:val="0"/>
      <w:marTop w:val="0"/>
      <w:marBottom w:val="0"/>
      <w:divBdr>
        <w:top w:val="none" w:sz="0" w:space="0" w:color="auto"/>
        <w:left w:val="none" w:sz="0" w:space="0" w:color="auto"/>
        <w:bottom w:val="none" w:sz="0" w:space="0" w:color="auto"/>
        <w:right w:val="none" w:sz="0" w:space="0" w:color="auto"/>
      </w:divBdr>
    </w:div>
    <w:div w:id="1085687336">
      <w:bodyDiv w:val="1"/>
      <w:marLeft w:val="0"/>
      <w:marRight w:val="0"/>
      <w:marTop w:val="0"/>
      <w:marBottom w:val="0"/>
      <w:divBdr>
        <w:top w:val="none" w:sz="0" w:space="0" w:color="auto"/>
        <w:left w:val="none" w:sz="0" w:space="0" w:color="auto"/>
        <w:bottom w:val="none" w:sz="0" w:space="0" w:color="auto"/>
        <w:right w:val="none" w:sz="0" w:space="0" w:color="auto"/>
      </w:divBdr>
    </w:div>
    <w:div w:id="1086534567">
      <w:bodyDiv w:val="1"/>
      <w:marLeft w:val="0"/>
      <w:marRight w:val="0"/>
      <w:marTop w:val="0"/>
      <w:marBottom w:val="0"/>
      <w:divBdr>
        <w:top w:val="none" w:sz="0" w:space="0" w:color="auto"/>
        <w:left w:val="none" w:sz="0" w:space="0" w:color="auto"/>
        <w:bottom w:val="none" w:sz="0" w:space="0" w:color="auto"/>
        <w:right w:val="none" w:sz="0" w:space="0" w:color="auto"/>
      </w:divBdr>
    </w:div>
    <w:div w:id="1088387930">
      <w:bodyDiv w:val="1"/>
      <w:marLeft w:val="0"/>
      <w:marRight w:val="0"/>
      <w:marTop w:val="0"/>
      <w:marBottom w:val="0"/>
      <w:divBdr>
        <w:top w:val="none" w:sz="0" w:space="0" w:color="auto"/>
        <w:left w:val="none" w:sz="0" w:space="0" w:color="auto"/>
        <w:bottom w:val="none" w:sz="0" w:space="0" w:color="auto"/>
        <w:right w:val="none" w:sz="0" w:space="0" w:color="auto"/>
      </w:divBdr>
    </w:div>
    <w:div w:id="1092431447">
      <w:bodyDiv w:val="1"/>
      <w:marLeft w:val="0"/>
      <w:marRight w:val="0"/>
      <w:marTop w:val="0"/>
      <w:marBottom w:val="0"/>
      <w:divBdr>
        <w:top w:val="none" w:sz="0" w:space="0" w:color="auto"/>
        <w:left w:val="none" w:sz="0" w:space="0" w:color="auto"/>
        <w:bottom w:val="none" w:sz="0" w:space="0" w:color="auto"/>
        <w:right w:val="none" w:sz="0" w:space="0" w:color="auto"/>
      </w:divBdr>
    </w:div>
    <w:div w:id="1092626693">
      <w:bodyDiv w:val="1"/>
      <w:marLeft w:val="0"/>
      <w:marRight w:val="0"/>
      <w:marTop w:val="0"/>
      <w:marBottom w:val="0"/>
      <w:divBdr>
        <w:top w:val="none" w:sz="0" w:space="0" w:color="auto"/>
        <w:left w:val="none" w:sz="0" w:space="0" w:color="auto"/>
        <w:bottom w:val="none" w:sz="0" w:space="0" w:color="auto"/>
        <w:right w:val="none" w:sz="0" w:space="0" w:color="auto"/>
      </w:divBdr>
    </w:div>
    <w:div w:id="1094790588">
      <w:bodyDiv w:val="1"/>
      <w:marLeft w:val="0"/>
      <w:marRight w:val="0"/>
      <w:marTop w:val="0"/>
      <w:marBottom w:val="0"/>
      <w:divBdr>
        <w:top w:val="none" w:sz="0" w:space="0" w:color="auto"/>
        <w:left w:val="none" w:sz="0" w:space="0" w:color="auto"/>
        <w:bottom w:val="none" w:sz="0" w:space="0" w:color="auto"/>
        <w:right w:val="none" w:sz="0" w:space="0" w:color="auto"/>
      </w:divBdr>
    </w:div>
    <w:div w:id="1095594572">
      <w:bodyDiv w:val="1"/>
      <w:marLeft w:val="0"/>
      <w:marRight w:val="0"/>
      <w:marTop w:val="0"/>
      <w:marBottom w:val="0"/>
      <w:divBdr>
        <w:top w:val="none" w:sz="0" w:space="0" w:color="auto"/>
        <w:left w:val="none" w:sz="0" w:space="0" w:color="auto"/>
        <w:bottom w:val="none" w:sz="0" w:space="0" w:color="auto"/>
        <w:right w:val="none" w:sz="0" w:space="0" w:color="auto"/>
      </w:divBdr>
    </w:div>
    <w:div w:id="1095707639">
      <w:bodyDiv w:val="1"/>
      <w:marLeft w:val="0"/>
      <w:marRight w:val="0"/>
      <w:marTop w:val="0"/>
      <w:marBottom w:val="0"/>
      <w:divBdr>
        <w:top w:val="none" w:sz="0" w:space="0" w:color="auto"/>
        <w:left w:val="none" w:sz="0" w:space="0" w:color="auto"/>
        <w:bottom w:val="none" w:sz="0" w:space="0" w:color="auto"/>
        <w:right w:val="none" w:sz="0" w:space="0" w:color="auto"/>
      </w:divBdr>
    </w:div>
    <w:div w:id="1106535462">
      <w:bodyDiv w:val="1"/>
      <w:marLeft w:val="0"/>
      <w:marRight w:val="0"/>
      <w:marTop w:val="0"/>
      <w:marBottom w:val="0"/>
      <w:divBdr>
        <w:top w:val="none" w:sz="0" w:space="0" w:color="auto"/>
        <w:left w:val="none" w:sz="0" w:space="0" w:color="auto"/>
        <w:bottom w:val="none" w:sz="0" w:space="0" w:color="auto"/>
        <w:right w:val="none" w:sz="0" w:space="0" w:color="auto"/>
      </w:divBdr>
    </w:div>
    <w:div w:id="1106729151">
      <w:bodyDiv w:val="1"/>
      <w:marLeft w:val="0"/>
      <w:marRight w:val="0"/>
      <w:marTop w:val="0"/>
      <w:marBottom w:val="0"/>
      <w:divBdr>
        <w:top w:val="none" w:sz="0" w:space="0" w:color="auto"/>
        <w:left w:val="none" w:sz="0" w:space="0" w:color="auto"/>
        <w:bottom w:val="none" w:sz="0" w:space="0" w:color="auto"/>
        <w:right w:val="none" w:sz="0" w:space="0" w:color="auto"/>
      </w:divBdr>
    </w:div>
    <w:div w:id="1108083350">
      <w:bodyDiv w:val="1"/>
      <w:marLeft w:val="0"/>
      <w:marRight w:val="0"/>
      <w:marTop w:val="0"/>
      <w:marBottom w:val="0"/>
      <w:divBdr>
        <w:top w:val="none" w:sz="0" w:space="0" w:color="auto"/>
        <w:left w:val="none" w:sz="0" w:space="0" w:color="auto"/>
        <w:bottom w:val="none" w:sz="0" w:space="0" w:color="auto"/>
        <w:right w:val="none" w:sz="0" w:space="0" w:color="auto"/>
      </w:divBdr>
    </w:div>
    <w:div w:id="1108306438">
      <w:bodyDiv w:val="1"/>
      <w:marLeft w:val="0"/>
      <w:marRight w:val="0"/>
      <w:marTop w:val="0"/>
      <w:marBottom w:val="0"/>
      <w:divBdr>
        <w:top w:val="none" w:sz="0" w:space="0" w:color="auto"/>
        <w:left w:val="none" w:sz="0" w:space="0" w:color="auto"/>
        <w:bottom w:val="none" w:sz="0" w:space="0" w:color="auto"/>
        <w:right w:val="none" w:sz="0" w:space="0" w:color="auto"/>
      </w:divBdr>
    </w:div>
    <w:div w:id="1110590317">
      <w:bodyDiv w:val="1"/>
      <w:marLeft w:val="0"/>
      <w:marRight w:val="0"/>
      <w:marTop w:val="0"/>
      <w:marBottom w:val="0"/>
      <w:divBdr>
        <w:top w:val="none" w:sz="0" w:space="0" w:color="auto"/>
        <w:left w:val="none" w:sz="0" w:space="0" w:color="auto"/>
        <w:bottom w:val="none" w:sz="0" w:space="0" w:color="auto"/>
        <w:right w:val="none" w:sz="0" w:space="0" w:color="auto"/>
      </w:divBdr>
      <w:divsChild>
        <w:div w:id="1916085315">
          <w:marLeft w:val="0"/>
          <w:marRight w:val="0"/>
          <w:marTop w:val="0"/>
          <w:marBottom w:val="0"/>
          <w:divBdr>
            <w:top w:val="none" w:sz="0" w:space="0" w:color="auto"/>
            <w:left w:val="none" w:sz="0" w:space="0" w:color="auto"/>
            <w:bottom w:val="none" w:sz="0" w:space="0" w:color="auto"/>
            <w:right w:val="none" w:sz="0" w:space="0" w:color="auto"/>
          </w:divBdr>
        </w:div>
      </w:divsChild>
    </w:div>
    <w:div w:id="1110784226">
      <w:bodyDiv w:val="1"/>
      <w:marLeft w:val="0"/>
      <w:marRight w:val="0"/>
      <w:marTop w:val="0"/>
      <w:marBottom w:val="0"/>
      <w:divBdr>
        <w:top w:val="none" w:sz="0" w:space="0" w:color="auto"/>
        <w:left w:val="none" w:sz="0" w:space="0" w:color="auto"/>
        <w:bottom w:val="none" w:sz="0" w:space="0" w:color="auto"/>
        <w:right w:val="none" w:sz="0" w:space="0" w:color="auto"/>
      </w:divBdr>
    </w:div>
    <w:div w:id="1111389206">
      <w:bodyDiv w:val="1"/>
      <w:marLeft w:val="0"/>
      <w:marRight w:val="0"/>
      <w:marTop w:val="0"/>
      <w:marBottom w:val="0"/>
      <w:divBdr>
        <w:top w:val="none" w:sz="0" w:space="0" w:color="auto"/>
        <w:left w:val="none" w:sz="0" w:space="0" w:color="auto"/>
        <w:bottom w:val="none" w:sz="0" w:space="0" w:color="auto"/>
        <w:right w:val="none" w:sz="0" w:space="0" w:color="auto"/>
      </w:divBdr>
    </w:div>
    <w:div w:id="1112942918">
      <w:bodyDiv w:val="1"/>
      <w:marLeft w:val="0"/>
      <w:marRight w:val="0"/>
      <w:marTop w:val="0"/>
      <w:marBottom w:val="0"/>
      <w:divBdr>
        <w:top w:val="none" w:sz="0" w:space="0" w:color="auto"/>
        <w:left w:val="none" w:sz="0" w:space="0" w:color="auto"/>
        <w:bottom w:val="none" w:sz="0" w:space="0" w:color="auto"/>
        <w:right w:val="none" w:sz="0" w:space="0" w:color="auto"/>
      </w:divBdr>
      <w:divsChild>
        <w:div w:id="1063455977">
          <w:marLeft w:val="0"/>
          <w:marRight w:val="0"/>
          <w:marTop w:val="0"/>
          <w:marBottom w:val="0"/>
          <w:divBdr>
            <w:top w:val="none" w:sz="0" w:space="0" w:color="auto"/>
            <w:left w:val="none" w:sz="0" w:space="0" w:color="auto"/>
            <w:bottom w:val="none" w:sz="0" w:space="0" w:color="auto"/>
            <w:right w:val="none" w:sz="0" w:space="0" w:color="auto"/>
          </w:divBdr>
          <w:divsChild>
            <w:div w:id="12850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8458">
      <w:bodyDiv w:val="1"/>
      <w:marLeft w:val="0"/>
      <w:marRight w:val="0"/>
      <w:marTop w:val="0"/>
      <w:marBottom w:val="0"/>
      <w:divBdr>
        <w:top w:val="none" w:sz="0" w:space="0" w:color="auto"/>
        <w:left w:val="none" w:sz="0" w:space="0" w:color="auto"/>
        <w:bottom w:val="none" w:sz="0" w:space="0" w:color="auto"/>
        <w:right w:val="none" w:sz="0" w:space="0" w:color="auto"/>
      </w:divBdr>
    </w:div>
    <w:div w:id="1126242955">
      <w:bodyDiv w:val="1"/>
      <w:marLeft w:val="0"/>
      <w:marRight w:val="0"/>
      <w:marTop w:val="0"/>
      <w:marBottom w:val="0"/>
      <w:divBdr>
        <w:top w:val="none" w:sz="0" w:space="0" w:color="auto"/>
        <w:left w:val="none" w:sz="0" w:space="0" w:color="auto"/>
        <w:bottom w:val="none" w:sz="0" w:space="0" w:color="auto"/>
        <w:right w:val="none" w:sz="0" w:space="0" w:color="auto"/>
      </w:divBdr>
    </w:div>
    <w:div w:id="1127620060">
      <w:bodyDiv w:val="1"/>
      <w:marLeft w:val="0"/>
      <w:marRight w:val="0"/>
      <w:marTop w:val="0"/>
      <w:marBottom w:val="0"/>
      <w:divBdr>
        <w:top w:val="none" w:sz="0" w:space="0" w:color="auto"/>
        <w:left w:val="none" w:sz="0" w:space="0" w:color="auto"/>
        <w:bottom w:val="none" w:sz="0" w:space="0" w:color="auto"/>
        <w:right w:val="none" w:sz="0" w:space="0" w:color="auto"/>
      </w:divBdr>
    </w:div>
    <w:div w:id="1128085490">
      <w:bodyDiv w:val="1"/>
      <w:marLeft w:val="0"/>
      <w:marRight w:val="0"/>
      <w:marTop w:val="0"/>
      <w:marBottom w:val="0"/>
      <w:divBdr>
        <w:top w:val="none" w:sz="0" w:space="0" w:color="auto"/>
        <w:left w:val="none" w:sz="0" w:space="0" w:color="auto"/>
        <w:bottom w:val="none" w:sz="0" w:space="0" w:color="auto"/>
        <w:right w:val="none" w:sz="0" w:space="0" w:color="auto"/>
      </w:divBdr>
    </w:div>
    <w:div w:id="1130904978">
      <w:bodyDiv w:val="1"/>
      <w:marLeft w:val="0"/>
      <w:marRight w:val="0"/>
      <w:marTop w:val="0"/>
      <w:marBottom w:val="0"/>
      <w:divBdr>
        <w:top w:val="none" w:sz="0" w:space="0" w:color="auto"/>
        <w:left w:val="none" w:sz="0" w:space="0" w:color="auto"/>
        <w:bottom w:val="none" w:sz="0" w:space="0" w:color="auto"/>
        <w:right w:val="none" w:sz="0" w:space="0" w:color="auto"/>
      </w:divBdr>
    </w:div>
    <w:div w:id="1131483560">
      <w:bodyDiv w:val="1"/>
      <w:marLeft w:val="0"/>
      <w:marRight w:val="0"/>
      <w:marTop w:val="0"/>
      <w:marBottom w:val="0"/>
      <w:divBdr>
        <w:top w:val="none" w:sz="0" w:space="0" w:color="auto"/>
        <w:left w:val="none" w:sz="0" w:space="0" w:color="auto"/>
        <w:bottom w:val="none" w:sz="0" w:space="0" w:color="auto"/>
        <w:right w:val="none" w:sz="0" w:space="0" w:color="auto"/>
      </w:divBdr>
    </w:div>
    <w:div w:id="1133016247">
      <w:bodyDiv w:val="1"/>
      <w:marLeft w:val="0"/>
      <w:marRight w:val="0"/>
      <w:marTop w:val="0"/>
      <w:marBottom w:val="0"/>
      <w:divBdr>
        <w:top w:val="none" w:sz="0" w:space="0" w:color="auto"/>
        <w:left w:val="none" w:sz="0" w:space="0" w:color="auto"/>
        <w:bottom w:val="none" w:sz="0" w:space="0" w:color="auto"/>
        <w:right w:val="none" w:sz="0" w:space="0" w:color="auto"/>
      </w:divBdr>
    </w:div>
    <w:div w:id="1136534315">
      <w:bodyDiv w:val="1"/>
      <w:marLeft w:val="0"/>
      <w:marRight w:val="0"/>
      <w:marTop w:val="0"/>
      <w:marBottom w:val="0"/>
      <w:divBdr>
        <w:top w:val="none" w:sz="0" w:space="0" w:color="auto"/>
        <w:left w:val="none" w:sz="0" w:space="0" w:color="auto"/>
        <w:bottom w:val="none" w:sz="0" w:space="0" w:color="auto"/>
        <w:right w:val="none" w:sz="0" w:space="0" w:color="auto"/>
      </w:divBdr>
    </w:div>
    <w:div w:id="1140730142">
      <w:bodyDiv w:val="1"/>
      <w:marLeft w:val="0"/>
      <w:marRight w:val="0"/>
      <w:marTop w:val="0"/>
      <w:marBottom w:val="0"/>
      <w:divBdr>
        <w:top w:val="none" w:sz="0" w:space="0" w:color="auto"/>
        <w:left w:val="none" w:sz="0" w:space="0" w:color="auto"/>
        <w:bottom w:val="none" w:sz="0" w:space="0" w:color="auto"/>
        <w:right w:val="none" w:sz="0" w:space="0" w:color="auto"/>
      </w:divBdr>
    </w:div>
    <w:div w:id="1143690599">
      <w:bodyDiv w:val="1"/>
      <w:marLeft w:val="0"/>
      <w:marRight w:val="0"/>
      <w:marTop w:val="0"/>
      <w:marBottom w:val="0"/>
      <w:divBdr>
        <w:top w:val="none" w:sz="0" w:space="0" w:color="auto"/>
        <w:left w:val="none" w:sz="0" w:space="0" w:color="auto"/>
        <w:bottom w:val="none" w:sz="0" w:space="0" w:color="auto"/>
        <w:right w:val="none" w:sz="0" w:space="0" w:color="auto"/>
      </w:divBdr>
    </w:div>
    <w:div w:id="1146629650">
      <w:bodyDiv w:val="1"/>
      <w:marLeft w:val="0"/>
      <w:marRight w:val="0"/>
      <w:marTop w:val="0"/>
      <w:marBottom w:val="0"/>
      <w:divBdr>
        <w:top w:val="none" w:sz="0" w:space="0" w:color="auto"/>
        <w:left w:val="none" w:sz="0" w:space="0" w:color="auto"/>
        <w:bottom w:val="none" w:sz="0" w:space="0" w:color="auto"/>
        <w:right w:val="none" w:sz="0" w:space="0" w:color="auto"/>
      </w:divBdr>
    </w:div>
    <w:div w:id="1148202577">
      <w:bodyDiv w:val="1"/>
      <w:marLeft w:val="0"/>
      <w:marRight w:val="0"/>
      <w:marTop w:val="0"/>
      <w:marBottom w:val="0"/>
      <w:divBdr>
        <w:top w:val="none" w:sz="0" w:space="0" w:color="auto"/>
        <w:left w:val="none" w:sz="0" w:space="0" w:color="auto"/>
        <w:bottom w:val="none" w:sz="0" w:space="0" w:color="auto"/>
        <w:right w:val="none" w:sz="0" w:space="0" w:color="auto"/>
      </w:divBdr>
    </w:div>
    <w:div w:id="1157649237">
      <w:bodyDiv w:val="1"/>
      <w:marLeft w:val="0"/>
      <w:marRight w:val="0"/>
      <w:marTop w:val="0"/>
      <w:marBottom w:val="0"/>
      <w:divBdr>
        <w:top w:val="none" w:sz="0" w:space="0" w:color="auto"/>
        <w:left w:val="none" w:sz="0" w:space="0" w:color="auto"/>
        <w:bottom w:val="none" w:sz="0" w:space="0" w:color="auto"/>
        <w:right w:val="none" w:sz="0" w:space="0" w:color="auto"/>
      </w:divBdr>
    </w:div>
    <w:div w:id="1158379231">
      <w:bodyDiv w:val="1"/>
      <w:marLeft w:val="0"/>
      <w:marRight w:val="0"/>
      <w:marTop w:val="0"/>
      <w:marBottom w:val="0"/>
      <w:divBdr>
        <w:top w:val="none" w:sz="0" w:space="0" w:color="auto"/>
        <w:left w:val="none" w:sz="0" w:space="0" w:color="auto"/>
        <w:bottom w:val="none" w:sz="0" w:space="0" w:color="auto"/>
        <w:right w:val="none" w:sz="0" w:space="0" w:color="auto"/>
      </w:divBdr>
    </w:div>
    <w:div w:id="1159226869">
      <w:bodyDiv w:val="1"/>
      <w:marLeft w:val="0"/>
      <w:marRight w:val="0"/>
      <w:marTop w:val="0"/>
      <w:marBottom w:val="0"/>
      <w:divBdr>
        <w:top w:val="none" w:sz="0" w:space="0" w:color="auto"/>
        <w:left w:val="none" w:sz="0" w:space="0" w:color="auto"/>
        <w:bottom w:val="none" w:sz="0" w:space="0" w:color="auto"/>
        <w:right w:val="none" w:sz="0" w:space="0" w:color="auto"/>
      </w:divBdr>
    </w:div>
    <w:div w:id="1160538286">
      <w:bodyDiv w:val="1"/>
      <w:marLeft w:val="0"/>
      <w:marRight w:val="0"/>
      <w:marTop w:val="0"/>
      <w:marBottom w:val="0"/>
      <w:divBdr>
        <w:top w:val="none" w:sz="0" w:space="0" w:color="auto"/>
        <w:left w:val="none" w:sz="0" w:space="0" w:color="auto"/>
        <w:bottom w:val="none" w:sz="0" w:space="0" w:color="auto"/>
        <w:right w:val="none" w:sz="0" w:space="0" w:color="auto"/>
      </w:divBdr>
    </w:div>
    <w:div w:id="1160998128">
      <w:bodyDiv w:val="1"/>
      <w:marLeft w:val="0"/>
      <w:marRight w:val="0"/>
      <w:marTop w:val="0"/>
      <w:marBottom w:val="0"/>
      <w:divBdr>
        <w:top w:val="none" w:sz="0" w:space="0" w:color="auto"/>
        <w:left w:val="none" w:sz="0" w:space="0" w:color="auto"/>
        <w:bottom w:val="none" w:sz="0" w:space="0" w:color="auto"/>
        <w:right w:val="none" w:sz="0" w:space="0" w:color="auto"/>
      </w:divBdr>
      <w:divsChild>
        <w:div w:id="819004321">
          <w:marLeft w:val="0"/>
          <w:marRight w:val="0"/>
          <w:marTop w:val="0"/>
          <w:marBottom w:val="0"/>
          <w:divBdr>
            <w:top w:val="none" w:sz="0" w:space="0" w:color="auto"/>
            <w:left w:val="none" w:sz="0" w:space="0" w:color="auto"/>
            <w:bottom w:val="none" w:sz="0" w:space="0" w:color="auto"/>
            <w:right w:val="none" w:sz="0" w:space="0" w:color="auto"/>
          </w:divBdr>
          <w:divsChild>
            <w:div w:id="228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0905">
      <w:bodyDiv w:val="1"/>
      <w:marLeft w:val="0"/>
      <w:marRight w:val="0"/>
      <w:marTop w:val="0"/>
      <w:marBottom w:val="0"/>
      <w:divBdr>
        <w:top w:val="none" w:sz="0" w:space="0" w:color="auto"/>
        <w:left w:val="none" w:sz="0" w:space="0" w:color="auto"/>
        <w:bottom w:val="none" w:sz="0" w:space="0" w:color="auto"/>
        <w:right w:val="none" w:sz="0" w:space="0" w:color="auto"/>
      </w:divBdr>
    </w:div>
    <w:div w:id="1163473009">
      <w:bodyDiv w:val="1"/>
      <w:marLeft w:val="0"/>
      <w:marRight w:val="0"/>
      <w:marTop w:val="0"/>
      <w:marBottom w:val="0"/>
      <w:divBdr>
        <w:top w:val="none" w:sz="0" w:space="0" w:color="auto"/>
        <w:left w:val="none" w:sz="0" w:space="0" w:color="auto"/>
        <w:bottom w:val="none" w:sz="0" w:space="0" w:color="auto"/>
        <w:right w:val="none" w:sz="0" w:space="0" w:color="auto"/>
      </w:divBdr>
    </w:div>
    <w:div w:id="1165852136">
      <w:bodyDiv w:val="1"/>
      <w:marLeft w:val="0"/>
      <w:marRight w:val="0"/>
      <w:marTop w:val="0"/>
      <w:marBottom w:val="0"/>
      <w:divBdr>
        <w:top w:val="none" w:sz="0" w:space="0" w:color="auto"/>
        <w:left w:val="none" w:sz="0" w:space="0" w:color="auto"/>
        <w:bottom w:val="none" w:sz="0" w:space="0" w:color="auto"/>
        <w:right w:val="none" w:sz="0" w:space="0" w:color="auto"/>
      </w:divBdr>
    </w:div>
    <w:div w:id="1166097432">
      <w:bodyDiv w:val="1"/>
      <w:marLeft w:val="0"/>
      <w:marRight w:val="0"/>
      <w:marTop w:val="0"/>
      <w:marBottom w:val="0"/>
      <w:divBdr>
        <w:top w:val="none" w:sz="0" w:space="0" w:color="auto"/>
        <w:left w:val="none" w:sz="0" w:space="0" w:color="auto"/>
        <w:bottom w:val="none" w:sz="0" w:space="0" w:color="auto"/>
        <w:right w:val="none" w:sz="0" w:space="0" w:color="auto"/>
      </w:divBdr>
    </w:div>
    <w:div w:id="1167212277">
      <w:bodyDiv w:val="1"/>
      <w:marLeft w:val="0"/>
      <w:marRight w:val="0"/>
      <w:marTop w:val="0"/>
      <w:marBottom w:val="0"/>
      <w:divBdr>
        <w:top w:val="none" w:sz="0" w:space="0" w:color="auto"/>
        <w:left w:val="none" w:sz="0" w:space="0" w:color="auto"/>
        <w:bottom w:val="none" w:sz="0" w:space="0" w:color="auto"/>
        <w:right w:val="none" w:sz="0" w:space="0" w:color="auto"/>
      </w:divBdr>
    </w:div>
    <w:div w:id="1167214636">
      <w:bodyDiv w:val="1"/>
      <w:marLeft w:val="0"/>
      <w:marRight w:val="0"/>
      <w:marTop w:val="0"/>
      <w:marBottom w:val="0"/>
      <w:divBdr>
        <w:top w:val="none" w:sz="0" w:space="0" w:color="auto"/>
        <w:left w:val="none" w:sz="0" w:space="0" w:color="auto"/>
        <w:bottom w:val="none" w:sz="0" w:space="0" w:color="auto"/>
        <w:right w:val="none" w:sz="0" w:space="0" w:color="auto"/>
      </w:divBdr>
      <w:divsChild>
        <w:div w:id="1227256068">
          <w:marLeft w:val="0"/>
          <w:marRight w:val="0"/>
          <w:marTop w:val="0"/>
          <w:marBottom w:val="0"/>
          <w:divBdr>
            <w:top w:val="none" w:sz="0" w:space="0" w:color="auto"/>
            <w:left w:val="none" w:sz="0" w:space="0" w:color="auto"/>
            <w:bottom w:val="none" w:sz="0" w:space="0" w:color="auto"/>
            <w:right w:val="none" w:sz="0" w:space="0" w:color="auto"/>
          </w:divBdr>
          <w:divsChild>
            <w:div w:id="1182204833">
              <w:marLeft w:val="0"/>
              <w:marRight w:val="0"/>
              <w:marTop w:val="0"/>
              <w:marBottom w:val="0"/>
              <w:divBdr>
                <w:top w:val="none" w:sz="0" w:space="0" w:color="auto"/>
                <w:left w:val="none" w:sz="0" w:space="0" w:color="auto"/>
                <w:bottom w:val="none" w:sz="0" w:space="0" w:color="auto"/>
                <w:right w:val="none" w:sz="0" w:space="0" w:color="auto"/>
              </w:divBdr>
            </w:div>
            <w:div w:id="1070269754">
              <w:marLeft w:val="0"/>
              <w:marRight w:val="0"/>
              <w:marTop w:val="0"/>
              <w:marBottom w:val="0"/>
              <w:divBdr>
                <w:top w:val="none" w:sz="0" w:space="0" w:color="auto"/>
                <w:left w:val="none" w:sz="0" w:space="0" w:color="auto"/>
                <w:bottom w:val="none" w:sz="0" w:space="0" w:color="auto"/>
                <w:right w:val="none" w:sz="0" w:space="0" w:color="auto"/>
              </w:divBdr>
            </w:div>
            <w:div w:id="202405728">
              <w:marLeft w:val="0"/>
              <w:marRight w:val="0"/>
              <w:marTop w:val="0"/>
              <w:marBottom w:val="0"/>
              <w:divBdr>
                <w:top w:val="none" w:sz="0" w:space="0" w:color="auto"/>
                <w:left w:val="none" w:sz="0" w:space="0" w:color="auto"/>
                <w:bottom w:val="none" w:sz="0" w:space="0" w:color="auto"/>
                <w:right w:val="none" w:sz="0" w:space="0" w:color="auto"/>
              </w:divBdr>
            </w:div>
            <w:div w:id="1416168275">
              <w:marLeft w:val="0"/>
              <w:marRight w:val="0"/>
              <w:marTop w:val="0"/>
              <w:marBottom w:val="0"/>
              <w:divBdr>
                <w:top w:val="none" w:sz="0" w:space="0" w:color="auto"/>
                <w:left w:val="none" w:sz="0" w:space="0" w:color="auto"/>
                <w:bottom w:val="none" w:sz="0" w:space="0" w:color="auto"/>
                <w:right w:val="none" w:sz="0" w:space="0" w:color="auto"/>
              </w:divBdr>
            </w:div>
            <w:div w:id="142695549">
              <w:marLeft w:val="0"/>
              <w:marRight w:val="0"/>
              <w:marTop w:val="0"/>
              <w:marBottom w:val="0"/>
              <w:divBdr>
                <w:top w:val="none" w:sz="0" w:space="0" w:color="auto"/>
                <w:left w:val="none" w:sz="0" w:space="0" w:color="auto"/>
                <w:bottom w:val="none" w:sz="0" w:space="0" w:color="auto"/>
                <w:right w:val="none" w:sz="0" w:space="0" w:color="auto"/>
              </w:divBdr>
            </w:div>
            <w:div w:id="1021858834">
              <w:marLeft w:val="0"/>
              <w:marRight w:val="0"/>
              <w:marTop w:val="0"/>
              <w:marBottom w:val="0"/>
              <w:divBdr>
                <w:top w:val="none" w:sz="0" w:space="0" w:color="auto"/>
                <w:left w:val="none" w:sz="0" w:space="0" w:color="auto"/>
                <w:bottom w:val="none" w:sz="0" w:space="0" w:color="auto"/>
                <w:right w:val="none" w:sz="0" w:space="0" w:color="auto"/>
              </w:divBdr>
            </w:div>
            <w:div w:id="1552767912">
              <w:marLeft w:val="0"/>
              <w:marRight w:val="0"/>
              <w:marTop w:val="0"/>
              <w:marBottom w:val="0"/>
              <w:divBdr>
                <w:top w:val="none" w:sz="0" w:space="0" w:color="auto"/>
                <w:left w:val="none" w:sz="0" w:space="0" w:color="auto"/>
                <w:bottom w:val="none" w:sz="0" w:space="0" w:color="auto"/>
                <w:right w:val="none" w:sz="0" w:space="0" w:color="auto"/>
              </w:divBdr>
            </w:div>
            <w:div w:id="1401906650">
              <w:marLeft w:val="0"/>
              <w:marRight w:val="0"/>
              <w:marTop w:val="0"/>
              <w:marBottom w:val="0"/>
              <w:divBdr>
                <w:top w:val="none" w:sz="0" w:space="0" w:color="auto"/>
                <w:left w:val="none" w:sz="0" w:space="0" w:color="auto"/>
                <w:bottom w:val="none" w:sz="0" w:space="0" w:color="auto"/>
                <w:right w:val="none" w:sz="0" w:space="0" w:color="auto"/>
              </w:divBdr>
            </w:div>
            <w:div w:id="199242898">
              <w:marLeft w:val="0"/>
              <w:marRight w:val="0"/>
              <w:marTop w:val="0"/>
              <w:marBottom w:val="0"/>
              <w:divBdr>
                <w:top w:val="none" w:sz="0" w:space="0" w:color="auto"/>
                <w:left w:val="none" w:sz="0" w:space="0" w:color="auto"/>
                <w:bottom w:val="none" w:sz="0" w:space="0" w:color="auto"/>
                <w:right w:val="none" w:sz="0" w:space="0" w:color="auto"/>
              </w:divBdr>
            </w:div>
            <w:div w:id="12711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8365">
      <w:bodyDiv w:val="1"/>
      <w:marLeft w:val="0"/>
      <w:marRight w:val="0"/>
      <w:marTop w:val="0"/>
      <w:marBottom w:val="0"/>
      <w:divBdr>
        <w:top w:val="none" w:sz="0" w:space="0" w:color="auto"/>
        <w:left w:val="none" w:sz="0" w:space="0" w:color="auto"/>
        <w:bottom w:val="none" w:sz="0" w:space="0" w:color="auto"/>
        <w:right w:val="none" w:sz="0" w:space="0" w:color="auto"/>
      </w:divBdr>
    </w:div>
    <w:div w:id="1172259129">
      <w:bodyDiv w:val="1"/>
      <w:marLeft w:val="0"/>
      <w:marRight w:val="0"/>
      <w:marTop w:val="0"/>
      <w:marBottom w:val="0"/>
      <w:divBdr>
        <w:top w:val="none" w:sz="0" w:space="0" w:color="auto"/>
        <w:left w:val="none" w:sz="0" w:space="0" w:color="auto"/>
        <w:bottom w:val="none" w:sz="0" w:space="0" w:color="auto"/>
        <w:right w:val="none" w:sz="0" w:space="0" w:color="auto"/>
      </w:divBdr>
    </w:div>
    <w:div w:id="1175925726">
      <w:bodyDiv w:val="1"/>
      <w:marLeft w:val="0"/>
      <w:marRight w:val="0"/>
      <w:marTop w:val="0"/>
      <w:marBottom w:val="0"/>
      <w:divBdr>
        <w:top w:val="none" w:sz="0" w:space="0" w:color="auto"/>
        <w:left w:val="none" w:sz="0" w:space="0" w:color="auto"/>
        <w:bottom w:val="none" w:sz="0" w:space="0" w:color="auto"/>
        <w:right w:val="none" w:sz="0" w:space="0" w:color="auto"/>
      </w:divBdr>
    </w:div>
    <w:div w:id="1178890215">
      <w:bodyDiv w:val="1"/>
      <w:marLeft w:val="0"/>
      <w:marRight w:val="0"/>
      <w:marTop w:val="0"/>
      <w:marBottom w:val="0"/>
      <w:divBdr>
        <w:top w:val="none" w:sz="0" w:space="0" w:color="auto"/>
        <w:left w:val="none" w:sz="0" w:space="0" w:color="auto"/>
        <w:bottom w:val="none" w:sz="0" w:space="0" w:color="auto"/>
        <w:right w:val="none" w:sz="0" w:space="0" w:color="auto"/>
      </w:divBdr>
    </w:div>
    <w:div w:id="1179201508">
      <w:bodyDiv w:val="1"/>
      <w:marLeft w:val="0"/>
      <w:marRight w:val="0"/>
      <w:marTop w:val="0"/>
      <w:marBottom w:val="0"/>
      <w:divBdr>
        <w:top w:val="none" w:sz="0" w:space="0" w:color="auto"/>
        <w:left w:val="none" w:sz="0" w:space="0" w:color="auto"/>
        <w:bottom w:val="none" w:sz="0" w:space="0" w:color="auto"/>
        <w:right w:val="none" w:sz="0" w:space="0" w:color="auto"/>
      </w:divBdr>
    </w:div>
    <w:div w:id="1180314213">
      <w:bodyDiv w:val="1"/>
      <w:marLeft w:val="0"/>
      <w:marRight w:val="0"/>
      <w:marTop w:val="0"/>
      <w:marBottom w:val="0"/>
      <w:divBdr>
        <w:top w:val="none" w:sz="0" w:space="0" w:color="auto"/>
        <w:left w:val="none" w:sz="0" w:space="0" w:color="auto"/>
        <w:bottom w:val="none" w:sz="0" w:space="0" w:color="auto"/>
        <w:right w:val="none" w:sz="0" w:space="0" w:color="auto"/>
      </w:divBdr>
    </w:div>
    <w:div w:id="1182428136">
      <w:bodyDiv w:val="1"/>
      <w:marLeft w:val="0"/>
      <w:marRight w:val="0"/>
      <w:marTop w:val="0"/>
      <w:marBottom w:val="0"/>
      <w:divBdr>
        <w:top w:val="none" w:sz="0" w:space="0" w:color="auto"/>
        <w:left w:val="none" w:sz="0" w:space="0" w:color="auto"/>
        <w:bottom w:val="none" w:sz="0" w:space="0" w:color="auto"/>
        <w:right w:val="none" w:sz="0" w:space="0" w:color="auto"/>
      </w:divBdr>
    </w:div>
    <w:div w:id="1183327579">
      <w:bodyDiv w:val="1"/>
      <w:marLeft w:val="0"/>
      <w:marRight w:val="0"/>
      <w:marTop w:val="0"/>
      <w:marBottom w:val="0"/>
      <w:divBdr>
        <w:top w:val="none" w:sz="0" w:space="0" w:color="auto"/>
        <w:left w:val="none" w:sz="0" w:space="0" w:color="auto"/>
        <w:bottom w:val="none" w:sz="0" w:space="0" w:color="auto"/>
        <w:right w:val="none" w:sz="0" w:space="0" w:color="auto"/>
      </w:divBdr>
    </w:div>
    <w:div w:id="1183399967">
      <w:bodyDiv w:val="1"/>
      <w:marLeft w:val="0"/>
      <w:marRight w:val="0"/>
      <w:marTop w:val="0"/>
      <w:marBottom w:val="0"/>
      <w:divBdr>
        <w:top w:val="none" w:sz="0" w:space="0" w:color="auto"/>
        <w:left w:val="none" w:sz="0" w:space="0" w:color="auto"/>
        <w:bottom w:val="none" w:sz="0" w:space="0" w:color="auto"/>
        <w:right w:val="none" w:sz="0" w:space="0" w:color="auto"/>
      </w:divBdr>
    </w:div>
    <w:div w:id="1186016541">
      <w:bodyDiv w:val="1"/>
      <w:marLeft w:val="0"/>
      <w:marRight w:val="0"/>
      <w:marTop w:val="0"/>
      <w:marBottom w:val="0"/>
      <w:divBdr>
        <w:top w:val="none" w:sz="0" w:space="0" w:color="auto"/>
        <w:left w:val="none" w:sz="0" w:space="0" w:color="auto"/>
        <w:bottom w:val="none" w:sz="0" w:space="0" w:color="auto"/>
        <w:right w:val="none" w:sz="0" w:space="0" w:color="auto"/>
      </w:divBdr>
    </w:div>
    <w:div w:id="1186362285">
      <w:bodyDiv w:val="1"/>
      <w:marLeft w:val="0"/>
      <w:marRight w:val="0"/>
      <w:marTop w:val="0"/>
      <w:marBottom w:val="0"/>
      <w:divBdr>
        <w:top w:val="none" w:sz="0" w:space="0" w:color="auto"/>
        <w:left w:val="none" w:sz="0" w:space="0" w:color="auto"/>
        <w:bottom w:val="none" w:sz="0" w:space="0" w:color="auto"/>
        <w:right w:val="none" w:sz="0" w:space="0" w:color="auto"/>
      </w:divBdr>
    </w:div>
    <w:div w:id="1186558863">
      <w:bodyDiv w:val="1"/>
      <w:marLeft w:val="0"/>
      <w:marRight w:val="0"/>
      <w:marTop w:val="0"/>
      <w:marBottom w:val="0"/>
      <w:divBdr>
        <w:top w:val="none" w:sz="0" w:space="0" w:color="auto"/>
        <w:left w:val="none" w:sz="0" w:space="0" w:color="auto"/>
        <w:bottom w:val="none" w:sz="0" w:space="0" w:color="auto"/>
        <w:right w:val="none" w:sz="0" w:space="0" w:color="auto"/>
      </w:divBdr>
    </w:div>
    <w:div w:id="1188643610">
      <w:bodyDiv w:val="1"/>
      <w:marLeft w:val="0"/>
      <w:marRight w:val="0"/>
      <w:marTop w:val="0"/>
      <w:marBottom w:val="0"/>
      <w:divBdr>
        <w:top w:val="none" w:sz="0" w:space="0" w:color="auto"/>
        <w:left w:val="none" w:sz="0" w:space="0" w:color="auto"/>
        <w:bottom w:val="none" w:sz="0" w:space="0" w:color="auto"/>
        <w:right w:val="none" w:sz="0" w:space="0" w:color="auto"/>
      </w:divBdr>
    </w:div>
    <w:div w:id="1191912120">
      <w:bodyDiv w:val="1"/>
      <w:marLeft w:val="0"/>
      <w:marRight w:val="0"/>
      <w:marTop w:val="0"/>
      <w:marBottom w:val="0"/>
      <w:divBdr>
        <w:top w:val="none" w:sz="0" w:space="0" w:color="auto"/>
        <w:left w:val="none" w:sz="0" w:space="0" w:color="auto"/>
        <w:bottom w:val="none" w:sz="0" w:space="0" w:color="auto"/>
        <w:right w:val="none" w:sz="0" w:space="0" w:color="auto"/>
      </w:divBdr>
    </w:div>
    <w:div w:id="1194924234">
      <w:bodyDiv w:val="1"/>
      <w:marLeft w:val="0"/>
      <w:marRight w:val="0"/>
      <w:marTop w:val="0"/>
      <w:marBottom w:val="0"/>
      <w:divBdr>
        <w:top w:val="none" w:sz="0" w:space="0" w:color="auto"/>
        <w:left w:val="none" w:sz="0" w:space="0" w:color="auto"/>
        <w:bottom w:val="none" w:sz="0" w:space="0" w:color="auto"/>
        <w:right w:val="none" w:sz="0" w:space="0" w:color="auto"/>
      </w:divBdr>
    </w:div>
    <w:div w:id="1197232016">
      <w:bodyDiv w:val="1"/>
      <w:marLeft w:val="0"/>
      <w:marRight w:val="0"/>
      <w:marTop w:val="0"/>
      <w:marBottom w:val="0"/>
      <w:divBdr>
        <w:top w:val="none" w:sz="0" w:space="0" w:color="auto"/>
        <w:left w:val="none" w:sz="0" w:space="0" w:color="auto"/>
        <w:bottom w:val="none" w:sz="0" w:space="0" w:color="auto"/>
        <w:right w:val="none" w:sz="0" w:space="0" w:color="auto"/>
      </w:divBdr>
    </w:div>
    <w:div w:id="1199468832">
      <w:bodyDiv w:val="1"/>
      <w:marLeft w:val="0"/>
      <w:marRight w:val="0"/>
      <w:marTop w:val="0"/>
      <w:marBottom w:val="0"/>
      <w:divBdr>
        <w:top w:val="none" w:sz="0" w:space="0" w:color="auto"/>
        <w:left w:val="none" w:sz="0" w:space="0" w:color="auto"/>
        <w:bottom w:val="none" w:sz="0" w:space="0" w:color="auto"/>
        <w:right w:val="none" w:sz="0" w:space="0" w:color="auto"/>
      </w:divBdr>
    </w:div>
    <w:div w:id="1200359081">
      <w:bodyDiv w:val="1"/>
      <w:marLeft w:val="0"/>
      <w:marRight w:val="0"/>
      <w:marTop w:val="0"/>
      <w:marBottom w:val="0"/>
      <w:divBdr>
        <w:top w:val="none" w:sz="0" w:space="0" w:color="auto"/>
        <w:left w:val="none" w:sz="0" w:space="0" w:color="auto"/>
        <w:bottom w:val="none" w:sz="0" w:space="0" w:color="auto"/>
        <w:right w:val="none" w:sz="0" w:space="0" w:color="auto"/>
      </w:divBdr>
    </w:div>
    <w:div w:id="1200387980">
      <w:bodyDiv w:val="1"/>
      <w:marLeft w:val="0"/>
      <w:marRight w:val="0"/>
      <w:marTop w:val="0"/>
      <w:marBottom w:val="0"/>
      <w:divBdr>
        <w:top w:val="none" w:sz="0" w:space="0" w:color="auto"/>
        <w:left w:val="none" w:sz="0" w:space="0" w:color="auto"/>
        <w:bottom w:val="none" w:sz="0" w:space="0" w:color="auto"/>
        <w:right w:val="none" w:sz="0" w:space="0" w:color="auto"/>
      </w:divBdr>
    </w:div>
    <w:div w:id="1201085563">
      <w:bodyDiv w:val="1"/>
      <w:marLeft w:val="0"/>
      <w:marRight w:val="0"/>
      <w:marTop w:val="0"/>
      <w:marBottom w:val="0"/>
      <w:divBdr>
        <w:top w:val="none" w:sz="0" w:space="0" w:color="auto"/>
        <w:left w:val="none" w:sz="0" w:space="0" w:color="auto"/>
        <w:bottom w:val="none" w:sz="0" w:space="0" w:color="auto"/>
        <w:right w:val="none" w:sz="0" w:space="0" w:color="auto"/>
      </w:divBdr>
    </w:div>
    <w:div w:id="1203593324">
      <w:bodyDiv w:val="1"/>
      <w:marLeft w:val="0"/>
      <w:marRight w:val="0"/>
      <w:marTop w:val="0"/>
      <w:marBottom w:val="0"/>
      <w:divBdr>
        <w:top w:val="none" w:sz="0" w:space="0" w:color="auto"/>
        <w:left w:val="none" w:sz="0" w:space="0" w:color="auto"/>
        <w:bottom w:val="none" w:sz="0" w:space="0" w:color="auto"/>
        <w:right w:val="none" w:sz="0" w:space="0" w:color="auto"/>
      </w:divBdr>
    </w:div>
    <w:div w:id="1205679125">
      <w:bodyDiv w:val="1"/>
      <w:marLeft w:val="0"/>
      <w:marRight w:val="0"/>
      <w:marTop w:val="0"/>
      <w:marBottom w:val="0"/>
      <w:divBdr>
        <w:top w:val="none" w:sz="0" w:space="0" w:color="auto"/>
        <w:left w:val="none" w:sz="0" w:space="0" w:color="auto"/>
        <w:bottom w:val="none" w:sz="0" w:space="0" w:color="auto"/>
        <w:right w:val="none" w:sz="0" w:space="0" w:color="auto"/>
      </w:divBdr>
    </w:div>
    <w:div w:id="1205799970">
      <w:bodyDiv w:val="1"/>
      <w:marLeft w:val="0"/>
      <w:marRight w:val="0"/>
      <w:marTop w:val="0"/>
      <w:marBottom w:val="0"/>
      <w:divBdr>
        <w:top w:val="none" w:sz="0" w:space="0" w:color="auto"/>
        <w:left w:val="none" w:sz="0" w:space="0" w:color="auto"/>
        <w:bottom w:val="none" w:sz="0" w:space="0" w:color="auto"/>
        <w:right w:val="none" w:sz="0" w:space="0" w:color="auto"/>
      </w:divBdr>
      <w:divsChild>
        <w:div w:id="1516070906">
          <w:marLeft w:val="0"/>
          <w:marRight w:val="0"/>
          <w:marTop w:val="0"/>
          <w:marBottom w:val="0"/>
          <w:divBdr>
            <w:top w:val="none" w:sz="0" w:space="0" w:color="auto"/>
            <w:left w:val="none" w:sz="0" w:space="0" w:color="auto"/>
            <w:bottom w:val="none" w:sz="0" w:space="0" w:color="auto"/>
            <w:right w:val="none" w:sz="0" w:space="0" w:color="auto"/>
          </w:divBdr>
        </w:div>
      </w:divsChild>
    </w:div>
    <w:div w:id="1207063162">
      <w:bodyDiv w:val="1"/>
      <w:marLeft w:val="0"/>
      <w:marRight w:val="0"/>
      <w:marTop w:val="0"/>
      <w:marBottom w:val="0"/>
      <w:divBdr>
        <w:top w:val="none" w:sz="0" w:space="0" w:color="auto"/>
        <w:left w:val="none" w:sz="0" w:space="0" w:color="auto"/>
        <w:bottom w:val="none" w:sz="0" w:space="0" w:color="auto"/>
        <w:right w:val="none" w:sz="0" w:space="0" w:color="auto"/>
      </w:divBdr>
    </w:div>
    <w:div w:id="1209604855">
      <w:bodyDiv w:val="1"/>
      <w:marLeft w:val="0"/>
      <w:marRight w:val="0"/>
      <w:marTop w:val="0"/>
      <w:marBottom w:val="0"/>
      <w:divBdr>
        <w:top w:val="none" w:sz="0" w:space="0" w:color="auto"/>
        <w:left w:val="none" w:sz="0" w:space="0" w:color="auto"/>
        <w:bottom w:val="none" w:sz="0" w:space="0" w:color="auto"/>
        <w:right w:val="none" w:sz="0" w:space="0" w:color="auto"/>
      </w:divBdr>
    </w:div>
    <w:div w:id="1210990768">
      <w:bodyDiv w:val="1"/>
      <w:marLeft w:val="0"/>
      <w:marRight w:val="0"/>
      <w:marTop w:val="0"/>
      <w:marBottom w:val="0"/>
      <w:divBdr>
        <w:top w:val="none" w:sz="0" w:space="0" w:color="auto"/>
        <w:left w:val="none" w:sz="0" w:space="0" w:color="auto"/>
        <w:bottom w:val="none" w:sz="0" w:space="0" w:color="auto"/>
        <w:right w:val="none" w:sz="0" w:space="0" w:color="auto"/>
      </w:divBdr>
    </w:div>
    <w:div w:id="1212888368">
      <w:bodyDiv w:val="1"/>
      <w:marLeft w:val="0"/>
      <w:marRight w:val="0"/>
      <w:marTop w:val="0"/>
      <w:marBottom w:val="0"/>
      <w:divBdr>
        <w:top w:val="none" w:sz="0" w:space="0" w:color="auto"/>
        <w:left w:val="none" w:sz="0" w:space="0" w:color="auto"/>
        <w:bottom w:val="none" w:sz="0" w:space="0" w:color="auto"/>
        <w:right w:val="none" w:sz="0" w:space="0" w:color="auto"/>
      </w:divBdr>
    </w:div>
    <w:div w:id="1213468670">
      <w:bodyDiv w:val="1"/>
      <w:marLeft w:val="0"/>
      <w:marRight w:val="0"/>
      <w:marTop w:val="0"/>
      <w:marBottom w:val="0"/>
      <w:divBdr>
        <w:top w:val="none" w:sz="0" w:space="0" w:color="auto"/>
        <w:left w:val="none" w:sz="0" w:space="0" w:color="auto"/>
        <w:bottom w:val="none" w:sz="0" w:space="0" w:color="auto"/>
        <w:right w:val="none" w:sz="0" w:space="0" w:color="auto"/>
      </w:divBdr>
    </w:div>
    <w:div w:id="1220241773">
      <w:bodyDiv w:val="1"/>
      <w:marLeft w:val="0"/>
      <w:marRight w:val="0"/>
      <w:marTop w:val="0"/>
      <w:marBottom w:val="0"/>
      <w:divBdr>
        <w:top w:val="none" w:sz="0" w:space="0" w:color="auto"/>
        <w:left w:val="none" w:sz="0" w:space="0" w:color="auto"/>
        <w:bottom w:val="none" w:sz="0" w:space="0" w:color="auto"/>
        <w:right w:val="none" w:sz="0" w:space="0" w:color="auto"/>
      </w:divBdr>
    </w:div>
    <w:div w:id="1223905037">
      <w:bodyDiv w:val="1"/>
      <w:marLeft w:val="0"/>
      <w:marRight w:val="0"/>
      <w:marTop w:val="0"/>
      <w:marBottom w:val="0"/>
      <w:divBdr>
        <w:top w:val="none" w:sz="0" w:space="0" w:color="auto"/>
        <w:left w:val="none" w:sz="0" w:space="0" w:color="auto"/>
        <w:bottom w:val="none" w:sz="0" w:space="0" w:color="auto"/>
        <w:right w:val="none" w:sz="0" w:space="0" w:color="auto"/>
      </w:divBdr>
    </w:div>
    <w:div w:id="1224952499">
      <w:bodyDiv w:val="1"/>
      <w:marLeft w:val="0"/>
      <w:marRight w:val="0"/>
      <w:marTop w:val="0"/>
      <w:marBottom w:val="0"/>
      <w:divBdr>
        <w:top w:val="none" w:sz="0" w:space="0" w:color="auto"/>
        <w:left w:val="none" w:sz="0" w:space="0" w:color="auto"/>
        <w:bottom w:val="none" w:sz="0" w:space="0" w:color="auto"/>
        <w:right w:val="none" w:sz="0" w:space="0" w:color="auto"/>
      </w:divBdr>
    </w:div>
    <w:div w:id="1226910986">
      <w:bodyDiv w:val="1"/>
      <w:marLeft w:val="0"/>
      <w:marRight w:val="0"/>
      <w:marTop w:val="0"/>
      <w:marBottom w:val="0"/>
      <w:divBdr>
        <w:top w:val="none" w:sz="0" w:space="0" w:color="auto"/>
        <w:left w:val="none" w:sz="0" w:space="0" w:color="auto"/>
        <w:bottom w:val="none" w:sz="0" w:space="0" w:color="auto"/>
        <w:right w:val="none" w:sz="0" w:space="0" w:color="auto"/>
      </w:divBdr>
      <w:divsChild>
        <w:div w:id="2000232132">
          <w:marLeft w:val="0"/>
          <w:marRight w:val="0"/>
          <w:marTop w:val="0"/>
          <w:marBottom w:val="0"/>
          <w:divBdr>
            <w:top w:val="none" w:sz="0" w:space="0" w:color="auto"/>
            <w:left w:val="none" w:sz="0" w:space="0" w:color="auto"/>
            <w:bottom w:val="none" w:sz="0" w:space="0" w:color="auto"/>
            <w:right w:val="none" w:sz="0" w:space="0" w:color="auto"/>
          </w:divBdr>
          <w:divsChild>
            <w:div w:id="16066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3343">
      <w:bodyDiv w:val="1"/>
      <w:marLeft w:val="0"/>
      <w:marRight w:val="0"/>
      <w:marTop w:val="0"/>
      <w:marBottom w:val="0"/>
      <w:divBdr>
        <w:top w:val="none" w:sz="0" w:space="0" w:color="auto"/>
        <w:left w:val="none" w:sz="0" w:space="0" w:color="auto"/>
        <w:bottom w:val="none" w:sz="0" w:space="0" w:color="auto"/>
        <w:right w:val="none" w:sz="0" w:space="0" w:color="auto"/>
      </w:divBdr>
    </w:div>
    <w:div w:id="1233585104">
      <w:bodyDiv w:val="1"/>
      <w:marLeft w:val="0"/>
      <w:marRight w:val="0"/>
      <w:marTop w:val="0"/>
      <w:marBottom w:val="0"/>
      <w:divBdr>
        <w:top w:val="none" w:sz="0" w:space="0" w:color="auto"/>
        <w:left w:val="none" w:sz="0" w:space="0" w:color="auto"/>
        <w:bottom w:val="none" w:sz="0" w:space="0" w:color="auto"/>
        <w:right w:val="none" w:sz="0" w:space="0" w:color="auto"/>
      </w:divBdr>
    </w:div>
    <w:div w:id="1234049942">
      <w:bodyDiv w:val="1"/>
      <w:marLeft w:val="0"/>
      <w:marRight w:val="0"/>
      <w:marTop w:val="0"/>
      <w:marBottom w:val="0"/>
      <w:divBdr>
        <w:top w:val="none" w:sz="0" w:space="0" w:color="auto"/>
        <w:left w:val="none" w:sz="0" w:space="0" w:color="auto"/>
        <w:bottom w:val="none" w:sz="0" w:space="0" w:color="auto"/>
        <w:right w:val="none" w:sz="0" w:space="0" w:color="auto"/>
      </w:divBdr>
    </w:div>
    <w:div w:id="1234243632">
      <w:bodyDiv w:val="1"/>
      <w:marLeft w:val="0"/>
      <w:marRight w:val="0"/>
      <w:marTop w:val="0"/>
      <w:marBottom w:val="0"/>
      <w:divBdr>
        <w:top w:val="none" w:sz="0" w:space="0" w:color="auto"/>
        <w:left w:val="none" w:sz="0" w:space="0" w:color="auto"/>
        <w:bottom w:val="none" w:sz="0" w:space="0" w:color="auto"/>
        <w:right w:val="none" w:sz="0" w:space="0" w:color="auto"/>
      </w:divBdr>
    </w:div>
    <w:div w:id="1234580764">
      <w:bodyDiv w:val="1"/>
      <w:marLeft w:val="0"/>
      <w:marRight w:val="0"/>
      <w:marTop w:val="0"/>
      <w:marBottom w:val="0"/>
      <w:divBdr>
        <w:top w:val="none" w:sz="0" w:space="0" w:color="auto"/>
        <w:left w:val="none" w:sz="0" w:space="0" w:color="auto"/>
        <w:bottom w:val="none" w:sz="0" w:space="0" w:color="auto"/>
        <w:right w:val="none" w:sz="0" w:space="0" w:color="auto"/>
      </w:divBdr>
    </w:div>
    <w:div w:id="1235354202">
      <w:bodyDiv w:val="1"/>
      <w:marLeft w:val="0"/>
      <w:marRight w:val="0"/>
      <w:marTop w:val="0"/>
      <w:marBottom w:val="0"/>
      <w:divBdr>
        <w:top w:val="none" w:sz="0" w:space="0" w:color="auto"/>
        <w:left w:val="none" w:sz="0" w:space="0" w:color="auto"/>
        <w:bottom w:val="none" w:sz="0" w:space="0" w:color="auto"/>
        <w:right w:val="none" w:sz="0" w:space="0" w:color="auto"/>
      </w:divBdr>
      <w:divsChild>
        <w:div w:id="607784062">
          <w:marLeft w:val="0"/>
          <w:marRight w:val="0"/>
          <w:marTop w:val="0"/>
          <w:marBottom w:val="0"/>
          <w:divBdr>
            <w:top w:val="none" w:sz="0" w:space="0" w:color="auto"/>
            <w:left w:val="none" w:sz="0" w:space="0" w:color="auto"/>
            <w:bottom w:val="none" w:sz="0" w:space="0" w:color="auto"/>
            <w:right w:val="none" w:sz="0" w:space="0" w:color="auto"/>
          </w:divBdr>
          <w:divsChild>
            <w:div w:id="3189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9140">
      <w:bodyDiv w:val="1"/>
      <w:marLeft w:val="0"/>
      <w:marRight w:val="0"/>
      <w:marTop w:val="0"/>
      <w:marBottom w:val="0"/>
      <w:divBdr>
        <w:top w:val="none" w:sz="0" w:space="0" w:color="auto"/>
        <w:left w:val="none" w:sz="0" w:space="0" w:color="auto"/>
        <w:bottom w:val="none" w:sz="0" w:space="0" w:color="auto"/>
        <w:right w:val="none" w:sz="0" w:space="0" w:color="auto"/>
      </w:divBdr>
    </w:div>
    <w:div w:id="1237209304">
      <w:bodyDiv w:val="1"/>
      <w:marLeft w:val="0"/>
      <w:marRight w:val="0"/>
      <w:marTop w:val="0"/>
      <w:marBottom w:val="0"/>
      <w:divBdr>
        <w:top w:val="none" w:sz="0" w:space="0" w:color="auto"/>
        <w:left w:val="none" w:sz="0" w:space="0" w:color="auto"/>
        <w:bottom w:val="none" w:sz="0" w:space="0" w:color="auto"/>
        <w:right w:val="none" w:sz="0" w:space="0" w:color="auto"/>
      </w:divBdr>
    </w:div>
    <w:div w:id="1238134107">
      <w:bodyDiv w:val="1"/>
      <w:marLeft w:val="0"/>
      <w:marRight w:val="0"/>
      <w:marTop w:val="0"/>
      <w:marBottom w:val="0"/>
      <w:divBdr>
        <w:top w:val="none" w:sz="0" w:space="0" w:color="auto"/>
        <w:left w:val="none" w:sz="0" w:space="0" w:color="auto"/>
        <w:bottom w:val="none" w:sz="0" w:space="0" w:color="auto"/>
        <w:right w:val="none" w:sz="0" w:space="0" w:color="auto"/>
      </w:divBdr>
    </w:div>
    <w:div w:id="1240942505">
      <w:bodyDiv w:val="1"/>
      <w:marLeft w:val="0"/>
      <w:marRight w:val="0"/>
      <w:marTop w:val="0"/>
      <w:marBottom w:val="0"/>
      <w:divBdr>
        <w:top w:val="none" w:sz="0" w:space="0" w:color="auto"/>
        <w:left w:val="none" w:sz="0" w:space="0" w:color="auto"/>
        <w:bottom w:val="none" w:sz="0" w:space="0" w:color="auto"/>
        <w:right w:val="none" w:sz="0" w:space="0" w:color="auto"/>
      </w:divBdr>
    </w:div>
    <w:div w:id="1242182510">
      <w:bodyDiv w:val="1"/>
      <w:marLeft w:val="0"/>
      <w:marRight w:val="0"/>
      <w:marTop w:val="0"/>
      <w:marBottom w:val="0"/>
      <w:divBdr>
        <w:top w:val="none" w:sz="0" w:space="0" w:color="auto"/>
        <w:left w:val="none" w:sz="0" w:space="0" w:color="auto"/>
        <w:bottom w:val="none" w:sz="0" w:space="0" w:color="auto"/>
        <w:right w:val="none" w:sz="0" w:space="0" w:color="auto"/>
      </w:divBdr>
    </w:div>
    <w:div w:id="1247033337">
      <w:bodyDiv w:val="1"/>
      <w:marLeft w:val="0"/>
      <w:marRight w:val="0"/>
      <w:marTop w:val="0"/>
      <w:marBottom w:val="0"/>
      <w:divBdr>
        <w:top w:val="none" w:sz="0" w:space="0" w:color="auto"/>
        <w:left w:val="none" w:sz="0" w:space="0" w:color="auto"/>
        <w:bottom w:val="none" w:sz="0" w:space="0" w:color="auto"/>
        <w:right w:val="none" w:sz="0" w:space="0" w:color="auto"/>
      </w:divBdr>
    </w:div>
    <w:div w:id="1247223904">
      <w:bodyDiv w:val="1"/>
      <w:marLeft w:val="0"/>
      <w:marRight w:val="0"/>
      <w:marTop w:val="0"/>
      <w:marBottom w:val="0"/>
      <w:divBdr>
        <w:top w:val="none" w:sz="0" w:space="0" w:color="auto"/>
        <w:left w:val="none" w:sz="0" w:space="0" w:color="auto"/>
        <w:bottom w:val="none" w:sz="0" w:space="0" w:color="auto"/>
        <w:right w:val="none" w:sz="0" w:space="0" w:color="auto"/>
      </w:divBdr>
    </w:div>
    <w:div w:id="1247499436">
      <w:bodyDiv w:val="1"/>
      <w:marLeft w:val="0"/>
      <w:marRight w:val="0"/>
      <w:marTop w:val="0"/>
      <w:marBottom w:val="0"/>
      <w:divBdr>
        <w:top w:val="none" w:sz="0" w:space="0" w:color="auto"/>
        <w:left w:val="none" w:sz="0" w:space="0" w:color="auto"/>
        <w:bottom w:val="none" w:sz="0" w:space="0" w:color="auto"/>
        <w:right w:val="none" w:sz="0" w:space="0" w:color="auto"/>
      </w:divBdr>
    </w:div>
    <w:div w:id="1249265989">
      <w:bodyDiv w:val="1"/>
      <w:marLeft w:val="0"/>
      <w:marRight w:val="0"/>
      <w:marTop w:val="0"/>
      <w:marBottom w:val="0"/>
      <w:divBdr>
        <w:top w:val="none" w:sz="0" w:space="0" w:color="auto"/>
        <w:left w:val="none" w:sz="0" w:space="0" w:color="auto"/>
        <w:bottom w:val="none" w:sz="0" w:space="0" w:color="auto"/>
        <w:right w:val="none" w:sz="0" w:space="0" w:color="auto"/>
      </w:divBdr>
    </w:div>
    <w:div w:id="1253272387">
      <w:bodyDiv w:val="1"/>
      <w:marLeft w:val="0"/>
      <w:marRight w:val="0"/>
      <w:marTop w:val="0"/>
      <w:marBottom w:val="0"/>
      <w:divBdr>
        <w:top w:val="none" w:sz="0" w:space="0" w:color="auto"/>
        <w:left w:val="none" w:sz="0" w:space="0" w:color="auto"/>
        <w:bottom w:val="none" w:sz="0" w:space="0" w:color="auto"/>
        <w:right w:val="none" w:sz="0" w:space="0" w:color="auto"/>
      </w:divBdr>
    </w:div>
    <w:div w:id="1259101875">
      <w:bodyDiv w:val="1"/>
      <w:marLeft w:val="0"/>
      <w:marRight w:val="0"/>
      <w:marTop w:val="0"/>
      <w:marBottom w:val="0"/>
      <w:divBdr>
        <w:top w:val="none" w:sz="0" w:space="0" w:color="auto"/>
        <w:left w:val="none" w:sz="0" w:space="0" w:color="auto"/>
        <w:bottom w:val="none" w:sz="0" w:space="0" w:color="auto"/>
        <w:right w:val="none" w:sz="0" w:space="0" w:color="auto"/>
      </w:divBdr>
    </w:div>
    <w:div w:id="1259295239">
      <w:bodyDiv w:val="1"/>
      <w:marLeft w:val="0"/>
      <w:marRight w:val="0"/>
      <w:marTop w:val="0"/>
      <w:marBottom w:val="0"/>
      <w:divBdr>
        <w:top w:val="none" w:sz="0" w:space="0" w:color="auto"/>
        <w:left w:val="none" w:sz="0" w:space="0" w:color="auto"/>
        <w:bottom w:val="none" w:sz="0" w:space="0" w:color="auto"/>
        <w:right w:val="none" w:sz="0" w:space="0" w:color="auto"/>
      </w:divBdr>
    </w:div>
    <w:div w:id="1259631360">
      <w:bodyDiv w:val="1"/>
      <w:marLeft w:val="0"/>
      <w:marRight w:val="0"/>
      <w:marTop w:val="0"/>
      <w:marBottom w:val="0"/>
      <w:divBdr>
        <w:top w:val="none" w:sz="0" w:space="0" w:color="auto"/>
        <w:left w:val="none" w:sz="0" w:space="0" w:color="auto"/>
        <w:bottom w:val="none" w:sz="0" w:space="0" w:color="auto"/>
        <w:right w:val="none" w:sz="0" w:space="0" w:color="auto"/>
      </w:divBdr>
    </w:div>
    <w:div w:id="1260257889">
      <w:bodyDiv w:val="1"/>
      <w:marLeft w:val="0"/>
      <w:marRight w:val="0"/>
      <w:marTop w:val="0"/>
      <w:marBottom w:val="0"/>
      <w:divBdr>
        <w:top w:val="none" w:sz="0" w:space="0" w:color="auto"/>
        <w:left w:val="none" w:sz="0" w:space="0" w:color="auto"/>
        <w:bottom w:val="none" w:sz="0" w:space="0" w:color="auto"/>
        <w:right w:val="none" w:sz="0" w:space="0" w:color="auto"/>
      </w:divBdr>
    </w:div>
    <w:div w:id="1264386647">
      <w:bodyDiv w:val="1"/>
      <w:marLeft w:val="0"/>
      <w:marRight w:val="0"/>
      <w:marTop w:val="0"/>
      <w:marBottom w:val="0"/>
      <w:divBdr>
        <w:top w:val="none" w:sz="0" w:space="0" w:color="auto"/>
        <w:left w:val="none" w:sz="0" w:space="0" w:color="auto"/>
        <w:bottom w:val="none" w:sz="0" w:space="0" w:color="auto"/>
        <w:right w:val="none" w:sz="0" w:space="0" w:color="auto"/>
      </w:divBdr>
    </w:div>
    <w:div w:id="1267466645">
      <w:bodyDiv w:val="1"/>
      <w:marLeft w:val="0"/>
      <w:marRight w:val="0"/>
      <w:marTop w:val="0"/>
      <w:marBottom w:val="0"/>
      <w:divBdr>
        <w:top w:val="none" w:sz="0" w:space="0" w:color="auto"/>
        <w:left w:val="none" w:sz="0" w:space="0" w:color="auto"/>
        <w:bottom w:val="none" w:sz="0" w:space="0" w:color="auto"/>
        <w:right w:val="none" w:sz="0" w:space="0" w:color="auto"/>
      </w:divBdr>
    </w:div>
    <w:div w:id="1271353785">
      <w:bodyDiv w:val="1"/>
      <w:marLeft w:val="0"/>
      <w:marRight w:val="0"/>
      <w:marTop w:val="0"/>
      <w:marBottom w:val="0"/>
      <w:divBdr>
        <w:top w:val="none" w:sz="0" w:space="0" w:color="auto"/>
        <w:left w:val="none" w:sz="0" w:space="0" w:color="auto"/>
        <w:bottom w:val="none" w:sz="0" w:space="0" w:color="auto"/>
        <w:right w:val="none" w:sz="0" w:space="0" w:color="auto"/>
      </w:divBdr>
    </w:div>
    <w:div w:id="1272201192">
      <w:bodyDiv w:val="1"/>
      <w:marLeft w:val="0"/>
      <w:marRight w:val="0"/>
      <w:marTop w:val="0"/>
      <w:marBottom w:val="0"/>
      <w:divBdr>
        <w:top w:val="none" w:sz="0" w:space="0" w:color="auto"/>
        <w:left w:val="none" w:sz="0" w:space="0" w:color="auto"/>
        <w:bottom w:val="none" w:sz="0" w:space="0" w:color="auto"/>
        <w:right w:val="none" w:sz="0" w:space="0" w:color="auto"/>
      </w:divBdr>
    </w:div>
    <w:div w:id="1272663849">
      <w:bodyDiv w:val="1"/>
      <w:marLeft w:val="0"/>
      <w:marRight w:val="0"/>
      <w:marTop w:val="0"/>
      <w:marBottom w:val="0"/>
      <w:divBdr>
        <w:top w:val="none" w:sz="0" w:space="0" w:color="auto"/>
        <w:left w:val="none" w:sz="0" w:space="0" w:color="auto"/>
        <w:bottom w:val="none" w:sz="0" w:space="0" w:color="auto"/>
        <w:right w:val="none" w:sz="0" w:space="0" w:color="auto"/>
      </w:divBdr>
    </w:div>
    <w:div w:id="1274021946">
      <w:bodyDiv w:val="1"/>
      <w:marLeft w:val="0"/>
      <w:marRight w:val="0"/>
      <w:marTop w:val="0"/>
      <w:marBottom w:val="0"/>
      <w:divBdr>
        <w:top w:val="none" w:sz="0" w:space="0" w:color="auto"/>
        <w:left w:val="none" w:sz="0" w:space="0" w:color="auto"/>
        <w:bottom w:val="none" w:sz="0" w:space="0" w:color="auto"/>
        <w:right w:val="none" w:sz="0" w:space="0" w:color="auto"/>
      </w:divBdr>
    </w:div>
    <w:div w:id="1274365167">
      <w:bodyDiv w:val="1"/>
      <w:marLeft w:val="0"/>
      <w:marRight w:val="0"/>
      <w:marTop w:val="0"/>
      <w:marBottom w:val="0"/>
      <w:divBdr>
        <w:top w:val="none" w:sz="0" w:space="0" w:color="auto"/>
        <w:left w:val="none" w:sz="0" w:space="0" w:color="auto"/>
        <w:bottom w:val="none" w:sz="0" w:space="0" w:color="auto"/>
        <w:right w:val="none" w:sz="0" w:space="0" w:color="auto"/>
      </w:divBdr>
      <w:divsChild>
        <w:div w:id="2024938601">
          <w:marLeft w:val="0"/>
          <w:marRight w:val="0"/>
          <w:marTop w:val="0"/>
          <w:marBottom w:val="0"/>
          <w:divBdr>
            <w:top w:val="none" w:sz="0" w:space="0" w:color="auto"/>
            <w:left w:val="none" w:sz="0" w:space="0" w:color="auto"/>
            <w:bottom w:val="none" w:sz="0" w:space="0" w:color="auto"/>
            <w:right w:val="none" w:sz="0" w:space="0" w:color="auto"/>
          </w:divBdr>
          <w:divsChild>
            <w:div w:id="1681815040">
              <w:marLeft w:val="0"/>
              <w:marRight w:val="0"/>
              <w:marTop w:val="0"/>
              <w:marBottom w:val="0"/>
              <w:divBdr>
                <w:top w:val="none" w:sz="0" w:space="0" w:color="auto"/>
                <w:left w:val="none" w:sz="0" w:space="0" w:color="auto"/>
                <w:bottom w:val="none" w:sz="0" w:space="0" w:color="auto"/>
                <w:right w:val="none" w:sz="0" w:space="0" w:color="auto"/>
              </w:divBdr>
              <w:divsChild>
                <w:div w:id="1714040400">
                  <w:marLeft w:val="0"/>
                  <w:marRight w:val="0"/>
                  <w:marTop w:val="0"/>
                  <w:marBottom w:val="0"/>
                  <w:divBdr>
                    <w:top w:val="none" w:sz="0" w:space="0" w:color="auto"/>
                    <w:left w:val="none" w:sz="0" w:space="0" w:color="auto"/>
                    <w:bottom w:val="none" w:sz="0" w:space="0" w:color="auto"/>
                    <w:right w:val="none" w:sz="0" w:space="0" w:color="auto"/>
                  </w:divBdr>
                </w:div>
                <w:div w:id="1540892623">
                  <w:marLeft w:val="0"/>
                  <w:marRight w:val="0"/>
                  <w:marTop w:val="0"/>
                  <w:marBottom w:val="0"/>
                  <w:divBdr>
                    <w:top w:val="none" w:sz="0" w:space="0" w:color="auto"/>
                    <w:left w:val="none" w:sz="0" w:space="0" w:color="auto"/>
                    <w:bottom w:val="none" w:sz="0" w:space="0" w:color="auto"/>
                    <w:right w:val="none" w:sz="0" w:space="0" w:color="auto"/>
                  </w:divBdr>
                </w:div>
                <w:div w:id="993219701">
                  <w:marLeft w:val="0"/>
                  <w:marRight w:val="0"/>
                  <w:marTop w:val="0"/>
                  <w:marBottom w:val="0"/>
                  <w:divBdr>
                    <w:top w:val="none" w:sz="0" w:space="0" w:color="auto"/>
                    <w:left w:val="none" w:sz="0" w:space="0" w:color="auto"/>
                    <w:bottom w:val="none" w:sz="0" w:space="0" w:color="auto"/>
                    <w:right w:val="none" w:sz="0" w:space="0" w:color="auto"/>
                  </w:divBdr>
                </w:div>
                <w:div w:id="678628778">
                  <w:marLeft w:val="0"/>
                  <w:marRight w:val="0"/>
                  <w:marTop w:val="0"/>
                  <w:marBottom w:val="0"/>
                  <w:divBdr>
                    <w:top w:val="none" w:sz="0" w:space="0" w:color="auto"/>
                    <w:left w:val="none" w:sz="0" w:space="0" w:color="auto"/>
                    <w:bottom w:val="none" w:sz="0" w:space="0" w:color="auto"/>
                    <w:right w:val="none" w:sz="0" w:space="0" w:color="auto"/>
                  </w:divBdr>
                </w:div>
                <w:div w:id="1307127946">
                  <w:marLeft w:val="0"/>
                  <w:marRight w:val="0"/>
                  <w:marTop w:val="0"/>
                  <w:marBottom w:val="0"/>
                  <w:divBdr>
                    <w:top w:val="none" w:sz="0" w:space="0" w:color="auto"/>
                    <w:left w:val="none" w:sz="0" w:space="0" w:color="auto"/>
                    <w:bottom w:val="none" w:sz="0" w:space="0" w:color="auto"/>
                    <w:right w:val="none" w:sz="0" w:space="0" w:color="auto"/>
                  </w:divBdr>
                </w:div>
                <w:div w:id="955794769">
                  <w:marLeft w:val="0"/>
                  <w:marRight w:val="0"/>
                  <w:marTop w:val="0"/>
                  <w:marBottom w:val="0"/>
                  <w:divBdr>
                    <w:top w:val="none" w:sz="0" w:space="0" w:color="auto"/>
                    <w:left w:val="none" w:sz="0" w:space="0" w:color="auto"/>
                    <w:bottom w:val="none" w:sz="0" w:space="0" w:color="auto"/>
                    <w:right w:val="none" w:sz="0" w:space="0" w:color="auto"/>
                  </w:divBdr>
                </w:div>
                <w:div w:id="13238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8562">
      <w:bodyDiv w:val="1"/>
      <w:marLeft w:val="0"/>
      <w:marRight w:val="0"/>
      <w:marTop w:val="0"/>
      <w:marBottom w:val="0"/>
      <w:divBdr>
        <w:top w:val="none" w:sz="0" w:space="0" w:color="auto"/>
        <w:left w:val="none" w:sz="0" w:space="0" w:color="auto"/>
        <w:bottom w:val="none" w:sz="0" w:space="0" w:color="auto"/>
        <w:right w:val="none" w:sz="0" w:space="0" w:color="auto"/>
      </w:divBdr>
    </w:div>
    <w:div w:id="1278635918">
      <w:bodyDiv w:val="1"/>
      <w:marLeft w:val="0"/>
      <w:marRight w:val="0"/>
      <w:marTop w:val="0"/>
      <w:marBottom w:val="0"/>
      <w:divBdr>
        <w:top w:val="none" w:sz="0" w:space="0" w:color="auto"/>
        <w:left w:val="none" w:sz="0" w:space="0" w:color="auto"/>
        <w:bottom w:val="none" w:sz="0" w:space="0" w:color="auto"/>
        <w:right w:val="none" w:sz="0" w:space="0" w:color="auto"/>
      </w:divBdr>
    </w:div>
    <w:div w:id="1282417962">
      <w:bodyDiv w:val="1"/>
      <w:marLeft w:val="0"/>
      <w:marRight w:val="0"/>
      <w:marTop w:val="0"/>
      <w:marBottom w:val="0"/>
      <w:divBdr>
        <w:top w:val="none" w:sz="0" w:space="0" w:color="auto"/>
        <w:left w:val="none" w:sz="0" w:space="0" w:color="auto"/>
        <w:bottom w:val="none" w:sz="0" w:space="0" w:color="auto"/>
        <w:right w:val="none" w:sz="0" w:space="0" w:color="auto"/>
      </w:divBdr>
      <w:divsChild>
        <w:div w:id="1162618304">
          <w:marLeft w:val="0"/>
          <w:marRight w:val="0"/>
          <w:marTop w:val="0"/>
          <w:marBottom w:val="0"/>
          <w:divBdr>
            <w:top w:val="none" w:sz="0" w:space="0" w:color="auto"/>
            <w:left w:val="none" w:sz="0" w:space="0" w:color="auto"/>
            <w:bottom w:val="none" w:sz="0" w:space="0" w:color="auto"/>
            <w:right w:val="none" w:sz="0" w:space="0" w:color="auto"/>
          </w:divBdr>
          <w:divsChild>
            <w:div w:id="21111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439">
      <w:bodyDiv w:val="1"/>
      <w:marLeft w:val="0"/>
      <w:marRight w:val="0"/>
      <w:marTop w:val="0"/>
      <w:marBottom w:val="0"/>
      <w:divBdr>
        <w:top w:val="none" w:sz="0" w:space="0" w:color="auto"/>
        <w:left w:val="none" w:sz="0" w:space="0" w:color="auto"/>
        <w:bottom w:val="none" w:sz="0" w:space="0" w:color="auto"/>
        <w:right w:val="none" w:sz="0" w:space="0" w:color="auto"/>
      </w:divBdr>
    </w:div>
    <w:div w:id="1286424714">
      <w:bodyDiv w:val="1"/>
      <w:marLeft w:val="0"/>
      <w:marRight w:val="0"/>
      <w:marTop w:val="0"/>
      <w:marBottom w:val="0"/>
      <w:divBdr>
        <w:top w:val="none" w:sz="0" w:space="0" w:color="auto"/>
        <w:left w:val="none" w:sz="0" w:space="0" w:color="auto"/>
        <w:bottom w:val="none" w:sz="0" w:space="0" w:color="auto"/>
        <w:right w:val="none" w:sz="0" w:space="0" w:color="auto"/>
      </w:divBdr>
    </w:div>
    <w:div w:id="1287391961">
      <w:bodyDiv w:val="1"/>
      <w:marLeft w:val="0"/>
      <w:marRight w:val="0"/>
      <w:marTop w:val="0"/>
      <w:marBottom w:val="0"/>
      <w:divBdr>
        <w:top w:val="none" w:sz="0" w:space="0" w:color="auto"/>
        <w:left w:val="none" w:sz="0" w:space="0" w:color="auto"/>
        <w:bottom w:val="none" w:sz="0" w:space="0" w:color="auto"/>
        <w:right w:val="none" w:sz="0" w:space="0" w:color="auto"/>
      </w:divBdr>
    </w:div>
    <w:div w:id="1287925879">
      <w:bodyDiv w:val="1"/>
      <w:marLeft w:val="0"/>
      <w:marRight w:val="0"/>
      <w:marTop w:val="0"/>
      <w:marBottom w:val="0"/>
      <w:divBdr>
        <w:top w:val="none" w:sz="0" w:space="0" w:color="auto"/>
        <w:left w:val="none" w:sz="0" w:space="0" w:color="auto"/>
        <w:bottom w:val="none" w:sz="0" w:space="0" w:color="auto"/>
        <w:right w:val="none" w:sz="0" w:space="0" w:color="auto"/>
      </w:divBdr>
    </w:div>
    <w:div w:id="1292705629">
      <w:bodyDiv w:val="1"/>
      <w:marLeft w:val="0"/>
      <w:marRight w:val="0"/>
      <w:marTop w:val="0"/>
      <w:marBottom w:val="0"/>
      <w:divBdr>
        <w:top w:val="none" w:sz="0" w:space="0" w:color="auto"/>
        <w:left w:val="none" w:sz="0" w:space="0" w:color="auto"/>
        <w:bottom w:val="none" w:sz="0" w:space="0" w:color="auto"/>
        <w:right w:val="none" w:sz="0" w:space="0" w:color="auto"/>
      </w:divBdr>
    </w:div>
    <w:div w:id="1296178969">
      <w:bodyDiv w:val="1"/>
      <w:marLeft w:val="0"/>
      <w:marRight w:val="0"/>
      <w:marTop w:val="0"/>
      <w:marBottom w:val="0"/>
      <w:divBdr>
        <w:top w:val="none" w:sz="0" w:space="0" w:color="auto"/>
        <w:left w:val="none" w:sz="0" w:space="0" w:color="auto"/>
        <w:bottom w:val="none" w:sz="0" w:space="0" w:color="auto"/>
        <w:right w:val="none" w:sz="0" w:space="0" w:color="auto"/>
      </w:divBdr>
    </w:div>
    <w:div w:id="1297294028">
      <w:bodyDiv w:val="1"/>
      <w:marLeft w:val="0"/>
      <w:marRight w:val="0"/>
      <w:marTop w:val="0"/>
      <w:marBottom w:val="0"/>
      <w:divBdr>
        <w:top w:val="none" w:sz="0" w:space="0" w:color="auto"/>
        <w:left w:val="none" w:sz="0" w:space="0" w:color="auto"/>
        <w:bottom w:val="none" w:sz="0" w:space="0" w:color="auto"/>
        <w:right w:val="none" w:sz="0" w:space="0" w:color="auto"/>
      </w:divBdr>
    </w:div>
    <w:div w:id="1298755280">
      <w:bodyDiv w:val="1"/>
      <w:marLeft w:val="0"/>
      <w:marRight w:val="0"/>
      <w:marTop w:val="0"/>
      <w:marBottom w:val="0"/>
      <w:divBdr>
        <w:top w:val="none" w:sz="0" w:space="0" w:color="auto"/>
        <w:left w:val="none" w:sz="0" w:space="0" w:color="auto"/>
        <w:bottom w:val="none" w:sz="0" w:space="0" w:color="auto"/>
        <w:right w:val="none" w:sz="0" w:space="0" w:color="auto"/>
      </w:divBdr>
      <w:divsChild>
        <w:div w:id="1849245656">
          <w:marLeft w:val="0"/>
          <w:marRight w:val="0"/>
          <w:marTop w:val="0"/>
          <w:marBottom w:val="0"/>
          <w:divBdr>
            <w:top w:val="none" w:sz="0" w:space="0" w:color="auto"/>
            <w:left w:val="none" w:sz="0" w:space="0" w:color="auto"/>
            <w:bottom w:val="none" w:sz="0" w:space="0" w:color="auto"/>
            <w:right w:val="none" w:sz="0" w:space="0" w:color="auto"/>
          </w:divBdr>
          <w:divsChild>
            <w:div w:id="1161505284">
              <w:marLeft w:val="0"/>
              <w:marRight w:val="0"/>
              <w:marTop w:val="0"/>
              <w:marBottom w:val="0"/>
              <w:divBdr>
                <w:top w:val="none" w:sz="0" w:space="0" w:color="auto"/>
                <w:left w:val="none" w:sz="0" w:space="0" w:color="auto"/>
                <w:bottom w:val="none" w:sz="0" w:space="0" w:color="auto"/>
                <w:right w:val="none" w:sz="0" w:space="0" w:color="auto"/>
              </w:divBdr>
            </w:div>
            <w:div w:id="1828863254">
              <w:marLeft w:val="0"/>
              <w:marRight w:val="0"/>
              <w:marTop w:val="0"/>
              <w:marBottom w:val="0"/>
              <w:divBdr>
                <w:top w:val="none" w:sz="0" w:space="0" w:color="auto"/>
                <w:left w:val="none" w:sz="0" w:space="0" w:color="auto"/>
                <w:bottom w:val="none" w:sz="0" w:space="0" w:color="auto"/>
                <w:right w:val="none" w:sz="0" w:space="0" w:color="auto"/>
              </w:divBdr>
            </w:div>
            <w:div w:id="378011993">
              <w:marLeft w:val="0"/>
              <w:marRight w:val="0"/>
              <w:marTop w:val="0"/>
              <w:marBottom w:val="0"/>
              <w:divBdr>
                <w:top w:val="none" w:sz="0" w:space="0" w:color="auto"/>
                <w:left w:val="none" w:sz="0" w:space="0" w:color="auto"/>
                <w:bottom w:val="none" w:sz="0" w:space="0" w:color="auto"/>
                <w:right w:val="none" w:sz="0" w:space="0" w:color="auto"/>
              </w:divBdr>
            </w:div>
            <w:div w:id="944768557">
              <w:marLeft w:val="0"/>
              <w:marRight w:val="0"/>
              <w:marTop w:val="0"/>
              <w:marBottom w:val="0"/>
              <w:divBdr>
                <w:top w:val="none" w:sz="0" w:space="0" w:color="auto"/>
                <w:left w:val="none" w:sz="0" w:space="0" w:color="auto"/>
                <w:bottom w:val="none" w:sz="0" w:space="0" w:color="auto"/>
                <w:right w:val="none" w:sz="0" w:space="0" w:color="auto"/>
              </w:divBdr>
            </w:div>
            <w:div w:id="17849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2721">
      <w:bodyDiv w:val="1"/>
      <w:marLeft w:val="0"/>
      <w:marRight w:val="0"/>
      <w:marTop w:val="0"/>
      <w:marBottom w:val="0"/>
      <w:divBdr>
        <w:top w:val="none" w:sz="0" w:space="0" w:color="auto"/>
        <w:left w:val="none" w:sz="0" w:space="0" w:color="auto"/>
        <w:bottom w:val="none" w:sz="0" w:space="0" w:color="auto"/>
        <w:right w:val="none" w:sz="0" w:space="0" w:color="auto"/>
      </w:divBdr>
    </w:div>
    <w:div w:id="1303075539">
      <w:bodyDiv w:val="1"/>
      <w:marLeft w:val="0"/>
      <w:marRight w:val="0"/>
      <w:marTop w:val="0"/>
      <w:marBottom w:val="0"/>
      <w:divBdr>
        <w:top w:val="none" w:sz="0" w:space="0" w:color="auto"/>
        <w:left w:val="none" w:sz="0" w:space="0" w:color="auto"/>
        <w:bottom w:val="none" w:sz="0" w:space="0" w:color="auto"/>
        <w:right w:val="none" w:sz="0" w:space="0" w:color="auto"/>
      </w:divBdr>
    </w:div>
    <w:div w:id="1306550042">
      <w:bodyDiv w:val="1"/>
      <w:marLeft w:val="0"/>
      <w:marRight w:val="0"/>
      <w:marTop w:val="0"/>
      <w:marBottom w:val="0"/>
      <w:divBdr>
        <w:top w:val="none" w:sz="0" w:space="0" w:color="auto"/>
        <w:left w:val="none" w:sz="0" w:space="0" w:color="auto"/>
        <w:bottom w:val="none" w:sz="0" w:space="0" w:color="auto"/>
        <w:right w:val="none" w:sz="0" w:space="0" w:color="auto"/>
      </w:divBdr>
    </w:div>
    <w:div w:id="1308129346">
      <w:bodyDiv w:val="1"/>
      <w:marLeft w:val="0"/>
      <w:marRight w:val="0"/>
      <w:marTop w:val="0"/>
      <w:marBottom w:val="0"/>
      <w:divBdr>
        <w:top w:val="none" w:sz="0" w:space="0" w:color="auto"/>
        <w:left w:val="none" w:sz="0" w:space="0" w:color="auto"/>
        <w:bottom w:val="none" w:sz="0" w:space="0" w:color="auto"/>
        <w:right w:val="none" w:sz="0" w:space="0" w:color="auto"/>
      </w:divBdr>
    </w:div>
    <w:div w:id="1308582619">
      <w:bodyDiv w:val="1"/>
      <w:marLeft w:val="0"/>
      <w:marRight w:val="0"/>
      <w:marTop w:val="0"/>
      <w:marBottom w:val="0"/>
      <w:divBdr>
        <w:top w:val="none" w:sz="0" w:space="0" w:color="auto"/>
        <w:left w:val="none" w:sz="0" w:space="0" w:color="auto"/>
        <w:bottom w:val="none" w:sz="0" w:space="0" w:color="auto"/>
        <w:right w:val="none" w:sz="0" w:space="0" w:color="auto"/>
      </w:divBdr>
    </w:div>
    <w:div w:id="1309048235">
      <w:bodyDiv w:val="1"/>
      <w:marLeft w:val="0"/>
      <w:marRight w:val="0"/>
      <w:marTop w:val="0"/>
      <w:marBottom w:val="0"/>
      <w:divBdr>
        <w:top w:val="none" w:sz="0" w:space="0" w:color="auto"/>
        <w:left w:val="none" w:sz="0" w:space="0" w:color="auto"/>
        <w:bottom w:val="none" w:sz="0" w:space="0" w:color="auto"/>
        <w:right w:val="none" w:sz="0" w:space="0" w:color="auto"/>
      </w:divBdr>
    </w:div>
    <w:div w:id="1311179628">
      <w:bodyDiv w:val="1"/>
      <w:marLeft w:val="0"/>
      <w:marRight w:val="0"/>
      <w:marTop w:val="0"/>
      <w:marBottom w:val="0"/>
      <w:divBdr>
        <w:top w:val="none" w:sz="0" w:space="0" w:color="auto"/>
        <w:left w:val="none" w:sz="0" w:space="0" w:color="auto"/>
        <w:bottom w:val="none" w:sz="0" w:space="0" w:color="auto"/>
        <w:right w:val="none" w:sz="0" w:space="0" w:color="auto"/>
      </w:divBdr>
    </w:div>
    <w:div w:id="1316179858">
      <w:bodyDiv w:val="1"/>
      <w:marLeft w:val="0"/>
      <w:marRight w:val="0"/>
      <w:marTop w:val="0"/>
      <w:marBottom w:val="0"/>
      <w:divBdr>
        <w:top w:val="none" w:sz="0" w:space="0" w:color="auto"/>
        <w:left w:val="none" w:sz="0" w:space="0" w:color="auto"/>
        <w:bottom w:val="none" w:sz="0" w:space="0" w:color="auto"/>
        <w:right w:val="none" w:sz="0" w:space="0" w:color="auto"/>
      </w:divBdr>
    </w:div>
    <w:div w:id="1316646850">
      <w:bodyDiv w:val="1"/>
      <w:marLeft w:val="0"/>
      <w:marRight w:val="0"/>
      <w:marTop w:val="0"/>
      <w:marBottom w:val="0"/>
      <w:divBdr>
        <w:top w:val="none" w:sz="0" w:space="0" w:color="auto"/>
        <w:left w:val="none" w:sz="0" w:space="0" w:color="auto"/>
        <w:bottom w:val="none" w:sz="0" w:space="0" w:color="auto"/>
        <w:right w:val="none" w:sz="0" w:space="0" w:color="auto"/>
      </w:divBdr>
    </w:div>
    <w:div w:id="1316954109">
      <w:bodyDiv w:val="1"/>
      <w:marLeft w:val="0"/>
      <w:marRight w:val="0"/>
      <w:marTop w:val="0"/>
      <w:marBottom w:val="0"/>
      <w:divBdr>
        <w:top w:val="none" w:sz="0" w:space="0" w:color="auto"/>
        <w:left w:val="none" w:sz="0" w:space="0" w:color="auto"/>
        <w:bottom w:val="none" w:sz="0" w:space="0" w:color="auto"/>
        <w:right w:val="none" w:sz="0" w:space="0" w:color="auto"/>
      </w:divBdr>
    </w:div>
    <w:div w:id="1318076999">
      <w:bodyDiv w:val="1"/>
      <w:marLeft w:val="0"/>
      <w:marRight w:val="0"/>
      <w:marTop w:val="0"/>
      <w:marBottom w:val="0"/>
      <w:divBdr>
        <w:top w:val="none" w:sz="0" w:space="0" w:color="auto"/>
        <w:left w:val="none" w:sz="0" w:space="0" w:color="auto"/>
        <w:bottom w:val="none" w:sz="0" w:space="0" w:color="auto"/>
        <w:right w:val="none" w:sz="0" w:space="0" w:color="auto"/>
      </w:divBdr>
    </w:div>
    <w:div w:id="1318727367">
      <w:bodyDiv w:val="1"/>
      <w:marLeft w:val="0"/>
      <w:marRight w:val="0"/>
      <w:marTop w:val="0"/>
      <w:marBottom w:val="0"/>
      <w:divBdr>
        <w:top w:val="none" w:sz="0" w:space="0" w:color="auto"/>
        <w:left w:val="none" w:sz="0" w:space="0" w:color="auto"/>
        <w:bottom w:val="none" w:sz="0" w:space="0" w:color="auto"/>
        <w:right w:val="none" w:sz="0" w:space="0" w:color="auto"/>
      </w:divBdr>
    </w:div>
    <w:div w:id="1319184813">
      <w:bodyDiv w:val="1"/>
      <w:marLeft w:val="0"/>
      <w:marRight w:val="0"/>
      <w:marTop w:val="0"/>
      <w:marBottom w:val="0"/>
      <w:divBdr>
        <w:top w:val="none" w:sz="0" w:space="0" w:color="auto"/>
        <w:left w:val="none" w:sz="0" w:space="0" w:color="auto"/>
        <w:bottom w:val="none" w:sz="0" w:space="0" w:color="auto"/>
        <w:right w:val="none" w:sz="0" w:space="0" w:color="auto"/>
      </w:divBdr>
    </w:div>
    <w:div w:id="1319724021">
      <w:bodyDiv w:val="1"/>
      <w:marLeft w:val="0"/>
      <w:marRight w:val="0"/>
      <w:marTop w:val="0"/>
      <w:marBottom w:val="0"/>
      <w:divBdr>
        <w:top w:val="none" w:sz="0" w:space="0" w:color="auto"/>
        <w:left w:val="none" w:sz="0" w:space="0" w:color="auto"/>
        <w:bottom w:val="none" w:sz="0" w:space="0" w:color="auto"/>
        <w:right w:val="none" w:sz="0" w:space="0" w:color="auto"/>
      </w:divBdr>
    </w:div>
    <w:div w:id="1321616050">
      <w:bodyDiv w:val="1"/>
      <w:marLeft w:val="0"/>
      <w:marRight w:val="0"/>
      <w:marTop w:val="0"/>
      <w:marBottom w:val="0"/>
      <w:divBdr>
        <w:top w:val="none" w:sz="0" w:space="0" w:color="auto"/>
        <w:left w:val="none" w:sz="0" w:space="0" w:color="auto"/>
        <w:bottom w:val="none" w:sz="0" w:space="0" w:color="auto"/>
        <w:right w:val="none" w:sz="0" w:space="0" w:color="auto"/>
      </w:divBdr>
    </w:div>
    <w:div w:id="1323662753">
      <w:bodyDiv w:val="1"/>
      <w:marLeft w:val="0"/>
      <w:marRight w:val="0"/>
      <w:marTop w:val="0"/>
      <w:marBottom w:val="0"/>
      <w:divBdr>
        <w:top w:val="none" w:sz="0" w:space="0" w:color="auto"/>
        <w:left w:val="none" w:sz="0" w:space="0" w:color="auto"/>
        <w:bottom w:val="none" w:sz="0" w:space="0" w:color="auto"/>
        <w:right w:val="none" w:sz="0" w:space="0" w:color="auto"/>
      </w:divBdr>
    </w:div>
    <w:div w:id="1325162032">
      <w:bodyDiv w:val="1"/>
      <w:marLeft w:val="0"/>
      <w:marRight w:val="0"/>
      <w:marTop w:val="0"/>
      <w:marBottom w:val="0"/>
      <w:divBdr>
        <w:top w:val="none" w:sz="0" w:space="0" w:color="auto"/>
        <w:left w:val="none" w:sz="0" w:space="0" w:color="auto"/>
        <w:bottom w:val="none" w:sz="0" w:space="0" w:color="auto"/>
        <w:right w:val="none" w:sz="0" w:space="0" w:color="auto"/>
      </w:divBdr>
    </w:div>
    <w:div w:id="1328480831">
      <w:bodyDiv w:val="1"/>
      <w:marLeft w:val="0"/>
      <w:marRight w:val="0"/>
      <w:marTop w:val="0"/>
      <w:marBottom w:val="0"/>
      <w:divBdr>
        <w:top w:val="none" w:sz="0" w:space="0" w:color="auto"/>
        <w:left w:val="none" w:sz="0" w:space="0" w:color="auto"/>
        <w:bottom w:val="none" w:sz="0" w:space="0" w:color="auto"/>
        <w:right w:val="none" w:sz="0" w:space="0" w:color="auto"/>
      </w:divBdr>
      <w:divsChild>
        <w:div w:id="2057578544">
          <w:marLeft w:val="0"/>
          <w:marRight w:val="0"/>
          <w:marTop w:val="0"/>
          <w:marBottom w:val="0"/>
          <w:divBdr>
            <w:top w:val="none" w:sz="0" w:space="0" w:color="auto"/>
            <w:left w:val="none" w:sz="0" w:space="0" w:color="auto"/>
            <w:bottom w:val="none" w:sz="0" w:space="0" w:color="auto"/>
            <w:right w:val="none" w:sz="0" w:space="0" w:color="auto"/>
          </w:divBdr>
          <w:divsChild>
            <w:div w:id="126819870">
              <w:marLeft w:val="0"/>
              <w:marRight w:val="0"/>
              <w:marTop w:val="0"/>
              <w:marBottom w:val="0"/>
              <w:divBdr>
                <w:top w:val="none" w:sz="0" w:space="0" w:color="auto"/>
                <w:left w:val="none" w:sz="0" w:space="0" w:color="auto"/>
                <w:bottom w:val="none" w:sz="0" w:space="0" w:color="auto"/>
                <w:right w:val="none" w:sz="0" w:space="0" w:color="auto"/>
              </w:divBdr>
            </w:div>
            <w:div w:id="1883326120">
              <w:marLeft w:val="0"/>
              <w:marRight w:val="0"/>
              <w:marTop w:val="0"/>
              <w:marBottom w:val="0"/>
              <w:divBdr>
                <w:top w:val="none" w:sz="0" w:space="0" w:color="auto"/>
                <w:left w:val="none" w:sz="0" w:space="0" w:color="auto"/>
                <w:bottom w:val="none" w:sz="0" w:space="0" w:color="auto"/>
                <w:right w:val="none" w:sz="0" w:space="0" w:color="auto"/>
              </w:divBdr>
            </w:div>
            <w:div w:id="664673632">
              <w:marLeft w:val="0"/>
              <w:marRight w:val="0"/>
              <w:marTop w:val="0"/>
              <w:marBottom w:val="0"/>
              <w:divBdr>
                <w:top w:val="none" w:sz="0" w:space="0" w:color="auto"/>
                <w:left w:val="none" w:sz="0" w:space="0" w:color="auto"/>
                <w:bottom w:val="none" w:sz="0" w:space="0" w:color="auto"/>
                <w:right w:val="none" w:sz="0" w:space="0" w:color="auto"/>
              </w:divBdr>
            </w:div>
            <w:div w:id="1998027751">
              <w:marLeft w:val="0"/>
              <w:marRight w:val="0"/>
              <w:marTop w:val="0"/>
              <w:marBottom w:val="0"/>
              <w:divBdr>
                <w:top w:val="none" w:sz="0" w:space="0" w:color="auto"/>
                <w:left w:val="none" w:sz="0" w:space="0" w:color="auto"/>
                <w:bottom w:val="none" w:sz="0" w:space="0" w:color="auto"/>
                <w:right w:val="none" w:sz="0" w:space="0" w:color="auto"/>
              </w:divBdr>
            </w:div>
            <w:div w:id="67267654">
              <w:marLeft w:val="0"/>
              <w:marRight w:val="0"/>
              <w:marTop w:val="0"/>
              <w:marBottom w:val="0"/>
              <w:divBdr>
                <w:top w:val="none" w:sz="0" w:space="0" w:color="auto"/>
                <w:left w:val="none" w:sz="0" w:space="0" w:color="auto"/>
                <w:bottom w:val="none" w:sz="0" w:space="0" w:color="auto"/>
                <w:right w:val="none" w:sz="0" w:space="0" w:color="auto"/>
              </w:divBdr>
            </w:div>
            <w:div w:id="1852716530">
              <w:marLeft w:val="0"/>
              <w:marRight w:val="0"/>
              <w:marTop w:val="0"/>
              <w:marBottom w:val="0"/>
              <w:divBdr>
                <w:top w:val="none" w:sz="0" w:space="0" w:color="auto"/>
                <w:left w:val="none" w:sz="0" w:space="0" w:color="auto"/>
                <w:bottom w:val="none" w:sz="0" w:space="0" w:color="auto"/>
                <w:right w:val="none" w:sz="0" w:space="0" w:color="auto"/>
              </w:divBdr>
            </w:div>
            <w:div w:id="607006548">
              <w:marLeft w:val="0"/>
              <w:marRight w:val="0"/>
              <w:marTop w:val="0"/>
              <w:marBottom w:val="0"/>
              <w:divBdr>
                <w:top w:val="none" w:sz="0" w:space="0" w:color="auto"/>
                <w:left w:val="none" w:sz="0" w:space="0" w:color="auto"/>
                <w:bottom w:val="none" w:sz="0" w:space="0" w:color="auto"/>
                <w:right w:val="none" w:sz="0" w:space="0" w:color="auto"/>
              </w:divBdr>
            </w:div>
            <w:div w:id="843788480">
              <w:marLeft w:val="0"/>
              <w:marRight w:val="0"/>
              <w:marTop w:val="0"/>
              <w:marBottom w:val="0"/>
              <w:divBdr>
                <w:top w:val="none" w:sz="0" w:space="0" w:color="auto"/>
                <w:left w:val="none" w:sz="0" w:space="0" w:color="auto"/>
                <w:bottom w:val="none" w:sz="0" w:space="0" w:color="auto"/>
                <w:right w:val="none" w:sz="0" w:space="0" w:color="auto"/>
              </w:divBdr>
            </w:div>
            <w:div w:id="13420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90">
      <w:bodyDiv w:val="1"/>
      <w:marLeft w:val="0"/>
      <w:marRight w:val="0"/>
      <w:marTop w:val="0"/>
      <w:marBottom w:val="0"/>
      <w:divBdr>
        <w:top w:val="none" w:sz="0" w:space="0" w:color="auto"/>
        <w:left w:val="none" w:sz="0" w:space="0" w:color="auto"/>
        <w:bottom w:val="none" w:sz="0" w:space="0" w:color="auto"/>
        <w:right w:val="none" w:sz="0" w:space="0" w:color="auto"/>
      </w:divBdr>
    </w:div>
    <w:div w:id="1332413530">
      <w:bodyDiv w:val="1"/>
      <w:marLeft w:val="0"/>
      <w:marRight w:val="0"/>
      <w:marTop w:val="0"/>
      <w:marBottom w:val="0"/>
      <w:divBdr>
        <w:top w:val="none" w:sz="0" w:space="0" w:color="auto"/>
        <w:left w:val="none" w:sz="0" w:space="0" w:color="auto"/>
        <w:bottom w:val="none" w:sz="0" w:space="0" w:color="auto"/>
        <w:right w:val="none" w:sz="0" w:space="0" w:color="auto"/>
      </w:divBdr>
    </w:div>
    <w:div w:id="1333140143">
      <w:bodyDiv w:val="1"/>
      <w:marLeft w:val="0"/>
      <w:marRight w:val="0"/>
      <w:marTop w:val="0"/>
      <w:marBottom w:val="0"/>
      <w:divBdr>
        <w:top w:val="none" w:sz="0" w:space="0" w:color="auto"/>
        <w:left w:val="none" w:sz="0" w:space="0" w:color="auto"/>
        <w:bottom w:val="none" w:sz="0" w:space="0" w:color="auto"/>
        <w:right w:val="none" w:sz="0" w:space="0" w:color="auto"/>
      </w:divBdr>
    </w:div>
    <w:div w:id="1333685425">
      <w:bodyDiv w:val="1"/>
      <w:marLeft w:val="0"/>
      <w:marRight w:val="0"/>
      <w:marTop w:val="0"/>
      <w:marBottom w:val="0"/>
      <w:divBdr>
        <w:top w:val="none" w:sz="0" w:space="0" w:color="auto"/>
        <w:left w:val="none" w:sz="0" w:space="0" w:color="auto"/>
        <w:bottom w:val="none" w:sz="0" w:space="0" w:color="auto"/>
        <w:right w:val="none" w:sz="0" w:space="0" w:color="auto"/>
      </w:divBdr>
    </w:div>
    <w:div w:id="1334141924">
      <w:bodyDiv w:val="1"/>
      <w:marLeft w:val="0"/>
      <w:marRight w:val="0"/>
      <w:marTop w:val="0"/>
      <w:marBottom w:val="0"/>
      <w:divBdr>
        <w:top w:val="none" w:sz="0" w:space="0" w:color="auto"/>
        <w:left w:val="none" w:sz="0" w:space="0" w:color="auto"/>
        <w:bottom w:val="none" w:sz="0" w:space="0" w:color="auto"/>
        <w:right w:val="none" w:sz="0" w:space="0" w:color="auto"/>
      </w:divBdr>
    </w:div>
    <w:div w:id="1334719914">
      <w:bodyDiv w:val="1"/>
      <w:marLeft w:val="0"/>
      <w:marRight w:val="0"/>
      <w:marTop w:val="0"/>
      <w:marBottom w:val="0"/>
      <w:divBdr>
        <w:top w:val="none" w:sz="0" w:space="0" w:color="auto"/>
        <w:left w:val="none" w:sz="0" w:space="0" w:color="auto"/>
        <w:bottom w:val="none" w:sz="0" w:space="0" w:color="auto"/>
        <w:right w:val="none" w:sz="0" w:space="0" w:color="auto"/>
      </w:divBdr>
    </w:div>
    <w:div w:id="1335181900">
      <w:bodyDiv w:val="1"/>
      <w:marLeft w:val="0"/>
      <w:marRight w:val="0"/>
      <w:marTop w:val="0"/>
      <w:marBottom w:val="0"/>
      <w:divBdr>
        <w:top w:val="none" w:sz="0" w:space="0" w:color="auto"/>
        <w:left w:val="none" w:sz="0" w:space="0" w:color="auto"/>
        <w:bottom w:val="none" w:sz="0" w:space="0" w:color="auto"/>
        <w:right w:val="none" w:sz="0" w:space="0" w:color="auto"/>
      </w:divBdr>
    </w:div>
    <w:div w:id="1336803871">
      <w:bodyDiv w:val="1"/>
      <w:marLeft w:val="0"/>
      <w:marRight w:val="0"/>
      <w:marTop w:val="0"/>
      <w:marBottom w:val="0"/>
      <w:divBdr>
        <w:top w:val="none" w:sz="0" w:space="0" w:color="auto"/>
        <w:left w:val="none" w:sz="0" w:space="0" w:color="auto"/>
        <w:bottom w:val="none" w:sz="0" w:space="0" w:color="auto"/>
        <w:right w:val="none" w:sz="0" w:space="0" w:color="auto"/>
      </w:divBdr>
    </w:div>
    <w:div w:id="1343556008">
      <w:bodyDiv w:val="1"/>
      <w:marLeft w:val="0"/>
      <w:marRight w:val="0"/>
      <w:marTop w:val="0"/>
      <w:marBottom w:val="0"/>
      <w:divBdr>
        <w:top w:val="none" w:sz="0" w:space="0" w:color="auto"/>
        <w:left w:val="none" w:sz="0" w:space="0" w:color="auto"/>
        <w:bottom w:val="none" w:sz="0" w:space="0" w:color="auto"/>
        <w:right w:val="none" w:sz="0" w:space="0" w:color="auto"/>
      </w:divBdr>
    </w:div>
    <w:div w:id="1348749505">
      <w:bodyDiv w:val="1"/>
      <w:marLeft w:val="0"/>
      <w:marRight w:val="0"/>
      <w:marTop w:val="0"/>
      <w:marBottom w:val="0"/>
      <w:divBdr>
        <w:top w:val="none" w:sz="0" w:space="0" w:color="auto"/>
        <w:left w:val="none" w:sz="0" w:space="0" w:color="auto"/>
        <w:bottom w:val="none" w:sz="0" w:space="0" w:color="auto"/>
        <w:right w:val="none" w:sz="0" w:space="0" w:color="auto"/>
      </w:divBdr>
    </w:div>
    <w:div w:id="1350326651">
      <w:bodyDiv w:val="1"/>
      <w:marLeft w:val="0"/>
      <w:marRight w:val="0"/>
      <w:marTop w:val="0"/>
      <w:marBottom w:val="0"/>
      <w:divBdr>
        <w:top w:val="none" w:sz="0" w:space="0" w:color="auto"/>
        <w:left w:val="none" w:sz="0" w:space="0" w:color="auto"/>
        <w:bottom w:val="none" w:sz="0" w:space="0" w:color="auto"/>
        <w:right w:val="none" w:sz="0" w:space="0" w:color="auto"/>
      </w:divBdr>
    </w:div>
    <w:div w:id="1350644520">
      <w:bodyDiv w:val="1"/>
      <w:marLeft w:val="0"/>
      <w:marRight w:val="0"/>
      <w:marTop w:val="0"/>
      <w:marBottom w:val="0"/>
      <w:divBdr>
        <w:top w:val="none" w:sz="0" w:space="0" w:color="auto"/>
        <w:left w:val="none" w:sz="0" w:space="0" w:color="auto"/>
        <w:bottom w:val="none" w:sz="0" w:space="0" w:color="auto"/>
        <w:right w:val="none" w:sz="0" w:space="0" w:color="auto"/>
      </w:divBdr>
    </w:div>
    <w:div w:id="1356275610">
      <w:bodyDiv w:val="1"/>
      <w:marLeft w:val="0"/>
      <w:marRight w:val="0"/>
      <w:marTop w:val="0"/>
      <w:marBottom w:val="0"/>
      <w:divBdr>
        <w:top w:val="none" w:sz="0" w:space="0" w:color="auto"/>
        <w:left w:val="none" w:sz="0" w:space="0" w:color="auto"/>
        <w:bottom w:val="none" w:sz="0" w:space="0" w:color="auto"/>
        <w:right w:val="none" w:sz="0" w:space="0" w:color="auto"/>
      </w:divBdr>
    </w:div>
    <w:div w:id="1357727619">
      <w:bodyDiv w:val="1"/>
      <w:marLeft w:val="0"/>
      <w:marRight w:val="0"/>
      <w:marTop w:val="0"/>
      <w:marBottom w:val="0"/>
      <w:divBdr>
        <w:top w:val="none" w:sz="0" w:space="0" w:color="auto"/>
        <w:left w:val="none" w:sz="0" w:space="0" w:color="auto"/>
        <w:bottom w:val="none" w:sz="0" w:space="0" w:color="auto"/>
        <w:right w:val="none" w:sz="0" w:space="0" w:color="auto"/>
      </w:divBdr>
    </w:div>
    <w:div w:id="1358193427">
      <w:bodyDiv w:val="1"/>
      <w:marLeft w:val="0"/>
      <w:marRight w:val="0"/>
      <w:marTop w:val="0"/>
      <w:marBottom w:val="0"/>
      <w:divBdr>
        <w:top w:val="none" w:sz="0" w:space="0" w:color="auto"/>
        <w:left w:val="none" w:sz="0" w:space="0" w:color="auto"/>
        <w:bottom w:val="none" w:sz="0" w:space="0" w:color="auto"/>
        <w:right w:val="none" w:sz="0" w:space="0" w:color="auto"/>
      </w:divBdr>
    </w:div>
    <w:div w:id="1360160944">
      <w:bodyDiv w:val="1"/>
      <w:marLeft w:val="0"/>
      <w:marRight w:val="0"/>
      <w:marTop w:val="0"/>
      <w:marBottom w:val="0"/>
      <w:divBdr>
        <w:top w:val="none" w:sz="0" w:space="0" w:color="auto"/>
        <w:left w:val="none" w:sz="0" w:space="0" w:color="auto"/>
        <w:bottom w:val="none" w:sz="0" w:space="0" w:color="auto"/>
        <w:right w:val="none" w:sz="0" w:space="0" w:color="auto"/>
      </w:divBdr>
    </w:div>
    <w:div w:id="1362053831">
      <w:bodyDiv w:val="1"/>
      <w:marLeft w:val="0"/>
      <w:marRight w:val="0"/>
      <w:marTop w:val="0"/>
      <w:marBottom w:val="0"/>
      <w:divBdr>
        <w:top w:val="none" w:sz="0" w:space="0" w:color="auto"/>
        <w:left w:val="none" w:sz="0" w:space="0" w:color="auto"/>
        <w:bottom w:val="none" w:sz="0" w:space="0" w:color="auto"/>
        <w:right w:val="none" w:sz="0" w:space="0" w:color="auto"/>
      </w:divBdr>
    </w:div>
    <w:div w:id="1362779227">
      <w:bodyDiv w:val="1"/>
      <w:marLeft w:val="0"/>
      <w:marRight w:val="0"/>
      <w:marTop w:val="0"/>
      <w:marBottom w:val="0"/>
      <w:divBdr>
        <w:top w:val="none" w:sz="0" w:space="0" w:color="auto"/>
        <w:left w:val="none" w:sz="0" w:space="0" w:color="auto"/>
        <w:bottom w:val="none" w:sz="0" w:space="0" w:color="auto"/>
        <w:right w:val="none" w:sz="0" w:space="0" w:color="auto"/>
      </w:divBdr>
    </w:div>
    <w:div w:id="1362853667">
      <w:bodyDiv w:val="1"/>
      <w:marLeft w:val="0"/>
      <w:marRight w:val="0"/>
      <w:marTop w:val="0"/>
      <w:marBottom w:val="0"/>
      <w:divBdr>
        <w:top w:val="none" w:sz="0" w:space="0" w:color="auto"/>
        <w:left w:val="none" w:sz="0" w:space="0" w:color="auto"/>
        <w:bottom w:val="none" w:sz="0" w:space="0" w:color="auto"/>
        <w:right w:val="none" w:sz="0" w:space="0" w:color="auto"/>
      </w:divBdr>
    </w:div>
    <w:div w:id="1362896795">
      <w:bodyDiv w:val="1"/>
      <w:marLeft w:val="0"/>
      <w:marRight w:val="0"/>
      <w:marTop w:val="0"/>
      <w:marBottom w:val="0"/>
      <w:divBdr>
        <w:top w:val="none" w:sz="0" w:space="0" w:color="auto"/>
        <w:left w:val="none" w:sz="0" w:space="0" w:color="auto"/>
        <w:bottom w:val="none" w:sz="0" w:space="0" w:color="auto"/>
        <w:right w:val="none" w:sz="0" w:space="0" w:color="auto"/>
      </w:divBdr>
    </w:div>
    <w:div w:id="1381829348">
      <w:bodyDiv w:val="1"/>
      <w:marLeft w:val="0"/>
      <w:marRight w:val="0"/>
      <w:marTop w:val="0"/>
      <w:marBottom w:val="0"/>
      <w:divBdr>
        <w:top w:val="none" w:sz="0" w:space="0" w:color="auto"/>
        <w:left w:val="none" w:sz="0" w:space="0" w:color="auto"/>
        <w:bottom w:val="none" w:sz="0" w:space="0" w:color="auto"/>
        <w:right w:val="none" w:sz="0" w:space="0" w:color="auto"/>
      </w:divBdr>
    </w:div>
    <w:div w:id="1385180974">
      <w:bodyDiv w:val="1"/>
      <w:marLeft w:val="0"/>
      <w:marRight w:val="0"/>
      <w:marTop w:val="0"/>
      <w:marBottom w:val="0"/>
      <w:divBdr>
        <w:top w:val="none" w:sz="0" w:space="0" w:color="auto"/>
        <w:left w:val="none" w:sz="0" w:space="0" w:color="auto"/>
        <w:bottom w:val="none" w:sz="0" w:space="0" w:color="auto"/>
        <w:right w:val="none" w:sz="0" w:space="0" w:color="auto"/>
      </w:divBdr>
    </w:div>
    <w:div w:id="1388380762">
      <w:bodyDiv w:val="1"/>
      <w:marLeft w:val="0"/>
      <w:marRight w:val="0"/>
      <w:marTop w:val="0"/>
      <w:marBottom w:val="0"/>
      <w:divBdr>
        <w:top w:val="none" w:sz="0" w:space="0" w:color="auto"/>
        <w:left w:val="none" w:sz="0" w:space="0" w:color="auto"/>
        <w:bottom w:val="none" w:sz="0" w:space="0" w:color="auto"/>
        <w:right w:val="none" w:sz="0" w:space="0" w:color="auto"/>
      </w:divBdr>
    </w:div>
    <w:div w:id="1388795883">
      <w:bodyDiv w:val="1"/>
      <w:marLeft w:val="0"/>
      <w:marRight w:val="0"/>
      <w:marTop w:val="0"/>
      <w:marBottom w:val="0"/>
      <w:divBdr>
        <w:top w:val="none" w:sz="0" w:space="0" w:color="auto"/>
        <w:left w:val="none" w:sz="0" w:space="0" w:color="auto"/>
        <w:bottom w:val="none" w:sz="0" w:space="0" w:color="auto"/>
        <w:right w:val="none" w:sz="0" w:space="0" w:color="auto"/>
      </w:divBdr>
    </w:div>
    <w:div w:id="1389956046">
      <w:bodyDiv w:val="1"/>
      <w:marLeft w:val="0"/>
      <w:marRight w:val="0"/>
      <w:marTop w:val="0"/>
      <w:marBottom w:val="0"/>
      <w:divBdr>
        <w:top w:val="none" w:sz="0" w:space="0" w:color="auto"/>
        <w:left w:val="none" w:sz="0" w:space="0" w:color="auto"/>
        <w:bottom w:val="none" w:sz="0" w:space="0" w:color="auto"/>
        <w:right w:val="none" w:sz="0" w:space="0" w:color="auto"/>
      </w:divBdr>
    </w:div>
    <w:div w:id="1390378462">
      <w:bodyDiv w:val="1"/>
      <w:marLeft w:val="0"/>
      <w:marRight w:val="0"/>
      <w:marTop w:val="0"/>
      <w:marBottom w:val="0"/>
      <w:divBdr>
        <w:top w:val="none" w:sz="0" w:space="0" w:color="auto"/>
        <w:left w:val="none" w:sz="0" w:space="0" w:color="auto"/>
        <w:bottom w:val="none" w:sz="0" w:space="0" w:color="auto"/>
        <w:right w:val="none" w:sz="0" w:space="0" w:color="auto"/>
      </w:divBdr>
    </w:div>
    <w:div w:id="1391535742">
      <w:bodyDiv w:val="1"/>
      <w:marLeft w:val="0"/>
      <w:marRight w:val="0"/>
      <w:marTop w:val="0"/>
      <w:marBottom w:val="0"/>
      <w:divBdr>
        <w:top w:val="none" w:sz="0" w:space="0" w:color="auto"/>
        <w:left w:val="none" w:sz="0" w:space="0" w:color="auto"/>
        <w:bottom w:val="none" w:sz="0" w:space="0" w:color="auto"/>
        <w:right w:val="none" w:sz="0" w:space="0" w:color="auto"/>
      </w:divBdr>
    </w:div>
    <w:div w:id="1396588235">
      <w:bodyDiv w:val="1"/>
      <w:marLeft w:val="0"/>
      <w:marRight w:val="0"/>
      <w:marTop w:val="0"/>
      <w:marBottom w:val="0"/>
      <w:divBdr>
        <w:top w:val="none" w:sz="0" w:space="0" w:color="auto"/>
        <w:left w:val="none" w:sz="0" w:space="0" w:color="auto"/>
        <w:bottom w:val="none" w:sz="0" w:space="0" w:color="auto"/>
        <w:right w:val="none" w:sz="0" w:space="0" w:color="auto"/>
      </w:divBdr>
    </w:div>
    <w:div w:id="1397126117">
      <w:bodyDiv w:val="1"/>
      <w:marLeft w:val="0"/>
      <w:marRight w:val="0"/>
      <w:marTop w:val="0"/>
      <w:marBottom w:val="0"/>
      <w:divBdr>
        <w:top w:val="none" w:sz="0" w:space="0" w:color="auto"/>
        <w:left w:val="none" w:sz="0" w:space="0" w:color="auto"/>
        <w:bottom w:val="none" w:sz="0" w:space="0" w:color="auto"/>
        <w:right w:val="none" w:sz="0" w:space="0" w:color="auto"/>
      </w:divBdr>
    </w:div>
    <w:div w:id="1397164467">
      <w:bodyDiv w:val="1"/>
      <w:marLeft w:val="0"/>
      <w:marRight w:val="0"/>
      <w:marTop w:val="0"/>
      <w:marBottom w:val="0"/>
      <w:divBdr>
        <w:top w:val="none" w:sz="0" w:space="0" w:color="auto"/>
        <w:left w:val="none" w:sz="0" w:space="0" w:color="auto"/>
        <w:bottom w:val="none" w:sz="0" w:space="0" w:color="auto"/>
        <w:right w:val="none" w:sz="0" w:space="0" w:color="auto"/>
      </w:divBdr>
      <w:divsChild>
        <w:div w:id="1141968675">
          <w:marLeft w:val="0"/>
          <w:marRight w:val="0"/>
          <w:marTop w:val="0"/>
          <w:marBottom w:val="0"/>
          <w:divBdr>
            <w:top w:val="none" w:sz="0" w:space="0" w:color="auto"/>
            <w:left w:val="none" w:sz="0" w:space="0" w:color="auto"/>
            <w:bottom w:val="none" w:sz="0" w:space="0" w:color="auto"/>
            <w:right w:val="none" w:sz="0" w:space="0" w:color="auto"/>
          </w:divBdr>
        </w:div>
      </w:divsChild>
    </w:div>
    <w:div w:id="1404450330">
      <w:bodyDiv w:val="1"/>
      <w:marLeft w:val="0"/>
      <w:marRight w:val="0"/>
      <w:marTop w:val="0"/>
      <w:marBottom w:val="0"/>
      <w:divBdr>
        <w:top w:val="none" w:sz="0" w:space="0" w:color="auto"/>
        <w:left w:val="none" w:sz="0" w:space="0" w:color="auto"/>
        <w:bottom w:val="none" w:sz="0" w:space="0" w:color="auto"/>
        <w:right w:val="none" w:sz="0" w:space="0" w:color="auto"/>
      </w:divBdr>
    </w:div>
    <w:div w:id="1404906993">
      <w:bodyDiv w:val="1"/>
      <w:marLeft w:val="0"/>
      <w:marRight w:val="0"/>
      <w:marTop w:val="0"/>
      <w:marBottom w:val="0"/>
      <w:divBdr>
        <w:top w:val="none" w:sz="0" w:space="0" w:color="auto"/>
        <w:left w:val="none" w:sz="0" w:space="0" w:color="auto"/>
        <w:bottom w:val="none" w:sz="0" w:space="0" w:color="auto"/>
        <w:right w:val="none" w:sz="0" w:space="0" w:color="auto"/>
      </w:divBdr>
    </w:div>
    <w:div w:id="1407875703">
      <w:bodyDiv w:val="1"/>
      <w:marLeft w:val="0"/>
      <w:marRight w:val="0"/>
      <w:marTop w:val="0"/>
      <w:marBottom w:val="0"/>
      <w:divBdr>
        <w:top w:val="none" w:sz="0" w:space="0" w:color="auto"/>
        <w:left w:val="none" w:sz="0" w:space="0" w:color="auto"/>
        <w:bottom w:val="none" w:sz="0" w:space="0" w:color="auto"/>
        <w:right w:val="none" w:sz="0" w:space="0" w:color="auto"/>
      </w:divBdr>
    </w:div>
    <w:div w:id="1408071404">
      <w:bodyDiv w:val="1"/>
      <w:marLeft w:val="0"/>
      <w:marRight w:val="0"/>
      <w:marTop w:val="0"/>
      <w:marBottom w:val="0"/>
      <w:divBdr>
        <w:top w:val="none" w:sz="0" w:space="0" w:color="auto"/>
        <w:left w:val="none" w:sz="0" w:space="0" w:color="auto"/>
        <w:bottom w:val="none" w:sz="0" w:space="0" w:color="auto"/>
        <w:right w:val="none" w:sz="0" w:space="0" w:color="auto"/>
      </w:divBdr>
    </w:div>
    <w:div w:id="1410080301">
      <w:bodyDiv w:val="1"/>
      <w:marLeft w:val="0"/>
      <w:marRight w:val="0"/>
      <w:marTop w:val="0"/>
      <w:marBottom w:val="0"/>
      <w:divBdr>
        <w:top w:val="none" w:sz="0" w:space="0" w:color="auto"/>
        <w:left w:val="none" w:sz="0" w:space="0" w:color="auto"/>
        <w:bottom w:val="none" w:sz="0" w:space="0" w:color="auto"/>
        <w:right w:val="none" w:sz="0" w:space="0" w:color="auto"/>
      </w:divBdr>
    </w:div>
    <w:div w:id="1418165127">
      <w:bodyDiv w:val="1"/>
      <w:marLeft w:val="0"/>
      <w:marRight w:val="0"/>
      <w:marTop w:val="0"/>
      <w:marBottom w:val="0"/>
      <w:divBdr>
        <w:top w:val="none" w:sz="0" w:space="0" w:color="auto"/>
        <w:left w:val="none" w:sz="0" w:space="0" w:color="auto"/>
        <w:bottom w:val="none" w:sz="0" w:space="0" w:color="auto"/>
        <w:right w:val="none" w:sz="0" w:space="0" w:color="auto"/>
      </w:divBdr>
    </w:div>
    <w:div w:id="1418751321">
      <w:bodyDiv w:val="1"/>
      <w:marLeft w:val="0"/>
      <w:marRight w:val="0"/>
      <w:marTop w:val="0"/>
      <w:marBottom w:val="0"/>
      <w:divBdr>
        <w:top w:val="none" w:sz="0" w:space="0" w:color="auto"/>
        <w:left w:val="none" w:sz="0" w:space="0" w:color="auto"/>
        <w:bottom w:val="none" w:sz="0" w:space="0" w:color="auto"/>
        <w:right w:val="none" w:sz="0" w:space="0" w:color="auto"/>
      </w:divBdr>
    </w:div>
    <w:div w:id="1428305125">
      <w:bodyDiv w:val="1"/>
      <w:marLeft w:val="0"/>
      <w:marRight w:val="0"/>
      <w:marTop w:val="0"/>
      <w:marBottom w:val="0"/>
      <w:divBdr>
        <w:top w:val="none" w:sz="0" w:space="0" w:color="auto"/>
        <w:left w:val="none" w:sz="0" w:space="0" w:color="auto"/>
        <w:bottom w:val="none" w:sz="0" w:space="0" w:color="auto"/>
        <w:right w:val="none" w:sz="0" w:space="0" w:color="auto"/>
      </w:divBdr>
    </w:div>
    <w:div w:id="1429233673">
      <w:bodyDiv w:val="1"/>
      <w:marLeft w:val="0"/>
      <w:marRight w:val="0"/>
      <w:marTop w:val="0"/>
      <w:marBottom w:val="0"/>
      <w:divBdr>
        <w:top w:val="none" w:sz="0" w:space="0" w:color="auto"/>
        <w:left w:val="none" w:sz="0" w:space="0" w:color="auto"/>
        <w:bottom w:val="none" w:sz="0" w:space="0" w:color="auto"/>
        <w:right w:val="none" w:sz="0" w:space="0" w:color="auto"/>
      </w:divBdr>
    </w:div>
    <w:div w:id="1434085875">
      <w:bodyDiv w:val="1"/>
      <w:marLeft w:val="0"/>
      <w:marRight w:val="0"/>
      <w:marTop w:val="0"/>
      <w:marBottom w:val="0"/>
      <w:divBdr>
        <w:top w:val="none" w:sz="0" w:space="0" w:color="auto"/>
        <w:left w:val="none" w:sz="0" w:space="0" w:color="auto"/>
        <w:bottom w:val="none" w:sz="0" w:space="0" w:color="auto"/>
        <w:right w:val="none" w:sz="0" w:space="0" w:color="auto"/>
      </w:divBdr>
    </w:div>
    <w:div w:id="1436553296">
      <w:bodyDiv w:val="1"/>
      <w:marLeft w:val="0"/>
      <w:marRight w:val="0"/>
      <w:marTop w:val="0"/>
      <w:marBottom w:val="0"/>
      <w:divBdr>
        <w:top w:val="none" w:sz="0" w:space="0" w:color="auto"/>
        <w:left w:val="none" w:sz="0" w:space="0" w:color="auto"/>
        <w:bottom w:val="none" w:sz="0" w:space="0" w:color="auto"/>
        <w:right w:val="none" w:sz="0" w:space="0" w:color="auto"/>
      </w:divBdr>
    </w:div>
    <w:div w:id="1438865997">
      <w:bodyDiv w:val="1"/>
      <w:marLeft w:val="0"/>
      <w:marRight w:val="0"/>
      <w:marTop w:val="0"/>
      <w:marBottom w:val="0"/>
      <w:divBdr>
        <w:top w:val="none" w:sz="0" w:space="0" w:color="auto"/>
        <w:left w:val="none" w:sz="0" w:space="0" w:color="auto"/>
        <w:bottom w:val="none" w:sz="0" w:space="0" w:color="auto"/>
        <w:right w:val="none" w:sz="0" w:space="0" w:color="auto"/>
      </w:divBdr>
    </w:div>
    <w:div w:id="1439527228">
      <w:bodyDiv w:val="1"/>
      <w:marLeft w:val="0"/>
      <w:marRight w:val="0"/>
      <w:marTop w:val="0"/>
      <w:marBottom w:val="0"/>
      <w:divBdr>
        <w:top w:val="none" w:sz="0" w:space="0" w:color="auto"/>
        <w:left w:val="none" w:sz="0" w:space="0" w:color="auto"/>
        <w:bottom w:val="none" w:sz="0" w:space="0" w:color="auto"/>
        <w:right w:val="none" w:sz="0" w:space="0" w:color="auto"/>
      </w:divBdr>
    </w:div>
    <w:div w:id="1444764694">
      <w:bodyDiv w:val="1"/>
      <w:marLeft w:val="0"/>
      <w:marRight w:val="0"/>
      <w:marTop w:val="0"/>
      <w:marBottom w:val="0"/>
      <w:divBdr>
        <w:top w:val="none" w:sz="0" w:space="0" w:color="auto"/>
        <w:left w:val="none" w:sz="0" w:space="0" w:color="auto"/>
        <w:bottom w:val="none" w:sz="0" w:space="0" w:color="auto"/>
        <w:right w:val="none" w:sz="0" w:space="0" w:color="auto"/>
      </w:divBdr>
    </w:div>
    <w:div w:id="1445274118">
      <w:bodyDiv w:val="1"/>
      <w:marLeft w:val="0"/>
      <w:marRight w:val="0"/>
      <w:marTop w:val="0"/>
      <w:marBottom w:val="0"/>
      <w:divBdr>
        <w:top w:val="none" w:sz="0" w:space="0" w:color="auto"/>
        <w:left w:val="none" w:sz="0" w:space="0" w:color="auto"/>
        <w:bottom w:val="none" w:sz="0" w:space="0" w:color="auto"/>
        <w:right w:val="none" w:sz="0" w:space="0" w:color="auto"/>
      </w:divBdr>
    </w:div>
    <w:div w:id="1445924000">
      <w:bodyDiv w:val="1"/>
      <w:marLeft w:val="0"/>
      <w:marRight w:val="0"/>
      <w:marTop w:val="0"/>
      <w:marBottom w:val="0"/>
      <w:divBdr>
        <w:top w:val="none" w:sz="0" w:space="0" w:color="auto"/>
        <w:left w:val="none" w:sz="0" w:space="0" w:color="auto"/>
        <w:bottom w:val="none" w:sz="0" w:space="0" w:color="auto"/>
        <w:right w:val="none" w:sz="0" w:space="0" w:color="auto"/>
      </w:divBdr>
    </w:div>
    <w:div w:id="1452743554">
      <w:bodyDiv w:val="1"/>
      <w:marLeft w:val="0"/>
      <w:marRight w:val="0"/>
      <w:marTop w:val="0"/>
      <w:marBottom w:val="0"/>
      <w:divBdr>
        <w:top w:val="none" w:sz="0" w:space="0" w:color="auto"/>
        <w:left w:val="none" w:sz="0" w:space="0" w:color="auto"/>
        <w:bottom w:val="none" w:sz="0" w:space="0" w:color="auto"/>
        <w:right w:val="none" w:sz="0" w:space="0" w:color="auto"/>
      </w:divBdr>
    </w:div>
    <w:div w:id="1454909562">
      <w:bodyDiv w:val="1"/>
      <w:marLeft w:val="0"/>
      <w:marRight w:val="0"/>
      <w:marTop w:val="0"/>
      <w:marBottom w:val="0"/>
      <w:divBdr>
        <w:top w:val="none" w:sz="0" w:space="0" w:color="auto"/>
        <w:left w:val="none" w:sz="0" w:space="0" w:color="auto"/>
        <w:bottom w:val="none" w:sz="0" w:space="0" w:color="auto"/>
        <w:right w:val="none" w:sz="0" w:space="0" w:color="auto"/>
      </w:divBdr>
    </w:div>
    <w:div w:id="1456025552">
      <w:bodyDiv w:val="1"/>
      <w:marLeft w:val="0"/>
      <w:marRight w:val="0"/>
      <w:marTop w:val="0"/>
      <w:marBottom w:val="0"/>
      <w:divBdr>
        <w:top w:val="none" w:sz="0" w:space="0" w:color="auto"/>
        <w:left w:val="none" w:sz="0" w:space="0" w:color="auto"/>
        <w:bottom w:val="none" w:sz="0" w:space="0" w:color="auto"/>
        <w:right w:val="none" w:sz="0" w:space="0" w:color="auto"/>
      </w:divBdr>
    </w:div>
    <w:div w:id="1457525879">
      <w:bodyDiv w:val="1"/>
      <w:marLeft w:val="0"/>
      <w:marRight w:val="0"/>
      <w:marTop w:val="0"/>
      <w:marBottom w:val="0"/>
      <w:divBdr>
        <w:top w:val="none" w:sz="0" w:space="0" w:color="auto"/>
        <w:left w:val="none" w:sz="0" w:space="0" w:color="auto"/>
        <w:bottom w:val="none" w:sz="0" w:space="0" w:color="auto"/>
        <w:right w:val="none" w:sz="0" w:space="0" w:color="auto"/>
      </w:divBdr>
      <w:divsChild>
        <w:div w:id="856120872">
          <w:marLeft w:val="0"/>
          <w:marRight w:val="0"/>
          <w:marTop w:val="0"/>
          <w:marBottom w:val="0"/>
          <w:divBdr>
            <w:top w:val="none" w:sz="0" w:space="0" w:color="auto"/>
            <w:left w:val="none" w:sz="0" w:space="0" w:color="auto"/>
            <w:bottom w:val="none" w:sz="0" w:space="0" w:color="auto"/>
            <w:right w:val="none" w:sz="0" w:space="0" w:color="auto"/>
          </w:divBdr>
          <w:divsChild>
            <w:div w:id="10239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7291">
      <w:bodyDiv w:val="1"/>
      <w:marLeft w:val="0"/>
      <w:marRight w:val="0"/>
      <w:marTop w:val="0"/>
      <w:marBottom w:val="0"/>
      <w:divBdr>
        <w:top w:val="none" w:sz="0" w:space="0" w:color="auto"/>
        <w:left w:val="none" w:sz="0" w:space="0" w:color="auto"/>
        <w:bottom w:val="none" w:sz="0" w:space="0" w:color="auto"/>
        <w:right w:val="none" w:sz="0" w:space="0" w:color="auto"/>
      </w:divBdr>
    </w:div>
    <w:div w:id="1462457717">
      <w:bodyDiv w:val="1"/>
      <w:marLeft w:val="0"/>
      <w:marRight w:val="0"/>
      <w:marTop w:val="0"/>
      <w:marBottom w:val="0"/>
      <w:divBdr>
        <w:top w:val="none" w:sz="0" w:space="0" w:color="auto"/>
        <w:left w:val="none" w:sz="0" w:space="0" w:color="auto"/>
        <w:bottom w:val="none" w:sz="0" w:space="0" w:color="auto"/>
        <w:right w:val="none" w:sz="0" w:space="0" w:color="auto"/>
      </w:divBdr>
    </w:div>
    <w:div w:id="1465930064">
      <w:bodyDiv w:val="1"/>
      <w:marLeft w:val="0"/>
      <w:marRight w:val="0"/>
      <w:marTop w:val="0"/>
      <w:marBottom w:val="0"/>
      <w:divBdr>
        <w:top w:val="none" w:sz="0" w:space="0" w:color="auto"/>
        <w:left w:val="none" w:sz="0" w:space="0" w:color="auto"/>
        <w:bottom w:val="none" w:sz="0" w:space="0" w:color="auto"/>
        <w:right w:val="none" w:sz="0" w:space="0" w:color="auto"/>
      </w:divBdr>
    </w:div>
    <w:div w:id="1466464118">
      <w:bodyDiv w:val="1"/>
      <w:marLeft w:val="0"/>
      <w:marRight w:val="0"/>
      <w:marTop w:val="0"/>
      <w:marBottom w:val="0"/>
      <w:divBdr>
        <w:top w:val="none" w:sz="0" w:space="0" w:color="auto"/>
        <w:left w:val="none" w:sz="0" w:space="0" w:color="auto"/>
        <w:bottom w:val="none" w:sz="0" w:space="0" w:color="auto"/>
        <w:right w:val="none" w:sz="0" w:space="0" w:color="auto"/>
      </w:divBdr>
    </w:div>
    <w:div w:id="1472402249">
      <w:bodyDiv w:val="1"/>
      <w:marLeft w:val="0"/>
      <w:marRight w:val="0"/>
      <w:marTop w:val="0"/>
      <w:marBottom w:val="0"/>
      <w:divBdr>
        <w:top w:val="none" w:sz="0" w:space="0" w:color="auto"/>
        <w:left w:val="none" w:sz="0" w:space="0" w:color="auto"/>
        <w:bottom w:val="none" w:sz="0" w:space="0" w:color="auto"/>
        <w:right w:val="none" w:sz="0" w:space="0" w:color="auto"/>
      </w:divBdr>
    </w:div>
    <w:div w:id="1472477082">
      <w:bodyDiv w:val="1"/>
      <w:marLeft w:val="0"/>
      <w:marRight w:val="0"/>
      <w:marTop w:val="0"/>
      <w:marBottom w:val="0"/>
      <w:divBdr>
        <w:top w:val="none" w:sz="0" w:space="0" w:color="auto"/>
        <w:left w:val="none" w:sz="0" w:space="0" w:color="auto"/>
        <w:bottom w:val="none" w:sz="0" w:space="0" w:color="auto"/>
        <w:right w:val="none" w:sz="0" w:space="0" w:color="auto"/>
      </w:divBdr>
    </w:div>
    <w:div w:id="1475102300">
      <w:bodyDiv w:val="1"/>
      <w:marLeft w:val="0"/>
      <w:marRight w:val="0"/>
      <w:marTop w:val="0"/>
      <w:marBottom w:val="0"/>
      <w:divBdr>
        <w:top w:val="none" w:sz="0" w:space="0" w:color="auto"/>
        <w:left w:val="none" w:sz="0" w:space="0" w:color="auto"/>
        <w:bottom w:val="none" w:sz="0" w:space="0" w:color="auto"/>
        <w:right w:val="none" w:sz="0" w:space="0" w:color="auto"/>
      </w:divBdr>
    </w:div>
    <w:div w:id="1476029152">
      <w:bodyDiv w:val="1"/>
      <w:marLeft w:val="0"/>
      <w:marRight w:val="0"/>
      <w:marTop w:val="0"/>
      <w:marBottom w:val="0"/>
      <w:divBdr>
        <w:top w:val="none" w:sz="0" w:space="0" w:color="auto"/>
        <w:left w:val="none" w:sz="0" w:space="0" w:color="auto"/>
        <w:bottom w:val="none" w:sz="0" w:space="0" w:color="auto"/>
        <w:right w:val="none" w:sz="0" w:space="0" w:color="auto"/>
      </w:divBdr>
    </w:div>
    <w:div w:id="1477335359">
      <w:bodyDiv w:val="1"/>
      <w:marLeft w:val="0"/>
      <w:marRight w:val="0"/>
      <w:marTop w:val="0"/>
      <w:marBottom w:val="0"/>
      <w:divBdr>
        <w:top w:val="none" w:sz="0" w:space="0" w:color="auto"/>
        <w:left w:val="none" w:sz="0" w:space="0" w:color="auto"/>
        <w:bottom w:val="none" w:sz="0" w:space="0" w:color="auto"/>
        <w:right w:val="none" w:sz="0" w:space="0" w:color="auto"/>
      </w:divBdr>
    </w:div>
    <w:div w:id="1480266166">
      <w:bodyDiv w:val="1"/>
      <w:marLeft w:val="0"/>
      <w:marRight w:val="0"/>
      <w:marTop w:val="0"/>
      <w:marBottom w:val="0"/>
      <w:divBdr>
        <w:top w:val="none" w:sz="0" w:space="0" w:color="auto"/>
        <w:left w:val="none" w:sz="0" w:space="0" w:color="auto"/>
        <w:bottom w:val="none" w:sz="0" w:space="0" w:color="auto"/>
        <w:right w:val="none" w:sz="0" w:space="0" w:color="auto"/>
      </w:divBdr>
    </w:div>
    <w:div w:id="1483161613">
      <w:bodyDiv w:val="1"/>
      <w:marLeft w:val="0"/>
      <w:marRight w:val="0"/>
      <w:marTop w:val="0"/>
      <w:marBottom w:val="0"/>
      <w:divBdr>
        <w:top w:val="none" w:sz="0" w:space="0" w:color="auto"/>
        <w:left w:val="none" w:sz="0" w:space="0" w:color="auto"/>
        <w:bottom w:val="none" w:sz="0" w:space="0" w:color="auto"/>
        <w:right w:val="none" w:sz="0" w:space="0" w:color="auto"/>
      </w:divBdr>
    </w:div>
    <w:div w:id="1483767658">
      <w:bodyDiv w:val="1"/>
      <w:marLeft w:val="0"/>
      <w:marRight w:val="0"/>
      <w:marTop w:val="0"/>
      <w:marBottom w:val="0"/>
      <w:divBdr>
        <w:top w:val="none" w:sz="0" w:space="0" w:color="auto"/>
        <w:left w:val="none" w:sz="0" w:space="0" w:color="auto"/>
        <w:bottom w:val="none" w:sz="0" w:space="0" w:color="auto"/>
        <w:right w:val="none" w:sz="0" w:space="0" w:color="auto"/>
      </w:divBdr>
    </w:div>
    <w:div w:id="1485125180">
      <w:bodyDiv w:val="1"/>
      <w:marLeft w:val="0"/>
      <w:marRight w:val="0"/>
      <w:marTop w:val="0"/>
      <w:marBottom w:val="0"/>
      <w:divBdr>
        <w:top w:val="none" w:sz="0" w:space="0" w:color="auto"/>
        <w:left w:val="none" w:sz="0" w:space="0" w:color="auto"/>
        <w:bottom w:val="none" w:sz="0" w:space="0" w:color="auto"/>
        <w:right w:val="none" w:sz="0" w:space="0" w:color="auto"/>
      </w:divBdr>
    </w:div>
    <w:div w:id="1485974752">
      <w:bodyDiv w:val="1"/>
      <w:marLeft w:val="0"/>
      <w:marRight w:val="0"/>
      <w:marTop w:val="0"/>
      <w:marBottom w:val="0"/>
      <w:divBdr>
        <w:top w:val="none" w:sz="0" w:space="0" w:color="auto"/>
        <w:left w:val="none" w:sz="0" w:space="0" w:color="auto"/>
        <w:bottom w:val="none" w:sz="0" w:space="0" w:color="auto"/>
        <w:right w:val="none" w:sz="0" w:space="0" w:color="auto"/>
      </w:divBdr>
    </w:div>
    <w:div w:id="1486051069">
      <w:bodyDiv w:val="1"/>
      <w:marLeft w:val="0"/>
      <w:marRight w:val="0"/>
      <w:marTop w:val="0"/>
      <w:marBottom w:val="0"/>
      <w:divBdr>
        <w:top w:val="none" w:sz="0" w:space="0" w:color="auto"/>
        <w:left w:val="none" w:sz="0" w:space="0" w:color="auto"/>
        <w:bottom w:val="none" w:sz="0" w:space="0" w:color="auto"/>
        <w:right w:val="none" w:sz="0" w:space="0" w:color="auto"/>
      </w:divBdr>
    </w:div>
    <w:div w:id="1486243257">
      <w:bodyDiv w:val="1"/>
      <w:marLeft w:val="0"/>
      <w:marRight w:val="0"/>
      <w:marTop w:val="0"/>
      <w:marBottom w:val="0"/>
      <w:divBdr>
        <w:top w:val="none" w:sz="0" w:space="0" w:color="auto"/>
        <w:left w:val="none" w:sz="0" w:space="0" w:color="auto"/>
        <w:bottom w:val="none" w:sz="0" w:space="0" w:color="auto"/>
        <w:right w:val="none" w:sz="0" w:space="0" w:color="auto"/>
      </w:divBdr>
    </w:div>
    <w:div w:id="1486512368">
      <w:bodyDiv w:val="1"/>
      <w:marLeft w:val="0"/>
      <w:marRight w:val="0"/>
      <w:marTop w:val="0"/>
      <w:marBottom w:val="0"/>
      <w:divBdr>
        <w:top w:val="none" w:sz="0" w:space="0" w:color="auto"/>
        <w:left w:val="none" w:sz="0" w:space="0" w:color="auto"/>
        <w:bottom w:val="none" w:sz="0" w:space="0" w:color="auto"/>
        <w:right w:val="none" w:sz="0" w:space="0" w:color="auto"/>
      </w:divBdr>
    </w:div>
    <w:div w:id="1487012252">
      <w:bodyDiv w:val="1"/>
      <w:marLeft w:val="0"/>
      <w:marRight w:val="0"/>
      <w:marTop w:val="0"/>
      <w:marBottom w:val="0"/>
      <w:divBdr>
        <w:top w:val="none" w:sz="0" w:space="0" w:color="auto"/>
        <w:left w:val="none" w:sz="0" w:space="0" w:color="auto"/>
        <w:bottom w:val="none" w:sz="0" w:space="0" w:color="auto"/>
        <w:right w:val="none" w:sz="0" w:space="0" w:color="auto"/>
      </w:divBdr>
    </w:div>
    <w:div w:id="1487088097">
      <w:bodyDiv w:val="1"/>
      <w:marLeft w:val="0"/>
      <w:marRight w:val="0"/>
      <w:marTop w:val="0"/>
      <w:marBottom w:val="0"/>
      <w:divBdr>
        <w:top w:val="none" w:sz="0" w:space="0" w:color="auto"/>
        <w:left w:val="none" w:sz="0" w:space="0" w:color="auto"/>
        <w:bottom w:val="none" w:sz="0" w:space="0" w:color="auto"/>
        <w:right w:val="none" w:sz="0" w:space="0" w:color="auto"/>
      </w:divBdr>
    </w:div>
    <w:div w:id="1487358289">
      <w:bodyDiv w:val="1"/>
      <w:marLeft w:val="0"/>
      <w:marRight w:val="0"/>
      <w:marTop w:val="0"/>
      <w:marBottom w:val="0"/>
      <w:divBdr>
        <w:top w:val="none" w:sz="0" w:space="0" w:color="auto"/>
        <w:left w:val="none" w:sz="0" w:space="0" w:color="auto"/>
        <w:bottom w:val="none" w:sz="0" w:space="0" w:color="auto"/>
        <w:right w:val="none" w:sz="0" w:space="0" w:color="auto"/>
      </w:divBdr>
    </w:div>
    <w:div w:id="1487940203">
      <w:bodyDiv w:val="1"/>
      <w:marLeft w:val="0"/>
      <w:marRight w:val="0"/>
      <w:marTop w:val="0"/>
      <w:marBottom w:val="0"/>
      <w:divBdr>
        <w:top w:val="none" w:sz="0" w:space="0" w:color="auto"/>
        <w:left w:val="none" w:sz="0" w:space="0" w:color="auto"/>
        <w:bottom w:val="none" w:sz="0" w:space="0" w:color="auto"/>
        <w:right w:val="none" w:sz="0" w:space="0" w:color="auto"/>
      </w:divBdr>
    </w:div>
    <w:div w:id="1488324374">
      <w:bodyDiv w:val="1"/>
      <w:marLeft w:val="0"/>
      <w:marRight w:val="0"/>
      <w:marTop w:val="0"/>
      <w:marBottom w:val="0"/>
      <w:divBdr>
        <w:top w:val="none" w:sz="0" w:space="0" w:color="auto"/>
        <w:left w:val="none" w:sz="0" w:space="0" w:color="auto"/>
        <w:bottom w:val="none" w:sz="0" w:space="0" w:color="auto"/>
        <w:right w:val="none" w:sz="0" w:space="0" w:color="auto"/>
      </w:divBdr>
    </w:div>
    <w:div w:id="1489205360">
      <w:bodyDiv w:val="1"/>
      <w:marLeft w:val="0"/>
      <w:marRight w:val="0"/>
      <w:marTop w:val="0"/>
      <w:marBottom w:val="0"/>
      <w:divBdr>
        <w:top w:val="none" w:sz="0" w:space="0" w:color="auto"/>
        <w:left w:val="none" w:sz="0" w:space="0" w:color="auto"/>
        <w:bottom w:val="none" w:sz="0" w:space="0" w:color="auto"/>
        <w:right w:val="none" w:sz="0" w:space="0" w:color="auto"/>
      </w:divBdr>
    </w:div>
    <w:div w:id="1491748300">
      <w:bodyDiv w:val="1"/>
      <w:marLeft w:val="0"/>
      <w:marRight w:val="0"/>
      <w:marTop w:val="0"/>
      <w:marBottom w:val="0"/>
      <w:divBdr>
        <w:top w:val="none" w:sz="0" w:space="0" w:color="auto"/>
        <w:left w:val="none" w:sz="0" w:space="0" w:color="auto"/>
        <w:bottom w:val="none" w:sz="0" w:space="0" w:color="auto"/>
        <w:right w:val="none" w:sz="0" w:space="0" w:color="auto"/>
      </w:divBdr>
    </w:div>
    <w:div w:id="1492329385">
      <w:bodyDiv w:val="1"/>
      <w:marLeft w:val="0"/>
      <w:marRight w:val="0"/>
      <w:marTop w:val="0"/>
      <w:marBottom w:val="0"/>
      <w:divBdr>
        <w:top w:val="none" w:sz="0" w:space="0" w:color="auto"/>
        <w:left w:val="none" w:sz="0" w:space="0" w:color="auto"/>
        <w:bottom w:val="none" w:sz="0" w:space="0" w:color="auto"/>
        <w:right w:val="none" w:sz="0" w:space="0" w:color="auto"/>
      </w:divBdr>
    </w:div>
    <w:div w:id="1493719082">
      <w:bodyDiv w:val="1"/>
      <w:marLeft w:val="0"/>
      <w:marRight w:val="0"/>
      <w:marTop w:val="0"/>
      <w:marBottom w:val="0"/>
      <w:divBdr>
        <w:top w:val="none" w:sz="0" w:space="0" w:color="auto"/>
        <w:left w:val="none" w:sz="0" w:space="0" w:color="auto"/>
        <w:bottom w:val="none" w:sz="0" w:space="0" w:color="auto"/>
        <w:right w:val="none" w:sz="0" w:space="0" w:color="auto"/>
      </w:divBdr>
    </w:div>
    <w:div w:id="1494637127">
      <w:bodyDiv w:val="1"/>
      <w:marLeft w:val="0"/>
      <w:marRight w:val="0"/>
      <w:marTop w:val="0"/>
      <w:marBottom w:val="0"/>
      <w:divBdr>
        <w:top w:val="none" w:sz="0" w:space="0" w:color="auto"/>
        <w:left w:val="none" w:sz="0" w:space="0" w:color="auto"/>
        <w:bottom w:val="none" w:sz="0" w:space="0" w:color="auto"/>
        <w:right w:val="none" w:sz="0" w:space="0" w:color="auto"/>
      </w:divBdr>
    </w:div>
    <w:div w:id="1495022901">
      <w:bodyDiv w:val="1"/>
      <w:marLeft w:val="0"/>
      <w:marRight w:val="0"/>
      <w:marTop w:val="0"/>
      <w:marBottom w:val="0"/>
      <w:divBdr>
        <w:top w:val="none" w:sz="0" w:space="0" w:color="auto"/>
        <w:left w:val="none" w:sz="0" w:space="0" w:color="auto"/>
        <w:bottom w:val="none" w:sz="0" w:space="0" w:color="auto"/>
        <w:right w:val="none" w:sz="0" w:space="0" w:color="auto"/>
      </w:divBdr>
    </w:div>
    <w:div w:id="1495336487">
      <w:bodyDiv w:val="1"/>
      <w:marLeft w:val="0"/>
      <w:marRight w:val="0"/>
      <w:marTop w:val="0"/>
      <w:marBottom w:val="0"/>
      <w:divBdr>
        <w:top w:val="none" w:sz="0" w:space="0" w:color="auto"/>
        <w:left w:val="none" w:sz="0" w:space="0" w:color="auto"/>
        <w:bottom w:val="none" w:sz="0" w:space="0" w:color="auto"/>
        <w:right w:val="none" w:sz="0" w:space="0" w:color="auto"/>
      </w:divBdr>
    </w:div>
    <w:div w:id="1500926230">
      <w:bodyDiv w:val="1"/>
      <w:marLeft w:val="0"/>
      <w:marRight w:val="0"/>
      <w:marTop w:val="0"/>
      <w:marBottom w:val="0"/>
      <w:divBdr>
        <w:top w:val="none" w:sz="0" w:space="0" w:color="auto"/>
        <w:left w:val="none" w:sz="0" w:space="0" w:color="auto"/>
        <w:bottom w:val="none" w:sz="0" w:space="0" w:color="auto"/>
        <w:right w:val="none" w:sz="0" w:space="0" w:color="auto"/>
      </w:divBdr>
    </w:div>
    <w:div w:id="1501970045">
      <w:bodyDiv w:val="1"/>
      <w:marLeft w:val="0"/>
      <w:marRight w:val="0"/>
      <w:marTop w:val="0"/>
      <w:marBottom w:val="0"/>
      <w:divBdr>
        <w:top w:val="none" w:sz="0" w:space="0" w:color="auto"/>
        <w:left w:val="none" w:sz="0" w:space="0" w:color="auto"/>
        <w:bottom w:val="none" w:sz="0" w:space="0" w:color="auto"/>
        <w:right w:val="none" w:sz="0" w:space="0" w:color="auto"/>
      </w:divBdr>
    </w:div>
    <w:div w:id="1502160494">
      <w:bodyDiv w:val="1"/>
      <w:marLeft w:val="0"/>
      <w:marRight w:val="0"/>
      <w:marTop w:val="0"/>
      <w:marBottom w:val="0"/>
      <w:divBdr>
        <w:top w:val="none" w:sz="0" w:space="0" w:color="auto"/>
        <w:left w:val="none" w:sz="0" w:space="0" w:color="auto"/>
        <w:bottom w:val="none" w:sz="0" w:space="0" w:color="auto"/>
        <w:right w:val="none" w:sz="0" w:space="0" w:color="auto"/>
      </w:divBdr>
    </w:div>
    <w:div w:id="1506818345">
      <w:bodyDiv w:val="1"/>
      <w:marLeft w:val="0"/>
      <w:marRight w:val="0"/>
      <w:marTop w:val="0"/>
      <w:marBottom w:val="0"/>
      <w:divBdr>
        <w:top w:val="none" w:sz="0" w:space="0" w:color="auto"/>
        <w:left w:val="none" w:sz="0" w:space="0" w:color="auto"/>
        <w:bottom w:val="none" w:sz="0" w:space="0" w:color="auto"/>
        <w:right w:val="none" w:sz="0" w:space="0" w:color="auto"/>
      </w:divBdr>
    </w:div>
    <w:div w:id="1513839832">
      <w:bodyDiv w:val="1"/>
      <w:marLeft w:val="0"/>
      <w:marRight w:val="0"/>
      <w:marTop w:val="0"/>
      <w:marBottom w:val="0"/>
      <w:divBdr>
        <w:top w:val="none" w:sz="0" w:space="0" w:color="auto"/>
        <w:left w:val="none" w:sz="0" w:space="0" w:color="auto"/>
        <w:bottom w:val="none" w:sz="0" w:space="0" w:color="auto"/>
        <w:right w:val="none" w:sz="0" w:space="0" w:color="auto"/>
      </w:divBdr>
    </w:div>
    <w:div w:id="1515539288">
      <w:bodyDiv w:val="1"/>
      <w:marLeft w:val="0"/>
      <w:marRight w:val="0"/>
      <w:marTop w:val="0"/>
      <w:marBottom w:val="0"/>
      <w:divBdr>
        <w:top w:val="none" w:sz="0" w:space="0" w:color="auto"/>
        <w:left w:val="none" w:sz="0" w:space="0" w:color="auto"/>
        <w:bottom w:val="none" w:sz="0" w:space="0" w:color="auto"/>
        <w:right w:val="none" w:sz="0" w:space="0" w:color="auto"/>
      </w:divBdr>
    </w:div>
    <w:div w:id="1517426926">
      <w:bodyDiv w:val="1"/>
      <w:marLeft w:val="0"/>
      <w:marRight w:val="0"/>
      <w:marTop w:val="0"/>
      <w:marBottom w:val="0"/>
      <w:divBdr>
        <w:top w:val="none" w:sz="0" w:space="0" w:color="auto"/>
        <w:left w:val="none" w:sz="0" w:space="0" w:color="auto"/>
        <w:bottom w:val="none" w:sz="0" w:space="0" w:color="auto"/>
        <w:right w:val="none" w:sz="0" w:space="0" w:color="auto"/>
      </w:divBdr>
    </w:div>
    <w:div w:id="1518274510">
      <w:bodyDiv w:val="1"/>
      <w:marLeft w:val="0"/>
      <w:marRight w:val="0"/>
      <w:marTop w:val="0"/>
      <w:marBottom w:val="0"/>
      <w:divBdr>
        <w:top w:val="none" w:sz="0" w:space="0" w:color="auto"/>
        <w:left w:val="none" w:sz="0" w:space="0" w:color="auto"/>
        <w:bottom w:val="none" w:sz="0" w:space="0" w:color="auto"/>
        <w:right w:val="none" w:sz="0" w:space="0" w:color="auto"/>
      </w:divBdr>
    </w:div>
    <w:div w:id="1520851707">
      <w:bodyDiv w:val="1"/>
      <w:marLeft w:val="0"/>
      <w:marRight w:val="0"/>
      <w:marTop w:val="0"/>
      <w:marBottom w:val="0"/>
      <w:divBdr>
        <w:top w:val="none" w:sz="0" w:space="0" w:color="auto"/>
        <w:left w:val="none" w:sz="0" w:space="0" w:color="auto"/>
        <w:bottom w:val="none" w:sz="0" w:space="0" w:color="auto"/>
        <w:right w:val="none" w:sz="0" w:space="0" w:color="auto"/>
      </w:divBdr>
    </w:div>
    <w:div w:id="1527134832">
      <w:bodyDiv w:val="1"/>
      <w:marLeft w:val="0"/>
      <w:marRight w:val="0"/>
      <w:marTop w:val="0"/>
      <w:marBottom w:val="0"/>
      <w:divBdr>
        <w:top w:val="none" w:sz="0" w:space="0" w:color="auto"/>
        <w:left w:val="none" w:sz="0" w:space="0" w:color="auto"/>
        <w:bottom w:val="none" w:sz="0" w:space="0" w:color="auto"/>
        <w:right w:val="none" w:sz="0" w:space="0" w:color="auto"/>
      </w:divBdr>
    </w:div>
    <w:div w:id="1532038505">
      <w:bodyDiv w:val="1"/>
      <w:marLeft w:val="0"/>
      <w:marRight w:val="0"/>
      <w:marTop w:val="0"/>
      <w:marBottom w:val="0"/>
      <w:divBdr>
        <w:top w:val="none" w:sz="0" w:space="0" w:color="auto"/>
        <w:left w:val="none" w:sz="0" w:space="0" w:color="auto"/>
        <w:bottom w:val="none" w:sz="0" w:space="0" w:color="auto"/>
        <w:right w:val="none" w:sz="0" w:space="0" w:color="auto"/>
      </w:divBdr>
    </w:div>
    <w:div w:id="1535771875">
      <w:bodyDiv w:val="1"/>
      <w:marLeft w:val="0"/>
      <w:marRight w:val="0"/>
      <w:marTop w:val="0"/>
      <w:marBottom w:val="0"/>
      <w:divBdr>
        <w:top w:val="none" w:sz="0" w:space="0" w:color="auto"/>
        <w:left w:val="none" w:sz="0" w:space="0" w:color="auto"/>
        <w:bottom w:val="none" w:sz="0" w:space="0" w:color="auto"/>
        <w:right w:val="none" w:sz="0" w:space="0" w:color="auto"/>
      </w:divBdr>
    </w:div>
    <w:div w:id="1538003442">
      <w:bodyDiv w:val="1"/>
      <w:marLeft w:val="0"/>
      <w:marRight w:val="0"/>
      <w:marTop w:val="0"/>
      <w:marBottom w:val="0"/>
      <w:divBdr>
        <w:top w:val="none" w:sz="0" w:space="0" w:color="auto"/>
        <w:left w:val="none" w:sz="0" w:space="0" w:color="auto"/>
        <w:bottom w:val="none" w:sz="0" w:space="0" w:color="auto"/>
        <w:right w:val="none" w:sz="0" w:space="0" w:color="auto"/>
      </w:divBdr>
    </w:div>
    <w:div w:id="1549535291">
      <w:bodyDiv w:val="1"/>
      <w:marLeft w:val="0"/>
      <w:marRight w:val="0"/>
      <w:marTop w:val="0"/>
      <w:marBottom w:val="0"/>
      <w:divBdr>
        <w:top w:val="none" w:sz="0" w:space="0" w:color="auto"/>
        <w:left w:val="none" w:sz="0" w:space="0" w:color="auto"/>
        <w:bottom w:val="none" w:sz="0" w:space="0" w:color="auto"/>
        <w:right w:val="none" w:sz="0" w:space="0" w:color="auto"/>
      </w:divBdr>
    </w:div>
    <w:div w:id="1550726472">
      <w:bodyDiv w:val="1"/>
      <w:marLeft w:val="0"/>
      <w:marRight w:val="0"/>
      <w:marTop w:val="0"/>
      <w:marBottom w:val="0"/>
      <w:divBdr>
        <w:top w:val="none" w:sz="0" w:space="0" w:color="auto"/>
        <w:left w:val="none" w:sz="0" w:space="0" w:color="auto"/>
        <w:bottom w:val="none" w:sz="0" w:space="0" w:color="auto"/>
        <w:right w:val="none" w:sz="0" w:space="0" w:color="auto"/>
      </w:divBdr>
    </w:div>
    <w:div w:id="1551528134">
      <w:bodyDiv w:val="1"/>
      <w:marLeft w:val="0"/>
      <w:marRight w:val="0"/>
      <w:marTop w:val="0"/>
      <w:marBottom w:val="0"/>
      <w:divBdr>
        <w:top w:val="none" w:sz="0" w:space="0" w:color="auto"/>
        <w:left w:val="none" w:sz="0" w:space="0" w:color="auto"/>
        <w:bottom w:val="none" w:sz="0" w:space="0" w:color="auto"/>
        <w:right w:val="none" w:sz="0" w:space="0" w:color="auto"/>
      </w:divBdr>
    </w:div>
    <w:div w:id="1553343447">
      <w:bodyDiv w:val="1"/>
      <w:marLeft w:val="0"/>
      <w:marRight w:val="0"/>
      <w:marTop w:val="0"/>
      <w:marBottom w:val="0"/>
      <w:divBdr>
        <w:top w:val="none" w:sz="0" w:space="0" w:color="auto"/>
        <w:left w:val="none" w:sz="0" w:space="0" w:color="auto"/>
        <w:bottom w:val="none" w:sz="0" w:space="0" w:color="auto"/>
        <w:right w:val="none" w:sz="0" w:space="0" w:color="auto"/>
      </w:divBdr>
    </w:div>
    <w:div w:id="1555388140">
      <w:bodyDiv w:val="1"/>
      <w:marLeft w:val="0"/>
      <w:marRight w:val="0"/>
      <w:marTop w:val="0"/>
      <w:marBottom w:val="0"/>
      <w:divBdr>
        <w:top w:val="none" w:sz="0" w:space="0" w:color="auto"/>
        <w:left w:val="none" w:sz="0" w:space="0" w:color="auto"/>
        <w:bottom w:val="none" w:sz="0" w:space="0" w:color="auto"/>
        <w:right w:val="none" w:sz="0" w:space="0" w:color="auto"/>
      </w:divBdr>
    </w:div>
    <w:div w:id="1558204284">
      <w:bodyDiv w:val="1"/>
      <w:marLeft w:val="0"/>
      <w:marRight w:val="0"/>
      <w:marTop w:val="0"/>
      <w:marBottom w:val="0"/>
      <w:divBdr>
        <w:top w:val="none" w:sz="0" w:space="0" w:color="auto"/>
        <w:left w:val="none" w:sz="0" w:space="0" w:color="auto"/>
        <w:bottom w:val="none" w:sz="0" w:space="0" w:color="auto"/>
        <w:right w:val="none" w:sz="0" w:space="0" w:color="auto"/>
      </w:divBdr>
    </w:div>
    <w:div w:id="1558971223">
      <w:bodyDiv w:val="1"/>
      <w:marLeft w:val="0"/>
      <w:marRight w:val="0"/>
      <w:marTop w:val="0"/>
      <w:marBottom w:val="0"/>
      <w:divBdr>
        <w:top w:val="none" w:sz="0" w:space="0" w:color="auto"/>
        <w:left w:val="none" w:sz="0" w:space="0" w:color="auto"/>
        <w:bottom w:val="none" w:sz="0" w:space="0" w:color="auto"/>
        <w:right w:val="none" w:sz="0" w:space="0" w:color="auto"/>
      </w:divBdr>
    </w:div>
    <w:div w:id="1564218426">
      <w:bodyDiv w:val="1"/>
      <w:marLeft w:val="0"/>
      <w:marRight w:val="0"/>
      <w:marTop w:val="0"/>
      <w:marBottom w:val="0"/>
      <w:divBdr>
        <w:top w:val="none" w:sz="0" w:space="0" w:color="auto"/>
        <w:left w:val="none" w:sz="0" w:space="0" w:color="auto"/>
        <w:bottom w:val="none" w:sz="0" w:space="0" w:color="auto"/>
        <w:right w:val="none" w:sz="0" w:space="0" w:color="auto"/>
      </w:divBdr>
    </w:div>
    <w:div w:id="1566450593">
      <w:bodyDiv w:val="1"/>
      <w:marLeft w:val="0"/>
      <w:marRight w:val="0"/>
      <w:marTop w:val="0"/>
      <w:marBottom w:val="0"/>
      <w:divBdr>
        <w:top w:val="none" w:sz="0" w:space="0" w:color="auto"/>
        <w:left w:val="none" w:sz="0" w:space="0" w:color="auto"/>
        <w:bottom w:val="none" w:sz="0" w:space="0" w:color="auto"/>
        <w:right w:val="none" w:sz="0" w:space="0" w:color="auto"/>
      </w:divBdr>
    </w:div>
    <w:div w:id="1569148918">
      <w:bodyDiv w:val="1"/>
      <w:marLeft w:val="0"/>
      <w:marRight w:val="0"/>
      <w:marTop w:val="0"/>
      <w:marBottom w:val="0"/>
      <w:divBdr>
        <w:top w:val="none" w:sz="0" w:space="0" w:color="auto"/>
        <w:left w:val="none" w:sz="0" w:space="0" w:color="auto"/>
        <w:bottom w:val="none" w:sz="0" w:space="0" w:color="auto"/>
        <w:right w:val="none" w:sz="0" w:space="0" w:color="auto"/>
      </w:divBdr>
      <w:divsChild>
        <w:div w:id="545221338">
          <w:marLeft w:val="0"/>
          <w:marRight w:val="0"/>
          <w:marTop w:val="0"/>
          <w:marBottom w:val="0"/>
          <w:divBdr>
            <w:top w:val="none" w:sz="0" w:space="0" w:color="auto"/>
            <w:left w:val="none" w:sz="0" w:space="0" w:color="auto"/>
            <w:bottom w:val="none" w:sz="0" w:space="0" w:color="auto"/>
            <w:right w:val="none" w:sz="0" w:space="0" w:color="auto"/>
          </w:divBdr>
        </w:div>
      </w:divsChild>
    </w:div>
    <w:div w:id="1569415686">
      <w:bodyDiv w:val="1"/>
      <w:marLeft w:val="0"/>
      <w:marRight w:val="0"/>
      <w:marTop w:val="0"/>
      <w:marBottom w:val="0"/>
      <w:divBdr>
        <w:top w:val="none" w:sz="0" w:space="0" w:color="auto"/>
        <w:left w:val="none" w:sz="0" w:space="0" w:color="auto"/>
        <w:bottom w:val="none" w:sz="0" w:space="0" w:color="auto"/>
        <w:right w:val="none" w:sz="0" w:space="0" w:color="auto"/>
      </w:divBdr>
    </w:div>
    <w:div w:id="1569799534">
      <w:bodyDiv w:val="1"/>
      <w:marLeft w:val="0"/>
      <w:marRight w:val="0"/>
      <w:marTop w:val="0"/>
      <w:marBottom w:val="0"/>
      <w:divBdr>
        <w:top w:val="none" w:sz="0" w:space="0" w:color="auto"/>
        <w:left w:val="none" w:sz="0" w:space="0" w:color="auto"/>
        <w:bottom w:val="none" w:sz="0" w:space="0" w:color="auto"/>
        <w:right w:val="none" w:sz="0" w:space="0" w:color="auto"/>
      </w:divBdr>
      <w:divsChild>
        <w:div w:id="496460299">
          <w:marLeft w:val="0"/>
          <w:marRight w:val="0"/>
          <w:marTop w:val="0"/>
          <w:marBottom w:val="0"/>
          <w:divBdr>
            <w:top w:val="none" w:sz="0" w:space="0" w:color="auto"/>
            <w:left w:val="none" w:sz="0" w:space="0" w:color="auto"/>
            <w:bottom w:val="none" w:sz="0" w:space="0" w:color="auto"/>
            <w:right w:val="none" w:sz="0" w:space="0" w:color="auto"/>
          </w:divBdr>
          <w:divsChild>
            <w:div w:id="28146596">
              <w:marLeft w:val="0"/>
              <w:marRight w:val="0"/>
              <w:marTop w:val="0"/>
              <w:marBottom w:val="0"/>
              <w:divBdr>
                <w:top w:val="none" w:sz="0" w:space="0" w:color="auto"/>
                <w:left w:val="none" w:sz="0" w:space="0" w:color="auto"/>
                <w:bottom w:val="none" w:sz="0" w:space="0" w:color="auto"/>
                <w:right w:val="none" w:sz="0" w:space="0" w:color="auto"/>
              </w:divBdr>
            </w:div>
            <w:div w:id="2025815673">
              <w:marLeft w:val="0"/>
              <w:marRight w:val="0"/>
              <w:marTop w:val="0"/>
              <w:marBottom w:val="0"/>
              <w:divBdr>
                <w:top w:val="none" w:sz="0" w:space="0" w:color="auto"/>
                <w:left w:val="none" w:sz="0" w:space="0" w:color="auto"/>
                <w:bottom w:val="none" w:sz="0" w:space="0" w:color="auto"/>
                <w:right w:val="none" w:sz="0" w:space="0" w:color="auto"/>
              </w:divBdr>
            </w:div>
            <w:div w:id="6858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0685">
      <w:bodyDiv w:val="1"/>
      <w:marLeft w:val="0"/>
      <w:marRight w:val="0"/>
      <w:marTop w:val="0"/>
      <w:marBottom w:val="0"/>
      <w:divBdr>
        <w:top w:val="none" w:sz="0" w:space="0" w:color="auto"/>
        <w:left w:val="none" w:sz="0" w:space="0" w:color="auto"/>
        <w:bottom w:val="none" w:sz="0" w:space="0" w:color="auto"/>
        <w:right w:val="none" w:sz="0" w:space="0" w:color="auto"/>
      </w:divBdr>
    </w:div>
    <w:div w:id="1572620109">
      <w:bodyDiv w:val="1"/>
      <w:marLeft w:val="0"/>
      <w:marRight w:val="0"/>
      <w:marTop w:val="0"/>
      <w:marBottom w:val="0"/>
      <w:divBdr>
        <w:top w:val="none" w:sz="0" w:space="0" w:color="auto"/>
        <w:left w:val="none" w:sz="0" w:space="0" w:color="auto"/>
        <w:bottom w:val="none" w:sz="0" w:space="0" w:color="auto"/>
        <w:right w:val="none" w:sz="0" w:space="0" w:color="auto"/>
      </w:divBdr>
    </w:div>
    <w:div w:id="1573155674">
      <w:bodyDiv w:val="1"/>
      <w:marLeft w:val="0"/>
      <w:marRight w:val="0"/>
      <w:marTop w:val="0"/>
      <w:marBottom w:val="0"/>
      <w:divBdr>
        <w:top w:val="none" w:sz="0" w:space="0" w:color="auto"/>
        <w:left w:val="none" w:sz="0" w:space="0" w:color="auto"/>
        <w:bottom w:val="none" w:sz="0" w:space="0" w:color="auto"/>
        <w:right w:val="none" w:sz="0" w:space="0" w:color="auto"/>
      </w:divBdr>
    </w:div>
    <w:div w:id="1575117191">
      <w:bodyDiv w:val="1"/>
      <w:marLeft w:val="0"/>
      <w:marRight w:val="0"/>
      <w:marTop w:val="0"/>
      <w:marBottom w:val="0"/>
      <w:divBdr>
        <w:top w:val="none" w:sz="0" w:space="0" w:color="auto"/>
        <w:left w:val="none" w:sz="0" w:space="0" w:color="auto"/>
        <w:bottom w:val="none" w:sz="0" w:space="0" w:color="auto"/>
        <w:right w:val="none" w:sz="0" w:space="0" w:color="auto"/>
      </w:divBdr>
      <w:divsChild>
        <w:div w:id="1593970878">
          <w:marLeft w:val="0"/>
          <w:marRight w:val="0"/>
          <w:marTop w:val="0"/>
          <w:marBottom w:val="0"/>
          <w:divBdr>
            <w:top w:val="none" w:sz="0" w:space="0" w:color="auto"/>
            <w:left w:val="none" w:sz="0" w:space="0" w:color="auto"/>
            <w:bottom w:val="none" w:sz="0" w:space="0" w:color="auto"/>
            <w:right w:val="none" w:sz="0" w:space="0" w:color="auto"/>
          </w:divBdr>
        </w:div>
      </w:divsChild>
    </w:div>
    <w:div w:id="1580672722">
      <w:bodyDiv w:val="1"/>
      <w:marLeft w:val="0"/>
      <w:marRight w:val="0"/>
      <w:marTop w:val="0"/>
      <w:marBottom w:val="0"/>
      <w:divBdr>
        <w:top w:val="none" w:sz="0" w:space="0" w:color="auto"/>
        <w:left w:val="none" w:sz="0" w:space="0" w:color="auto"/>
        <w:bottom w:val="none" w:sz="0" w:space="0" w:color="auto"/>
        <w:right w:val="none" w:sz="0" w:space="0" w:color="auto"/>
      </w:divBdr>
    </w:div>
    <w:div w:id="1583173457">
      <w:bodyDiv w:val="1"/>
      <w:marLeft w:val="0"/>
      <w:marRight w:val="0"/>
      <w:marTop w:val="0"/>
      <w:marBottom w:val="0"/>
      <w:divBdr>
        <w:top w:val="none" w:sz="0" w:space="0" w:color="auto"/>
        <w:left w:val="none" w:sz="0" w:space="0" w:color="auto"/>
        <w:bottom w:val="none" w:sz="0" w:space="0" w:color="auto"/>
        <w:right w:val="none" w:sz="0" w:space="0" w:color="auto"/>
      </w:divBdr>
    </w:div>
    <w:div w:id="1589340538">
      <w:bodyDiv w:val="1"/>
      <w:marLeft w:val="0"/>
      <w:marRight w:val="0"/>
      <w:marTop w:val="0"/>
      <w:marBottom w:val="0"/>
      <w:divBdr>
        <w:top w:val="none" w:sz="0" w:space="0" w:color="auto"/>
        <w:left w:val="none" w:sz="0" w:space="0" w:color="auto"/>
        <w:bottom w:val="none" w:sz="0" w:space="0" w:color="auto"/>
        <w:right w:val="none" w:sz="0" w:space="0" w:color="auto"/>
      </w:divBdr>
    </w:div>
    <w:div w:id="1594053220">
      <w:bodyDiv w:val="1"/>
      <w:marLeft w:val="0"/>
      <w:marRight w:val="0"/>
      <w:marTop w:val="0"/>
      <w:marBottom w:val="0"/>
      <w:divBdr>
        <w:top w:val="none" w:sz="0" w:space="0" w:color="auto"/>
        <w:left w:val="none" w:sz="0" w:space="0" w:color="auto"/>
        <w:bottom w:val="none" w:sz="0" w:space="0" w:color="auto"/>
        <w:right w:val="none" w:sz="0" w:space="0" w:color="auto"/>
      </w:divBdr>
    </w:div>
    <w:div w:id="1594970823">
      <w:bodyDiv w:val="1"/>
      <w:marLeft w:val="0"/>
      <w:marRight w:val="0"/>
      <w:marTop w:val="0"/>
      <w:marBottom w:val="0"/>
      <w:divBdr>
        <w:top w:val="none" w:sz="0" w:space="0" w:color="auto"/>
        <w:left w:val="none" w:sz="0" w:space="0" w:color="auto"/>
        <w:bottom w:val="none" w:sz="0" w:space="0" w:color="auto"/>
        <w:right w:val="none" w:sz="0" w:space="0" w:color="auto"/>
      </w:divBdr>
    </w:div>
    <w:div w:id="1595095409">
      <w:bodyDiv w:val="1"/>
      <w:marLeft w:val="0"/>
      <w:marRight w:val="0"/>
      <w:marTop w:val="0"/>
      <w:marBottom w:val="0"/>
      <w:divBdr>
        <w:top w:val="none" w:sz="0" w:space="0" w:color="auto"/>
        <w:left w:val="none" w:sz="0" w:space="0" w:color="auto"/>
        <w:bottom w:val="none" w:sz="0" w:space="0" w:color="auto"/>
        <w:right w:val="none" w:sz="0" w:space="0" w:color="auto"/>
      </w:divBdr>
    </w:div>
    <w:div w:id="1597059070">
      <w:bodyDiv w:val="1"/>
      <w:marLeft w:val="0"/>
      <w:marRight w:val="0"/>
      <w:marTop w:val="0"/>
      <w:marBottom w:val="0"/>
      <w:divBdr>
        <w:top w:val="none" w:sz="0" w:space="0" w:color="auto"/>
        <w:left w:val="none" w:sz="0" w:space="0" w:color="auto"/>
        <w:bottom w:val="none" w:sz="0" w:space="0" w:color="auto"/>
        <w:right w:val="none" w:sz="0" w:space="0" w:color="auto"/>
      </w:divBdr>
    </w:div>
    <w:div w:id="1597253217">
      <w:bodyDiv w:val="1"/>
      <w:marLeft w:val="0"/>
      <w:marRight w:val="0"/>
      <w:marTop w:val="0"/>
      <w:marBottom w:val="0"/>
      <w:divBdr>
        <w:top w:val="none" w:sz="0" w:space="0" w:color="auto"/>
        <w:left w:val="none" w:sz="0" w:space="0" w:color="auto"/>
        <w:bottom w:val="none" w:sz="0" w:space="0" w:color="auto"/>
        <w:right w:val="none" w:sz="0" w:space="0" w:color="auto"/>
      </w:divBdr>
    </w:div>
    <w:div w:id="1597862320">
      <w:bodyDiv w:val="1"/>
      <w:marLeft w:val="0"/>
      <w:marRight w:val="0"/>
      <w:marTop w:val="0"/>
      <w:marBottom w:val="0"/>
      <w:divBdr>
        <w:top w:val="none" w:sz="0" w:space="0" w:color="auto"/>
        <w:left w:val="none" w:sz="0" w:space="0" w:color="auto"/>
        <w:bottom w:val="none" w:sz="0" w:space="0" w:color="auto"/>
        <w:right w:val="none" w:sz="0" w:space="0" w:color="auto"/>
      </w:divBdr>
    </w:div>
    <w:div w:id="1598558229">
      <w:bodyDiv w:val="1"/>
      <w:marLeft w:val="0"/>
      <w:marRight w:val="0"/>
      <w:marTop w:val="0"/>
      <w:marBottom w:val="0"/>
      <w:divBdr>
        <w:top w:val="none" w:sz="0" w:space="0" w:color="auto"/>
        <w:left w:val="none" w:sz="0" w:space="0" w:color="auto"/>
        <w:bottom w:val="none" w:sz="0" w:space="0" w:color="auto"/>
        <w:right w:val="none" w:sz="0" w:space="0" w:color="auto"/>
      </w:divBdr>
    </w:div>
    <w:div w:id="1599408984">
      <w:bodyDiv w:val="1"/>
      <w:marLeft w:val="0"/>
      <w:marRight w:val="0"/>
      <w:marTop w:val="0"/>
      <w:marBottom w:val="0"/>
      <w:divBdr>
        <w:top w:val="none" w:sz="0" w:space="0" w:color="auto"/>
        <w:left w:val="none" w:sz="0" w:space="0" w:color="auto"/>
        <w:bottom w:val="none" w:sz="0" w:space="0" w:color="auto"/>
        <w:right w:val="none" w:sz="0" w:space="0" w:color="auto"/>
      </w:divBdr>
    </w:div>
    <w:div w:id="1601520934">
      <w:bodyDiv w:val="1"/>
      <w:marLeft w:val="0"/>
      <w:marRight w:val="0"/>
      <w:marTop w:val="0"/>
      <w:marBottom w:val="0"/>
      <w:divBdr>
        <w:top w:val="none" w:sz="0" w:space="0" w:color="auto"/>
        <w:left w:val="none" w:sz="0" w:space="0" w:color="auto"/>
        <w:bottom w:val="none" w:sz="0" w:space="0" w:color="auto"/>
        <w:right w:val="none" w:sz="0" w:space="0" w:color="auto"/>
      </w:divBdr>
    </w:div>
    <w:div w:id="1602567374">
      <w:bodyDiv w:val="1"/>
      <w:marLeft w:val="0"/>
      <w:marRight w:val="0"/>
      <w:marTop w:val="0"/>
      <w:marBottom w:val="0"/>
      <w:divBdr>
        <w:top w:val="none" w:sz="0" w:space="0" w:color="auto"/>
        <w:left w:val="none" w:sz="0" w:space="0" w:color="auto"/>
        <w:bottom w:val="none" w:sz="0" w:space="0" w:color="auto"/>
        <w:right w:val="none" w:sz="0" w:space="0" w:color="auto"/>
      </w:divBdr>
    </w:div>
    <w:div w:id="1602840024">
      <w:bodyDiv w:val="1"/>
      <w:marLeft w:val="0"/>
      <w:marRight w:val="0"/>
      <w:marTop w:val="0"/>
      <w:marBottom w:val="0"/>
      <w:divBdr>
        <w:top w:val="none" w:sz="0" w:space="0" w:color="auto"/>
        <w:left w:val="none" w:sz="0" w:space="0" w:color="auto"/>
        <w:bottom w:val="none" w:sz="0" w:space="0" w:color="auto"/>
        <w:right w:val="none" w:sz="0" w:space="0" w:color="auto"/>
      </w:divBdr>
    </w:div>
    <w:div w:id="1604653772">
      <w:bodyDiv w:val="1"/>
      <w:marLeft w:val="0"/>
      <w:marRight w:val="0"/>
      <w:marTop w:val="0"/>
      <w:marBottom w:val="0"/>
      <w:divBdr>
        <w:top w:val="none" w:sz="0" w:space="0" w:color="auto"/>
        <w:left w:val="none" w:sz="0" w:space="0" w:color="auto"/>
        <w:bottom w:val="none" w:sz="0" w:space="0" w:color="auto"/>
        <w:right w:val="none" w:sz="0" w:space="0" w:color="auto"/>
      </w:divBdr>
    </w:div>
    <w:div w:id="1605533259">
      <w:bodyDiv w:val="1"/>
      <w:marLeft w:val="0"/>
      <w:marRight w:val="0"/>
      <w:marTop w:val="0"/>
      <w:marBottom w:val="0"/>
      <w:divBdr>
        <w:top w:val="none" w:sz="0" w:space="0" w:color="auto"/>
        <w:left w:val="none" w:sz="0" w:space="0" w:color="auto"/>
        <w:bottom w:val="none" w:sz="0" w:space="0" w:color="auto"/>
        <w:right w:val="none" w:sz="0" w:space="0" w:color="auto"/>
      </w:divBdr>
    </w:div>
    <w:div w:id="1608392188">
      <w:bodyDiv w:val="1"/>
      <w:marLeft w:val="0"/>
      <w:marRight w:val="0"/>
      <w:marTop w:val="0"/>
      <w:marBottom w:val="0"/>
      <w:divBdr>
        <w:top w:val="none" w:sz="0" w:space="0" w:color="auto"/>
        <w:left w:val="none" w:sz="0" w:space="0" w:color="auto"/>
        <w:bottom w:val="none" w:sz="0" w:space="0" w:color="auto"/>
        <w:right w:val="none" w:sz="0" w:space="0" w:color="auto"/>
      </w:divBdr>
    </w:div>
    <w:div w:id="1612325251">
      <w:bodyDiv w:val="1"/>
      <w:marLeft w:val="0"/>
      <w:marRight w:val="0"/>
      <w:marTop w:val="0"/>
      <w:marBottom w:val="0"/>
      <w:divBdr>
        <w:top w:val="none" w:sz="0" w:space="0" w:color="auto"/>
        <w:left w:val="none" w:sz="0" w:space="0" w:color="auto"/>
        <w:bottom w:val="none" w:sz="0" w:space="0" w:color="auto"/>
        <w:right w:val="none" w:sz="0" w:space="0" w:color="auto"/>
      </w:divBdr>
    </w:div>
    <w:div w:id="1612586987">
      <w:bodyDiv w:val="1"/>
      <w:marLeft w:val="0"/>
      <w:marRight w:val="0"/>
      <w:marTop w:val="0"/>
      <w:marBottom w:val="0"/>
      <w:divBdr>
        <w:top w:val="none" w:sz="0" w:space="0" w:color="auto"/>
        <w:left w:val="none" w:sz="0" w:space="0" w:color="auto"/>
        <w:bottom w:val="none" w:sz="0" w:space="0" w:color="auto"/>
        <w:right w:val="none" w:sz="0" w:space="0" w:color="auto"/>
      </w:divBdr>
    </w:div>
    <w:div w:id="1614629196">
      <w:bodyDiv w:val="1"/>
      <w:marLeft w:val="0"/>
      <w:marRight w:val="0"/>
      <w:marTop w:val="0"/>
      <w:marBottom w:val="0"/>
      <w:divBdr>
        <w:top w:val="none" w:sz="0" w:space="0" w:color="auto"/>
        <w:left w:val="none" w:sz="0" w:space="0" w:color="auto"/>
        <w:bottom w:val="none" w:sz="0" w:space="0" w:color="auto"/>
        <w:right w:val="none" w:sz="0" w:space="0" w:color="auto"/>
      </w:divBdr>
    </w:div>
    <w:div w:id="1618950995">
      <w:bodyDiv w:val="1"/>
      <w:marLeft w:val="0"/>
      <w:marRight w:val="0"/>
      <w:marTop w:val="0"/>
      <w:marBottom w:val="0"/>
      <w:divBdr>
        <w:top w:val="none" w:sz="0" w:space="0" w:color="auto"/>
        <w:left w:val="none" w:sz="0" w:space="0" w:color="auto"/>
        <w:bottom w:val="none" w:sz="0" w:space="0" w:color="auto"/>
        <w:right w:val="none" w:sz="0" w:space="0" w:color="auto"/>
      </w:divBdr>
    </w:div>
    <w:div w:id="1625455788">
      <w:bodyDiv w:val="1"/>
      <w:marLeft w:val="0"/>
      <w:marRight w:val="0"/>
      <w:marTop w:val="0"/>
      <w:marBottom w:val="0"/>
      <w:divBdr>
        <w:top w:val="none" w:sz="0" w:space="0" w:color="auto"/>
        <w:left w:val="none" w:sz="0" w:space="0" w:color="auto"/>
        <w:bottom w:val="none" w:sz="0" w:space="0" w:color="auto"/>
        <w:right w:val="none" w:sz="0" w:space="0" w:color="auto"/>
      </w:divBdr>
    </w:div>
    <w:div w:id="1625697083">
      <w:bodyDiv w:val="1"/>
      <w:marLeft w:val="0"/>
      <w:marRight w:val="0"/>
      <w:marTop w:val="0"/>
      <w:marBottom w:val="0"/>
      <w:divBdr>
        <w:top w:val="none" w:sz="0" w:space="0" w:color="auto"/>
        <w:left w:val="none" w:sz="0" w:space="0" w:color="auto"/>
        <w:bottom w:val="none" w:sz="0" w:space="0" w:color="auto"/>
        <w:right w:val="none" w:sz="0" w:space="0" w:color="auto"/>
      </w:divBdr>
    </w:div>
    <w:div w:id="1630091891">
      <w:bodyDiv w:val="1"/>
      <w:marLeft w:val="0"/>
      <w:marRight w:val="0"/>
      <w:marTop w:val="0"/>
      <w:marBottom w:val="0"/>
      <w:divBdr>
        <w:top w:val="none" w:sz="0" w:space="0" w:color="auto"/>
        <w:left w:val="none" w:sz="0" w:space="0" w:color="auto"/>
        <w:bottom w:val="none" w:sz="0" w:space="0" w:color="auto"/>
        <w:right w:val="none" w:sz="0" w:space="0" w:color="auto"/>
      </w:divBdr>
    </w:div>
    <w:div w:id="1631008139">
      <w:bodyDiv w:val="1"/>
      <w:marLeft w:val="0"/>
      <w:marRight w:val="0"/>
      <w:marTop w:val="0"/>
      <w:marBottom w:val="0"/>
      <w:divBdr>
        <w:top w:val="none" w:sz="0" w:space="0" w:color="auto"/>
        <w:left w:val="none" w:sz="0" w:space="0" w:color="auto"/>
        <w:bottom w:val="none" w:sz="0" w:space="0" w:color="auto"/>
        <w:right w:val="none" w:sz="0" w:space="0" w:color="auto"/>
      </w:divBdr>
    </w:div>
    <w:div w:id="1635527595">
      <w:bodyDiv w:val="1"/>
      <w:marLeft w:val="0"/>
      <w:marRight w:val="0"/>
      <w:marTop w:val="0"/>
      <w:marBottom w:val="0"/>
      <w:divBdr>
        <w:top w:val="none" w:sz="0" w:space="0" w:color="auto"/>
        <w:left w:val="none" w:sz="0" w:space="0" w:color="auto"/>
        <w:bottom w:val="none" w:sz="0" w:space="0" w:color="auto"/>
        <w:right w:val="none" w:sz="0" w:space="0" w:color="auto"/>
      </w:divBdr>
    </w:div>
    <w:div w:id="1640190091">
      <w:bodyDiv w:val="1"/>
      <w:marLeft w:val="0"/>
      <w:marRight w:val="0"/>
      <w:marTop w:val="0"/>
      <w:marBottom w:val="0"/>
      <w:divBdr>
        <w:top w:val="none" w:sz="0" w:space="0" w:color="auto"/>
        <w:left w:val="none" w:sz="0" w:space="0" w:color="auto"/>
        <w:bottom w:val="none" w:sz="0" w:space="0" w:color="auto"/>
        <w:right w:val="none" w:sz="0" w:space="0" w:color="auto"/>
      </w:divBdr>
    </w:div>
    <w:div w:id="1642341612">
      <w:bodyDiv w:val="1"/>
      <w:marLeft w:val="0"/>
      <w:marRight w:val="0"/>
      <w:marTop w:val="0"/>
      <w:marBottom w:val="0"/>
      <w:divBdr>
        <w:top w:val="none" w:sz="0" w:space="0" w:color="auto"/>
        <w:left w:val="none" w:sz="0" w:space="0" w:color="auto"/>
        <w:bottom w:val="none" w:sz="0" w:space="0" w:color="auto"/>
        <w:right w:val="none" w:sz="0" w:space="0" w:color="auto"/>
      </w:divBdr>
    </w:div>
    <w:div w:id="1652099507">
      <w:bodyDiv w:val="1"/>
      <w:marLeft w:val="0"/>
      <w:marRight w:val="0"/>
      <w:marTop w:val="0"/>
      <w:marBottom w:val="0"/>
      <w:divBdr>
        <w:top w:val="none" w:sz="0" w:space="0" w:color="auto"/>
        <w:left w:val="none" w:sz="0" w:space="0" w:color="auto"/>
        <w:bottom w:val="none" w:sz="0" w:space="0" w:color="auto"/>
        <w:right w:val="none" w:sz="0" w:space="0" w:color="auto"/>
      </w:divBdr>
    </w:div>
    <w:div w:id="1654216596">
      <w:bodyDiv w:val="1"/>
      <w:marLeft w:val="0"/>
      <w:marRight w:val="0"/>
      <w:marTop w:val="0"/>
      <w:marBottom w:val="0"/>
      <w:divBdr>
        <w:top w:val="none" w:sz="0" w:space="0" w:color="auto"/>
        <w:left w:val="none" w:sz="0" w:space="0" w:color="auto"/>
        <w:bottom w:val="none" w:sz="0" w:space="0" w:color="auto"/>
        <w:right w:val="none" w:sz="0" w:space="0" w:color="auto"/>
      </w:divBdr>
    </w:div>
    <w:div w:id="1654916087">
      <w:bodyDiv w:val="1"/>
      <w:marLeft w:val="0"/>
      <w:marRight w:val="0"/>
      <w:marTop w:val="0"/>
      <w:marBottom w:val="0"/>
      <w:divBdr>
        <w:top w:val="none" w:sz="0" w:space="0" w:color="auto"/>
        <w:left w:val="none" w:sz="0" w:space="0" w:color="auto"/>
        <w:bottom w:val="none" w:sz="0" w:space="0" w:color="auto"/>
        <w:right w:val="none" w:sz="0" w:space="0" w:color="auto"/>
      </w:divBdr>
    </w:div>
    <w:div w:id="1655378624">
      <w:bodyDiv w:val="1"/>
      <w:marLeft w:val="0"/>
      <w:marRight w:val="0"/>
      <w:marTop w:val="0"/>
      <w:marBottom w:val="0"/>
      <w:divBdr>
        <w:top w:val="none" w:sz="0" w:space="0" w:color="auto"/>
        <w:left w:val="none" w:sz="0" w:space="0" w:color="auto"/>
        <w:bottom w:val="none" w:sz="0" w:space="0" w:color="auto"/>
        <w:right w:val="none" w:sz="0" w:space="0" w:color="auto"/>
      </w:divBdr>
    </w:div>
    <w:div w:id="1659115126">
      <w:bodyDiv w:val="1"/>
      <w:marLeft w:val="0"/>
      <w:marRight w:val="0"/>
      <w:marTop w:val="0"/>
      <w:marBottom w:val="0"/>
      <w:divBdr>
        <w:top w:val="none" w:sz="0" w:space="0" w:color="auto"/>
        <w:left w:val="none" w:sz="0" w:space="0" w:color="auto"/>
        <w:bottom w:val="none" w:sz="0" w:space="0" w:color="auto"/>
        <w:right w:val="none" w:sz="0" w:space="0" w:color="auto"/>
      </w:divBdr>
    </w:div>
    <w:div w:id="1659655832">
      <w:bodyDiv w:val="1"/>
      <w:marLeft w:val="0"/>
      <w:marRight w:val="0"/>
      <w:marTop w:val="0"/>
      <w:marBottom w:val="0"/>
      <w:divBdr>
        <w:top w:val="none" w:sz="0" w:space="0" w:color="auto"/>
        <w:left w:val="none" w:sz="0" w:space="0" w:color="auto"/>
        <w:bottom w:val="none" w:sz="0" w:space="0" w:color="auto"/>
        <w:right w:val="none" w:sz="0" w:space="0" w:color="auto"/>
      </w:divBdr>
    </w:div>
    <w:div w:id="1668485085">
      <w:bodyDiv w:val="1"/>
      <w:marLeft w:val="0"/>
      <w:marRight w:val="0"/>
      <w:marTop w:val="0"/>
      <w:marBottom w:val="0"/>
      <w:divBdr>
        <w:top w:val="none" w:sz="0" w:space="0" w:color="auto"/>
        <w:left w:val="none" w:sz="0" w:space="0" w:color="auto"/>
        <w:bottom w:val="none" w:sz="0" w:space="0" w:color="auto"/>
        <w:right w:val="none" w:sz="0" w:space="0" w:color="auto"/>
      </w:divBdr>
    </w:div>
    <w:div w:id="1668902509">
      <w:bodyDiv w:val="1"/>
      <w:marLeft w:val="0"/>
      <w:marRight w:val="0"/>
      <w:marTop w:val="0"/>
      <w:marBottom w:val="0"/>
      <w:divBdr>
        <w:top w:val="none" w:sz="0" w:space="0" w:color="auto"/>
        <w:left w:val="none" w:sz="0" w:space="0" w:color="auto"/>
        <w:bottom w:val="none" w:sz="0" w:space="0" w:color="auto"/>
        <w:right w:val="none" w:sz="0" w:space="0" w:color="auto"/>
      </w:divBdr>
    </w:div>
    <w:div w:id="1669140020">
      <w:bodyDiv w:val="1"/>
      <w:marLeft w:val="0"/>
      <w:marRight w:val="0"/>
      <w:marTop w:val="0"/>
      <w:marBottom w:val="0"/>
      <w:divBdr>
        <w:top w:val="none" w:sz="0" w:space="0" w:color="auto"/>
        <w:left w:val="none" w:sz="0" w:space="0" w:color="auto"/>
        <w:bottom w:val="none" w:sz="0" w:space="0" w:color="auto"/>
        <w:right w:val="none" w:sz="0" w:space="0" w:color="auto"/>
      </w:divBdr>
    </w:div>
    <w:div w:id="1669404431">
      <w:bodyDiv w:val="1"/>
      <w:marLeft w:val="0"/>
      <w:marRight w:val="0"/>
      <w:marTop w:val="0"/>
      <w:marBottom w:val="0"/>
      <w:divBdr>
        <w:top w:val="none" w:sz="0" w:space="0" w:color="auto"/>
        <w:left w:val="none" w:sz="0" w:space="0" w:color="auto"/>
        <w:bottom w:val="none" w:sz="0" w:space="0" w:color="auto"/>
        <w:right w:val="none" w:sz="0" w:space="0" w:color="auto"/>
      </w:divBdr>
    </w:div>
    <w:div w:id="1669746545">
      <w:bodyDiv w:val="1"/>
      <w:marLeft w:val="0"/>
      <w:marRight w:val="0"/>
      <w:marTop w:val="0"/>
      <w:marBottom w:val="0"/>
      <w:divBdr>
        <w:top w:val="none" w:sz="0" w:space="0" w:color="auto"/>
        <w:left w:val="none" w:sz="0" w:space="0" w:color="auto"/>
        <w:bottom w:val="none" w:sz="0" w:space="0" w:color="auto"/>
        <w:right w:val="none" w:sz="0" w:space="0" w:color="auto"/>
      </w:divBdr>
    </w:div>
    <w:div w:id="1670985387">
      <w:bodyDiv w:val="1"/>
      <w:marLeft w:val="0"/>
      <w:marRight w:val="0"/>
      <w:marTop w:val="0"/>
      <w:marBottom w:val="0"/>
      <w:divBdr>
        <w:top w:val="none" w:sz="0" w:space="0" w:color="auto"/>
        <w:left w:val="none" w:sz="0" w:space="0" w:color="auto"/>
        <w:bottom w:val="none" w:sz="0" w:space="0" w:color="auto"/>
        <w:right w:val="none" w:sz="0" w:space="0" w:color="auto"/>
      </w:divBdr>
    </w:div>
    <w:div w:id="1671103638">
      <w:bodyDiv w:val="1"/>
      <w:marLeft w:val="0"/>
      <w:marRight w:val="0"/>
      <w:marTop w:val="0"/>
      <w:marBottom w:val="0"/>
      <w:divBdr>
        <w:top w:val="none" w:sz="0" w:space="0" w:color="auto"/>
        <w:left w:val="none" w:sz="0" w:space="0" w:color="auto"/>
        <w:bottom w:val="none" w:sz="0" w:space="0" w:color="auto"/>
        <w:right w:val="none" w:sz="0" w:space="0" w:color="auto"/>
      </w:divBdr>
    </w:div>
    <w:div w:id="1673799290">
      <w:bodyDiv w:val="1"/>
      <w:marLeft w:val="0"/>
      <w:marRight w:val="0"/>
      <w:marTop w:val="0"/>
      <w:marBottom w:val="0"/>
      <w:divBdr>
        <w:top w:val="none" w:sz="0" w:space="0" w:color="auto"/>
        <w:left w:val="none" w:sz="0" w:space="0" w:color="auto"/>
        <w:bottom w:val="none" w:sz="0" w:space="0" w:color="auto"/>
        <w:right w:val="none" w:sz="0" w:space="0" w:color="auto"/>
      </w:divBdr>
    </w:div>
    <w:div w:id="1674911798">
      <w:bodyDiv w:val="1"/>
      <w:marLeft w:val="0"/>
      <w:marRight w:val="0"/>
      <w:marTop w:val="0"/>
      <w:marBottom w:val="0"/>
      <w:divBdr>
        <w:top w:val="none" w:sz="0" w:space="0" w:color="auto"/>
        <w:left w:val="none" w:sz="0" w:space="0" w:color="auto"/>
        <w:bottom w:val="none" w:sz="0" w:space="0" w:color="auto"/>
        <w:right w:val="none" w:sz="0" w:space="0" w:color="auto"/>
      </w:divBdr>
    </w:div>
    <w:div w:id="1675304040">
      <w:bodyDiv w:val="1"/>
      <w:marLeft w:val="0"/>
      <w:marRight w:val="0"/>
      <w:marTop w:val="0"/>
      <w:marBottom w:val="0"/>
      <w:divBdr>
        <w:top w:val="none" w:sz="0" w:space="0" w:color="auto"/>
        <w:left w:val="none" w:sz="0" w:space="0" w:color="auto"/>
        <w:bottom w:val="none" w:sz="0" w:space="0" w:color="auto"/>
        <w:right w:val="none" w:sz="0" w:space="0" w:color="auto"/>
      </w:divBdr>
    </w:div>
    <w:div w:id="1681658643">
      <w:bodyDiv w:val="1"/>
      <w:marLeft w:val="0"/>
      <w:marRight w:val="0"/>
      <w:marTop w:val="0"/>
      <w:marBottom w:val="0"/>
      <w:divBdr>
        <w:top w:val="none" w:sz="0" w:space="0" w:color="auto"/>
        <w:left w:val="none" w:sz="0" w:space="0" w:color="auto"/>
        <w:bottom w:val="none" w:sz="0" w:space="0" w:color="auto"/>
        <w:right w:val="none" w:sz="0" w:space="0" w:color="auto"/>
      </w:divBdr>
    </w:div>
    <w:div w:id="1682271471">
      <w:bodyDiv w:val="1"/>
      <w:marLeft w:val="0"/>
      <w:marRight w:val="0"/>
      <w:marTop w:val="0"/>
      <w:marBottom w:val="0"/>
      <w:divBdr>
        <w:top w:val="none" w:sz="0" w:space="0" w:color="auto"/>
        <w:left w:val="none" w:sz="0" w:space="0" w:color="auto"/>
        <w:bottom w:val="none" w:sz="0" w:space="0" w:color="auto"/>
        <w:right w:val="none" w:sz="0" w:space="0" w:color="auto"/>
      </w:divBdr>
    </w:div>
    <w:div w:id="1682780884">
      <w:bodyDiv w:val="1"/>
      <w:marLeft w:val="0"/>
      <w:marRight w:val="0"/>
      <w:marTop w:val="0"/>
      <w:marBottom w:val="0"/>
      <w:divBdr>
        <w:top w:val="none" w:sz="0" w:space="0" w:color="auto"/>
        <w:left w:val="none" w:sz="0" w:space="0" w:color="auto"/>
        <w:bottom w:val="none" w:sz="0" w:space="0" w:color="auto"/>
        <w:right w:val="none" w:sz="0" w:space="0" w:color="auto"/>
      </w:divBdr>
      <w:divsChild>
        <w:div w:id="1524392396">
          <w:marLeft w:val="0"/>
          <w:marRight w:val="0"/>
          <w:marTop w:val="0"/>
          <w:marBottom w:val="0"/>
          <w:divBdr>
            <w:top w:val="none" w:sz="0" w:space="0" w:color="auto"/>
            <w:left w:val="none" w:sz="0" w:space="0" w:color="auto"/>
            <w:bottom w:val="none" w:sz="0" w:space="0" w:color="auto"/>
            <w:right w:val="none" w:sz="0" w:space="0" w:color="auto"/>
          </w:divBdr>
          <w:divsChild>
            <w:div w:id="1424957259">
              <w:marLeft w:val="0"/>
              <w:marRight w:val="0"/>
              <w:marTop w:val="0"/>
              <w:marBottom w:val="0"/>
              <w:divBdr>
                <w:top w:val="none" w:sz="0" w:space="0" w:color="auto"/>
                <w:left w:val="none" w:sz="0" w:space="0" w:color="auto"/>
                <w:bottom w:val="none" w:sz="0" w:space="0" w:color="auto"/>
                <w:right w:val="none" w:sz="0" w:space="0" w:color="auto"/>
              </w:divBdr>
            </w:div>
            <w:div w:id="73474891">
              <w:marLeft w:val="0"/>
              <w:marRight w:val="0"/>
              <w:marTop w:val="0"/>
              <w:marBottom w:val="0"/>
              <w:divBdr>
                <w:top w:val="none" w:sz="0" w:space="0" w:color="auto"/>
                <w:left w:val="none" w:sz="0" w:space="0" w:color="auto"/>
                <w:bottom w:val="none" w:sz="0" w:space="0" w:color="auto"/>
                <w:right w:val="none" w:sz="0" w:space="0" w:color="auto"/>
              </w:divBdr>
            </w:div>
            <w:div w:id="36125108">
              <w:marLeft w:val="0"/>
              <w:marRight w:val="0"/>
              <w:marTop w:val="0"/>
              <w:marBottom w:val="0"/>
              <w:divBdr>
                <w:top w:val="none" w:sz="0" w:space="0" w:color="auto"/>
                <w:left w:val="none" w:sz="0" w:space="0" w:color="auto"/>
                <w:bottom w:val="none" w:sz="0" w:space="0" w:color="auto"/>
                <w:right w:val="none" w:sz="0" w:space="0" w:color="auto"/>
              </w:divBdr>
            </w:div>
            <w:div w:id="1167987491">
              <w:marLeft w:val="0"/>
              <w:marRight w:val="0"/>
              <w:marTop w:val="0"/>
              <w:marBottom w:val="0"/>
              <w:divBdr>
                <w:top w:val="none" w:sz="0" w:space="0" w:color="auto"/>
                <w:left w:val="none" w:sz="0" w:space="0" w:color="auto"/>
                <w:bottom w:val="none" w:sz="0" w:space="0" w:color="auto"/>
                <w:right w:val="none" w:sz="0" w:space="0" w:color="auto"/>
              </w:divBdr>
            </w:div>
            <w:div w:id="753084985">
              <w:marLeft w:val="0"/>
              <w:marRight w:val="0"/>
              <w:marTop w:val="0"/>
              <w:marBottom w:val="0"/>
              <w:divBdr>
                <w:top w:val="none" w:sz="0" w:space="0" w:color="auto"/>
                <w:left w:val="none" w:sz="0" w:space="0" w:color="auto"/>
                <w:bottom w:val="none" w:sz="0" w:space="0" w:color="auto"/>
                <w:right w:val="none" w:sz="0" w:space="0" w:color="auto"/>
              </w:divBdr>
            </w:div>
            <w:div w:id="1767340877">
              <w:marLeft w:val="0"/>
              <w:marRight w:val="0"/>
              <w:marTop w:val="0"/>
              <w:marBottom w:val="0"/>
              <w:divBdr>
                <w:top w:val="none" w:sz="0" w:space="0" w:color="auto"/>
                <w:left w:val="none" w:sz="0" w:space="0" w:color="auto"/>
                <w:bottom w:val="none" w:sz="0" w:space="0" w:color="auto"/>
                <w:right w:val="none" w:sz="0" w:space="0" w:color="auto"/>
              </w:divBdr>
            </w:div>
            <w:div w:id="1796488562">
              <w:marLeft w:val="0"/>
              <w:marRight w:val="0"/>
              <w:marTop w:val="0"/>
              <w:marBottom w:val="0"/>
              <w:divBdr>
                <w:top w:val="none" w:sz="0" w:space="0" w:color="auto"/>
                <w:left w:val="none" w:sz="0" w:space="0" w:color="auto"/>
                <w:bottom w:val="none" w:sz="0" w:space="0" w:color="auto"/>
                <w:right w:val="none" w:sz="0" w:space="0" w:color="auto"/>
              </w:divBdr>
            </w:div>
            <w:div w:id="1323049661">
              <w:marLeft w:val="0"/>
              <w:marRight w:val="0"/>
              <w:marTop w:val="0"/>
              <w:marBottom w:val="0"/>
              <w:divBdr>
                <w:top w:val="none" w:sz="0" w:space="0" w:color="auto"/>
                <w:left w:val="none" w:sz="0" w:space="0" w:color="auto"/>
                <w:bottom w:val="none" w:sz="0" w:space="0" w:color="auto"/>
                <w:right w:val="none" w:sz="0" w:space="0" w:color="auto"/>
              </w:divBdr>
            </w:div>
            <w:div w:id="1261794312">
              <w:marLeft w:val="0"/>
              <w:marRight w:val="0"/>
              <w:marTop w:val="0"/>
              <w:marBottom w:val="0"/>
              <w:divBdr>
                <w:top w:val="none" w:sz="0" w:space="0" w:color="auto"/>
                <w:left w:val="none" w:sz="0" w:space="0" w:color="auto"/>
                <w:bottom w:val="none" w:sz="0" w:space="0" w:color="auto"/>
                <w:right w:val="none" w:sz="0" w:space="0" w:color="auto"/>
              </w:divBdr>
            </w:div>
            <w:div w:id="256521690">
              <w:marLeft w:val="0"/>
              <w:marRight w:val="0"/>
              <w:marTop w:val="0"/>
              <w:marBottom w:val="0"/>
              <w:divBdr>
                <w:top w:val="none" w:sz="0" w:space="0" w:color="auto"/>
                <w:left w:val="none" w:sz="0" w:space="0" w:color="auto"/>
                <w:bottom w:val="none" w:sz="0" w:space="0" w:color="auto"/>
                <w:right w:val="none" w:sz="0" w:space="0" w:color="auto"/>
              </w:divBdr>
            </w:div>
            <w:div w:id="27071835">
              <w:marLeft w:val="0"/>
              <w:marRight w:val="0"/>
              <w:marTop w:val="0"/>
              <w:marBottom w:val="0"/>
              <w:divBdr>
                <w:top w:val="none" w:sz="0" w:space="0" w:color="auto"/>
                <w:left w:val="none" w:sz="0" w:space="0" w:color="auto"/>
                <w:bottom w:val="none" w:sz="0" w:space="0" w:color="auto"/>
                <w:right w:val="none" w:sz="0" w:space="0" w:color="auto"/>
              </w:divBdr>
            </w:div>
            <w:div w:id="16736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80256">
      <w:bodyDiv w:val="1"/>
      <w:marLeft w:val="0"/>
      <w:marRight w:val="0"/>
      <w:marTop w:val="0"/>
      <w:marBottom w:val="0"/>
      <w:divBdr>
        <w:top w:val="none" w:sz="0" w:space="0" w:color="auto"/>
        <w:left w:val="none" w:sz="0" w:space="0" w:color="auto"/>
        <w:bottom w:val="none" w:sz="0" w:space="0" w:color="auto"/>
        <w:right w:val="none" w:sz="0" w:space="0" w:color="auto"/>
      </w:divBdr>
    </w:div>
    <w:div w:id="1684822047">
      <w:bodyDiv w:val="1"/>
      <w:marLeft w:val="0"/>
      <w:marRight w:val="0"/>
      <w:marTop w:val="0"/>
      <w:marBottom w:val="0"/>
      <w:divBdr>
        <w:top w:val="none" w:sz="0" w:space="0" w:color="auto"/>
        <w:left w:val="none" w:sz="0" w:space="0" w:color="auto"/>
        <w:bottom w:val="none" w:sz="0" w:space="0" w:color="auto"/>
        <w:right w:val="none" w:sz="0" w:space="0" w:color="auto"/>
      </w:divBdr>
    </w:div>
    <w:div w:id="1685549811">
      <w:bodyDiv w:val="1"/>
      <w:marLeft w:val="0"/>
      <w:marRight w:val="0"/>
      <w:marTop w:val="0"/>
      <w:marBottom w:val="0"/>
      <w:divBdr>
        <w:top w:val="none" w:sz="0" w:space="0" w:color="auto"/>
        <w:left w:val="none" w:sz="0" w:space="0" w:color="auto"/>
        <w:bottom w:val="none" w:sz="0" w:space="0" w:color="auto"/>
        <w:right w:val="none" w:sz="0" w:space="0" w:color="auto"/>
      </w:divBdr>
    </w:div>
    <w:div w:id="1696155675">
      <w:bodyDiv w:val="1"/>
      <w:marLeft w:val="0"/>
      <w:marRight w:val="0"/>
      <w:marTop w:val="0"/>
      <w:marBottom w:val="0"/>
      <w:divBdr>
        <w:top w:val="none" w:sz="0" w:space="0" w:color="auto"/>
        <w:left w:val="none" w:sz="0" w:space="0" w:color="auto"/>
        <w:bottom w:val="none" w:sz="0" w:space="0" w:color="auto"/>
        <w:right w:val="none" w:sz="0" w:space="0" w:color="auto"/>
      </w:divBdr>
    </w:div>
    <w:div w:id="1697194478">
      <w:bodyDiv w:val="1"/>
      <w:marLeft w:val="0"/>
      <w:marRight w:val="0"/>
      <w:marTop w:val="0"/>
      <w:marBottom w:val="0"/>
      <w:divBdr>
        <w:top w:val="none" w:sz="0" w:space="0" w:color="auto"/>
        <w:left w:val="none" w:sz="0" w:space="0" w:color="auto"/>
        <w:bottom w:val="none" w:sz="0" w:space="0" w:color="auto"/>
        <w:right w:val="none" w:sz="0" w:space="0" w:color="auto"/>
      </w:divBdr>
    </w:div>
    <w:div w:id="1699819608">
      <w:bodyDiv w:val="1"/>
      <w:marLeft w:val="0"/>
      <w:marRight w:val="0"/>
      <w:marTop w:val="0"/>
      <w:marBottom w:val="0"/>
      <w:divBdr>
        <w:top w:val="none" w:sz="0" w:space="0" w:color="auto"/>
        <w:left w:val="none" w:sz="0" w:space="0" w:color="auto"/>
        <w:bottom w:val="none" w:sz="0" w:space="0" w:color="auto"/>
        <w:right w:val="none" w:sz="0" w:space="0" w:color="auto"/>
      </w:divBdr>
    </w:div>
    <w:div w:id="1700087371">
      <w:bodyDiv w:val="1"/>
      <w:marLeft w:val="0"/>
      <w:marRight w:val="0"/>
      <w:marTop w:val="0"/>
      <w:marBottom w:val="0"/>
      <w:divBdr>
        <w:top w:val="none" w:sz="0" w:space="0" w:color="auto"/>
        <w:left w:val="none" w:sz="0" w:space="0" w:color="auto"/>
        <w:bottom w:val="none" w:sz="0" w:space="0" w:color="auto"/>
        <w:right w:val="none" w:sz="0" w:space="0" w:color="auto"/>
      </w:divBdr>
    </w:div>
    <w:div w:id="1702702094">
      <w:bodyDiv w:val="1"/>
      <w:marLeft w:val="0"/>
      <w:marRight w:val="0"/>
      <w:marTop w:val="0"/>
      <w:marBottom w:val="0"/>
      <w:divBdr>
        <w:top w:val="none" w:sz="0" w:space="0" w:color="auto"/>
        <w:left w:val="none" w:sz="0" w:space="0" w:color="auto"/>
        <w:bottom w:val="none" w:sz="0" w:space="0" w:color="auto"/>
        <w:right w:val="none" w:sz="0" w:space="0" w:color="auto"/>
      </w:divBdr>
    </w:div>
    <w:div w:id="1703245579">
      <w:bodyDiv w:val="1"/>
      <w:marLeft w:val="0"/>
      <w:marRight w:val="0"/>
      <w:marTop w:val="0"/>
      <w:marBottom w:val="0"/>
      <w:divBdr>
        <w:top w:val="none" w:sz="0" w:space="0" w:color="auto"/>
        <w:left w:val="none" w:sz="0" w:space="0" w:color="auto"/>
        <w:bottom w:val="none" w:sz="0" w:space="0" w:color="auto"/>
        <w:right w:val="none" w:sz="0" w:space="0" w:color="auto"/>
      </w:divBdr>
    </w:div>
    <w:div w:id="1703483527">
      <w:bodyDiv w:val="1"/>
      <w:marLeft w:val="0"/>
      <w:marRight w:val="0"/>
      <w:marTop w:val="0"/>
      <w:marBottom w:val="0"/>
      <w:divBdr>
        <w:top w:val="none" w:sz="0" w:space="0" w:color="auto"/>
        <w:left w:val="none" w:sz="0" w:space="0" w:color="auto"/>
        <w:bottom w:val="none" w:sz="0" w:space="0" w:color="auto"/>
        <w:right w:val="none" w:sz="0" w:space="0" w:color="auto"/>
      </w:divBdr>
    </w:div>
    <w:div w:id="1707873158">
      <w:bodyDiv w:val="1"/>
      <w:marLeft w:val="0"/>
      <w:marRight w:val="0"/>
      <w:marTop w:val="0"/>
      <w:marBottom w:val="0"/>
      <w:divBdr>
        <w:top w:val="none" w:sz="0" w:space="0" w:color="auto"/>
        <w:left w:val="none" w:sz="0" w:space="0" w:color="auto"/>
        <w:bottom w:val="none" w:sz="0" w:space="0" w:color="auto"/>
        <w:right w:val="none" w:sz="0" w:space="0" w:color="auto"/>
      </w:divBdr>
    </w:div>
    <w:div w:id="1708598958">
      <w:bodyDiv w:val="1"/>
      <w:marLeft w:val="0"/>
      <w:marRight w:val="0"/>
      <w:marTop w:val="0"/>
      <w:marBottom w:val="0"/>
      <w:divBdr>
        <w:top w:val="none" w:sz="0" w:space="0" w:color="auto"/>
        <w:left w:val="none" w:sz="0" w:space="0" w:color="auto"/>
        <w:bottom w:val="none" w:sz="0" w:space="0" w:color="auto"/>
        <w:right w:val="none" w:sz="0" w:space="0" w:color="auto"/>
      </w:divBdr>
    </w:div>
    <w:div w:id="1709985018">
      <w:bodyDiv w:val="1"/>
      <w:marLeft w:val="0"/>
      <w:marRight w:val="0"/>
      <w:marTop w:val="0"/>
      <w:marBottom w:val="0"/>
      <w:divBdr>
        <w:top w:val="none" w:sz="0" w:space="0" w:color="auto"/>
        <w:left w:val="none" w:sz="0" w:space="0" w:color="auto"/>
        <w:bottom w:val="none" w:sz="0" w:space="0" w:color="auto"/>
        <w:right w:val="none" w:sz="0" w:space="0" w:color="auto"/>
      </w:divBdr>
    </w:div>
    <w:div w:id="1710448619">
      <w:bodyDiv w:val="1"/>
      <w:marLeft w:val="0"/>
      <w:marRight w:val="0"/>
      <w:marTop w:val="0"/>
      <w:marBottom w:val="0"/>
      <w:divBdr>
        <w:top w:val="none" w:sz="0" w:space="0" w:color="auto"/>
        <w:left w:val="none" w:sz="0" w:space="0" w:color="auto"/>
        <w:bottom w:val="none" w:sz="0" w:space="0" w:color="auto"/>
        <w:right w:val="none" w:sz="0" w:space="0" w:color="auto"/>
      </w:divBdr>
    </w:div>
    <w:div w:id="1714887758">
      <w:bodyDiv w:val="1"/>
      <w:marLeft w:val="0"/>
      <w:marRight w:val="0"/>
      <w:marTop w:val="0"/>
      <w:marBottom w:val="0"/>
      <w:divBdr>
        <w:top w:val="none" w:sz="0" w:space="0" w:color="auto"/>
        <w:left w:val="none" w:sz="0" w:space="0" w:color="auto"/>
        <w:bottom w:val="none" w:sz="0" w:space="0" w:color="auto"/>
        <w:right w:val="none" w:sz="0" w:space="0" w:color="auto"/>
      </w:divBdr>
    </w:div>
    <w:div w:id="1716420157">
      <w:bodyDiv w:val="1"/>
      <w:marLeft w:val="0"/>
      <w:marRight w:val="0"/>
      <w:marTop w:val="0"/>
      <w:marBottom w:val="0"/>
      <w:divBdr>
        <w:top w:val="none" w:sz="0" w:space="0" w:color="auto"/>
        <w:left w:val="none" w:sz="0" w:space="0" w:color="auto"/>
        <w:bottom w:val="none" w:sz="0" w:space="0" w:color="auto"/>
        <w:right w:val="none" w:sz="0" w:space="0" w:color="auto"/>
      </w:divBdr>
      <w:divsChild>
        <w:div w:id="314458066">
          <w:marLeft w:val="0"/>
          <w:marRight w:val="0"/>
          <w:marTop w:val="0"/>
          <w:marBottom w:val="0"/>
          <w:divBdr>
            <w:top w:val="none" w:sz="0" w:space="0" w:color="auto"/>
            <w:left w:val="none" w:sz="0" w:space="0" w:color="auto"/>
            <w:bottom w:val="none" w:sz="0" w:space="0" w:color="auto"/>
            <w:right w:val="none" w:sz="0" w:space="0" w:color="auto"/>
          </w:divBdr>
          <w:divsChild>
            <w:div w:id="1867712762">
              <w:marLeft w:val="0"/>
              <w:marRight w:val="0"/>
              <w:marTop w:val="0"/>
              <w:marBottom w:val="0"/>
              <w:divBdr>
                <w:top w:val="none" w:sz="0" w:space="0" w:color="auto"/>
                <w:left w:val="none" w:sz="0" w:space="0" w:color="auto"/>
                <w:bottom w:val="none" w:sz="0" w:space="0" w:color="auto"/>
                <w:right w:val="none" w:sz="0" w:space="0" w:color="auto"/>
              </w:divBdr>
            </w:div>
            <w:div w:id="2030059555">
              <w:marLeft w:val="0"/>
              <w:marRight w:val="0"/>
              <w:marTop w:val="0"/>
              <w:marBottom w:val="0"/>
              <w:divBdr>
                <w:top w:val="none" w:sz="0" w:space="0" w:color="auto"/>
                <w:left w:val="none" w:sz="0" w:space="0" w:color="auto"/>
                <w:bottom w:val="none" w:sz="0" w:space="0" w:color="auto"/>
                <w:right w:val="none" w:sz="0" w:space="0" w:color="auto"/>
              </w:divBdr>
            </w:div>
            <w:div w:id="494301784">
              <w:marLeft w:val="0"/>
              <w:marRight w:val="0"/>
              <w:marTop w:val="0"/>
              <w:marBottom w:val="0"/>
              <w:divBdr>
                <w:top w:val="none" w:sz="0" w:space="0" w:color="auto"/>
                <w:left w:val="none" w:sz="0" w:space="0" w:color="auto"/>
                <w:bottom w:val="none" w:sz="0" w:space="0" w:color="auto"/>
                <w:right w:val="none" w:sz="0" w:space="0" w:color="auto"/>
              </w:divBdr>
            </w:div>
            <w:div w:id="829910482">
              <w:marLeft w:val="0"/>
              <w:marRight w:val="0"/>
              <w:marTop w:val="0"/>
              <w:marBottom w:val="0"/>
              <w:divBdr>
                <w:top w:val="none" w:sz="0" w:space="0" w:color="auto"/>
                <w:left w:val="none" w:sz="0" w:space="0" w:color="auto"/>
                <w:bottom w:val="none" w:sz="0" w:space="0" w:color="auto"/>
                <w:right w:val="none" w:sz="0" w:space="0" w:color="auto"/>
              </w:divBdr>
            </w:div>
            <w:div w:id="959528345">
              <w:marLeft w:val="0"/>
              <w:marRight w:val="0"/>
              <w:marTop w:val="0"/>
              <w:marBottom w:val="0"/>
              <w:divBdr>
                <w:top w:val="none" w:sz="0" w:space="0" w:color="auto"/>
                <w:left w:val="none" w:sz="0" w:space="0" w:color="auto"/>
                <w:bottom w:val="none" w:sz="0" w:space="0" w:color="auto"/>
                <w:right w:val="none" w:sz="0" w:space="0" w:color="auto"/>
              </w:divBdr>
            </w:div>
            <w:div w:id="501236794">
              <w:marLeft w:val="0"/>
              <w:marRight w:val="0"/>
              <w:marTop w:val="0"/>
              <w:marBottom w:val="0"/>
              <w:divBdr>
                <w:top w:val="none" w:sz="0" w:space="0" w:color="auto"/>
                <w:left w:val="none" w:sz="0" w:space="0" w:color="auto"/>
                <w:bottom w:val="none" w:sz="0" w:space="0" w:color="auto"/>
                <w:right w:val="none" w:sz="0" w:space="0" w:color="auto"/>
              </w:divBdr>
            </w:div>
            <w:div w:id="102580264">
              <w:marLeft w:val="0"/>
              <w:marRight w:val="0"/>
              <w:marTop w:val="0"/>
              <w:marBottom w:val="0"/>
              <w:divBdr>
                <w:top w:val="none" w:sz="0" w:space="0" w:color="auto"/>
                <w:left w:val="none" w:sz="0" w:space="0" w:color="auto"/>
                <w:bottom w:val="none" w:sz="0" w:space="0" w:color="auto"/>
                <w:right w:val="none" w:sz="0" w:space="0" w:color="auto"/>
              </w:divBdr>
            </w:div>
            <w:div w:id="1783259853">
              <w:marLeft w:val="0"/>
              <w:marRight w:val="0"/>
              <w:marTop w:val="0"/>
              <w:marBottom w:val="0"/>
              <w:divBdr>
                <w:top w:val="none" w:sz="0" w:space="0" w:color="auto"/>
                <w:left w:val="none" w:sz="0" w:space="0" w:color="auto"/>
                <w:bottom w:val="none" w:sz="0" w:space="0" w:color="auto"/>
                <w:right w:val="none" w:sz="0" w:space="0" w:color="auto"/>
              </w:divBdr>
            </w:div>
            <w:div w:id="18678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3931">
      <w:bodyDiv w:val="1"/>
      <w:marLeft w:val="0"/>
      <w:marRight w:val="0"/>
      <w:marTop w:val="0"/>
      <w:marBottom w:val="0"/>
      <w:divBdr>
        <w:top w:val="none" w:sz="0" w:space="0" w:color="auto"/>
        <w:left w:val="none" w:sz="0" w:space="0" w:color="auto"/>
        <w:bottom w:val="none" w:sz="0" w:space="0" w:color="auto"/>
        <w:right w:val="none" w:sz="0" w:space="0" w:color="auto"/>
      </w:divBdr>
    </w:div>
    <w:div w:id="1723678876">
      <w:bodyDiv w:val="1"/>
      <w:marLeft w:val="0"/>
      <w:marRight w:val="0"/>
      <w:marTop w:val="0"/>
      <w:marBottom w:val="0"/>
      <w:divBdr>
        <w:top w:val="none" w:sz="0" w:space="0" w:color="auto"/>
        <w:left w:val="none" w:sz="0" w:space="0" w:color="auto"/>
        <w:bottom w:val="none" w:sz="0" w:space="0" w:color="auto"/>
        <w:right w:val="none" w:sz="0" w:space="0" w:color="auto"/>
      </w:divBdr>
    </w:div>
    <w:div w:id="1725789537">
      <w:bodyDiv w:val="1"/>
      <w:marLeft w:val="0"/>
      <w:marRight w:val="0"/>
      <w:marTop w:val="0"/>
      <w:marBottom w:val="0"/>
      <w:divBdr>
        <w:top w:val="none" w:sz="0" w:space="0" w:color="auto"/>
        <w:left w:val="none" w:sz="0" w:space="0" w:color="auto"/>
        <w:bottom w:val="none" w:sz="0" w:space="0" w:color="auto"/>
        <w:right w:val="none" w:sz="0" w:space="0" w:color="auto"/>
      </w:divBdr>
    </w:div>
    <w:div w:id="1727533139">
      <w:bodyDiv w:val="1"/>
      <w:marLeft w:val="0"/>
      <w:marRight w:val="0"/>
      <w:marTop w:val="0"/>
      <w:marBottom w:val="0"/>
      <w:divBdr>
        <w:top w:val="none" w:sz="0" w:space="0" w:color="auto"/>
        <w:left w:val="none" w:sz="0" w:space="0" w:color="auto"/>
        <w:bottom w:val="none" w:sz="0" w:space="0" w:color="auto"/>
        <w:right w:val="none" w:sz="0" w:space="0" w:color="auto"/>
      </w:divBdr>
    </w:div>
    <w:div w:id="1734154134">
      <w:bodyDiv w:val="1"/>
      <w:marLeft w:val="0"/>
      <w:marRight w:val="0"/>
      <w:marTop w:val="0"/>
      <w:marBottom w:val="0"/>
      <w:divBdr>
        <w:top w:val="none" w:sz="0" w:space="0" w:color="auto"/>
        <w:left w:val="none" w:sz="0" w:space="0" w:color="auto"/>
        <w:bottom w:val="none" w:sz="0" w:space="0" w:color="auto"/>
        <w:right w:val="none" w:sz="0" w:space="0" w:color="auto"/>
      </w:divBdr>
    </w:div>
    <w:div w:id="1735926043">
      <w:bodyDiv w:val="1"/>
      <w:marLeft w:val="0"/>
      <w:marRight w:val="0"/>
      <w:marTop w:val="0"/>
      <w:marBottom w:val="0"/>
      <w:divBdr>
        <w:top w:val="none" w:sz="0" w:space="0" w:color="auto"/>
        <w:left w:val="none" w:sz="0" w:space="0" w:color="auto"/>
        <w:bottom w:val="none" w:sz="0" w:space="0" w:color="auto"/>
        <w:right w:val="none" w:sz="0" w:space="0" w:color="auto"/>
      </w:divBdr>
    </w:div>
    <w:div w:id="1739161041">
      <w:bodyDiv w:val="1"/>
      <w:marLeft w:val="0"/>
      <w:marRight w:val="0"/>
      <w:marTop w:val="0"/>
      <w:marBottom w:val="0"/>
      <w:divBdr>
        <w:top w:val="none" w:sz="0" w:space="0" w:color="auto"/>
        <w:left w:val="none" w:sz="0" w:space="0" w:color="auto"/>
        <w:bottom w:val="none" w:sz="0" w:space="0" w:color="auto"/>
        <w:right w:val="none" w:sz="0" w:space="0" w:color="auto"/>
      </w:divBdr>
    </w:div>
    <w:div w:id="1740131566">
      <w:bodyDiv w:val="1"/>
      <w:marLeft w:val="0"/>
      <w:marRight w:val="0"/>
      <w:marTop w:val="0"/>
      <w:marBottom w:val="0"/>
      <w:divBdr>
        <w:top w:val="none" w:sz="0" w:space="0" w:color="auto"/>
        <w:left w:val="none" w:sz="0" w:space="0" w:color="auto"/>
        <w:bottom w:val="none" w:sz="0" w:space="0" w:color="auto"/>
        <w:right w:val="none" w:sz="0" w:space="0" w:color="auto"/>
      </w:divBdr>
    </w:div>
    <w:div w:id="1743018706">
      <w:bodyDiv w:val="1"/>
      <w:marLeft w:val="0"/>
      <w:marRight w:val="0"/>
      <w:marTop w:val="0"/>
      <w:marBottom w:val="0"/>
      <w:divBdr>
        <w:top w:val="none" w:sz="0" w:space="0" w:color="auto"/>
        <w:left w:val="none" w:sz="0" w:space="0" w:color="auto"/>
        <w:bottom w:val="none" w:sz="0" w:space="0" w:color="auto"/>
        <w:right w:val="none" w:sz="0" w:space="0" w:color="auto"/>
      </w:divBdr>
    </w:div>
    <w:div w:id="1745645476">
      <w:bodyDiv w:val="1"/>
      <w:marLeft w:val="0"/>
      <w:marRight w:val="0"/>
      <w:marTop w:val="0"/>
      <w:marBottom w:val="0"/>
      <w:divBdr>
        <w:top w:val="none" w:sz="0" w:space="0" w:color="auto"/>
        <w:left w:val="none" w:sz="0" w:space="0" w:color="auto"/>
        <w:bottom w:val="none" w:sz="0" w:space="0" w:color="auto"/>
        <w:right w:val="none" w:sz="0" w:space="0" w:color="auto"/>
      </w:divBdr>
      <w:divsChild>
        <w:div w:id="1668828415">
          <w:marLeft w:val="0"/>
          <w:marRight w:val="0"/>
          <w:marTop w:val="0"/>
          <w:marBottom w:val="0"/>
          <w:divBdr>
            <w:top w:val="none" w:sz="0" w:space="0" w:color="auto"/>
            <w:left w:val="none" w:sz="0" w:space="0" w:color="auto"/>
            <w:bottom w:val="none" w:sz="0" w:space="0" w:color="auto"/>
            <w:right w:val="none" w:sz="0" w:space="0" w:color="auto"/>
          </w:divBdr>
          <w:divsChild>
            <w:div w:id="243882694">
              <w:marLeft w:val="0"/>
              <w:marRight w:val="0"/>
              <w:marTop w:val="0"/>
              <w:marBottom w:val="0"/>
              <w:divBdr>
                <w:top w:val="none" w:sz="0" w:space="0" w:color="auto"/>
                <w:left w:val="none" w:sz="0" w:space="0" w:color="auto"/>
                <w:bottom w:val="none" w:sz="0" w:space="0" w:color="auto"/>
                <w:right w:val="none" w:sz="0" w:space="0" w:color="auto"/>
              </w:divBdr>
            </w:div>
            <w:div w:id="333842926">
              <w:marLeft w:val="0"/>
              <w:marRight w:val="0"/>
              <w:marTop w:val="0"/>
              <w:marBottom w:val="0"/>
              <w:divBdr>
                <w:top w:val="none" w:sz="0" w:space="0" w:color="auto"/>
                <w:left w:val="none" w:sz="0" w:space="0" w:color="auto"/>
                <w:bottom w:val="none" w:sz="0" w:space="0" w:color="auto"/>
                <w:right w:val="none" w:sz="0" w:space="0" w:color="auto"/>
              </w:divBdr>
            </w:div>
            <w:div w:id="2030793474">
              <w:marLeft w:val="0"/>
              <w:marRight w:val="0"/>
              <w:marTop w:val="0"/>
              <w:marBottom w:val="0"/>
              <w:divBdr>
                <w:top w:val="none" w:sz="0" w:space="0" w:color="auto"/>
                <w:left w:val="none" w:sz="0" w:space="0" w:color="auto"/>
                <w:bottom w:val="none" w:sz="0" w:space="0" w:color="auto"/>
                <w:right w:val="none" w:sz="0" w:space="0" w:color="auto"/>
              </w:divBdr>
            </w:div>
            <w:div w:id="1281035005">
              <w:marLeft w:val="0"/>
              <w:marRight w:val="0"/>
              <w:marTop w:val="0"/>
              <w:marBottom w:val="0"/>
              <w:divBdr>
                <w:top w:val="none" w:sz="0" w:space="0" w:color="auto"/>
                <w:left w:val="none" w:sz="0" w:space="0" w:color="auto"/>
                <w:bottom w:val="none" w:sz="0" w:space="0" w:color="auto"/>
                <w:right w:val="none" w:sz="0" w:space="0" w:color="auto"/>
              </w:divBdr>
            </w:div>
            <w:div w:id="124391020">
              <w:marLeft w:val="0"/>
              <w:marRight w:val="0"/>
              <w:marTop w:val="0"/>
              <w:marBottom w:val="0"/>
              <w:divBdr>
                <w:top w:val="none" w:sz="0" w:space="0" w:color="auto"/>
                <w:left w:val="none" w:sz="0" w:space="0" w:color="auto"/>
                <w:bottom w:val="none" w:sz="0" w:space="0" w:color="auto"/>
                <w:right w:val="none" w:sz="0" w:space="0" w:color="auto"/>
              </w:divBdr>
            </w:div>
            <w:div w:id="1365861218">
              <w:marLeft w:val="0"/>
              <w:marRight w:val="0"/>
              <w:marTop w:val="0"/>
              <w:marBottom w:val="0"/>
              <w:divBdr>
                <w:top w:val="none" w:sz="0" w:space="0" w:color="auto"/>
                <w:left w:val="none" w:sz="0" w:space="0" w:color="auto"/>
                <w:bottom w:val="none" w:sz="0" w:space="0" w:color="auto"/>
                <w:right w:val="none" w:sz="0" w:space="0" w:color="auto"/>
              </w:divBdr>
            </w:div>
            <w:div w:id="1535728661">
              <w:marLeft w:val="0"/>
              <w:marRight w:val="0"/>
              <w:marTop w:val="0"/>
              <w:marBottom w:val="0"/>
              <w:divBdr>
                <w:top w:val="none" w:sz="0" w:space="0" w:color="auto"/>
                <w:left w:val="none" w:sz="0" w:space="0" w:color="auto"/>
                <w:bottom w:val="none" w:sz="0" w:space="0" w:color="auto"/>
                <w:right w:val="none" w:sz="0" w:space="0" w:color="auto"/>
              </w:divBdr>
            </w:div>
            <w:div w:id="679743905">
              <w:marLeft w:val="0"/>
              <w:marRight w:val="0"/>
              <w:marTop w:val="0"/>
              <w:marBottom w:val="0"/>
              <w:divBdr>
                <w:top w:val="none" w:sz="0" w:space="0" w:color="auto"/>
                <w:left w:val="none" w:sz="0" w:space="0" w:color="auto"/>
                <w:bottom w:val="none" w:sz="0" w:space="0" w:color="auto"/>
                <w:right w:val="none" w:sz="0" w:space="0" w:color="auto"/>
              </w:divBdr>
            </w:div>
            <w:div w:id="12140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1279">
      <w:bodyDiv w:val="1"/>
      <w:marLeft w:val="0"/>
      <w:marRight w:val="0"/>
      <w:marTop w:val="0"/>
      <w:marBottom w:val="0"/>
      <w:divBdr>
        <w:top w:val="none" w:sz="0" w:space="0" w:color="auto"/>
        <w:left w:val="none" w:sz="0" w:space="0" w:color="auto"/>
        <w:bottom w:val="none" w:sz="0" w:space="0" w:color="auto"/>
        <w:right w:val="none" w:sz="0" w:space="0" w:color="auto"/>
      </w:divBdr>
    </w:div>
    <w:div w:id="1746607691">
      <w:bodyDiv w:val="1"/>
      <w:marLeft w:val="0"/>
      <w:marRight w:val="0"/>
      <w:marTop w:val="0"/>
      <w:marBottom w:val="0"/>
      <w:divBdr>
        <w:top w:val="none" w:sz="0" w:space="0" w:color="auto"/>
        <w:left w:val="none" w:sz="0" w:space="0" w:color="auto"/>
        <w:bottom w:val="none" w:sz="0" w:space="0" w:color="auto"/>
        <w:right w:val="none" w:sz="0" w:space="0" w:color="auto"/>
      </w:divBdr>
    </w:div>
    <w:div w:id="1748457317">
      <w:bodyDiv w:val="1"/>
      <w:marLeft w:val="0"/>
      <w:marRight w:val="0"/>
      <w:marTop w:val="0"/>
      <w:marBottom w:val="0"/>
      <w:divBdr>
        <w:top w:val="none" w:sz="0" w:space="0" w:color="auto"/>
        <w:left w:val="none" w:sz="0" w:space="0" w:color="auto"/>
        <w:bottom w:val="none" w:sz="0" w:space="0" w:color="auto"/>
        <w:right w:val="none" w:sz="0" w:space="0" w:color="auto"/>
      </w:divBdr>
    </w:div>
    <w:div w:id="1748841745">
      <w:bodyDiv w:val="1"/>
      <w:marLeft w:val="0"/>
      <w:marRight w:val="0"/>
      <w:marTop w:val="0"/>
      <w:marBottom w:val="0"/>
      <w:divBdr>
        <w:top w:val="none" w:sz="0" w:space="0" w:color="auto"/>
        <w:left w:val="none" w:sz="0" w:space="0" w:color="auto"/>
        <w:bottom w:val="none" w:sz="0" w:space="0" w:color="auto"/>
        <w:right w:val="none" w:sz="0" w:space="0" w:color="auto"/>
      </w:divBdr>
    </w:div>
    <w:div w:id="1752317161">
      <w:bodyDiv w:val="1"/>
      <w:marLeft w:val="0"/>
      <w:marRight w:val="0"/>
      <w:marTop w:val="0"/>
      <w:marBottom w:val="0"/>
      <w:divBdr>
        <w:top w:val="none" w:sz="0" w:space="0" w:color="auto"/>
        <w:left w:val="none" w:sz="0" w:space="0" w:color="auto"/>
        <w:bottom w:val="none" w:sz="0" w:space="0" w:color="auto"/>
        <w:right w:val="none" w:sz="0" w:space="0" w:color="auto"/>
      </w:divBdr>
    </w:div>
    <w:div w:id="1754084141">
      <w:bodyDiv w:val="1"/>
      <w:marLeft w:val="0"/>
      <w:marRight w:val="0"/>
      <w:marTop w:val="0"/>
      <w:marBottom w:val="0"/>
      <w:divBdr>
        <w:top w:val="none" w:sz="0" w:space="0" w:color="auto"/>
        <w:left w:val="none" w:sz="0" w:space="0" w:color="auto"/>
        <w:bottom w:val="none" w:sz="0" w:space="0" w:color="auto"/>
        <w:right w:val="none" w:sz="0" w:space="0" w:color="auto"/>
      </w:divBdr>
    </w:div>
    <w:div w:id="1754233247">
      <w:bodyDiv w:val="1"/>
      <w:marLeft w:val="0"/>
      <w:marRight w:val="0"/>
      <w:marTop w:val="0"/>
      <w:marBottom w:val="0"/>
      <w:divBdr>
        <w:top w:val="none" w:sz="0" w:space="0" w:color="auto"/>
        <w:left w:val="none" w:sz="0" w:space="0" w:color="auto"/>
        <w:bottom w:val="none" w:sz="0" w:space="0" w:color="auto"/>
        <w:right w:val="none" w:sz="0" w:space="0" w:color="auto"/>
      </w:divBdr>
    </w:div>
    <w:div w:id="1755541961">
      <w:bodyDiv w:val="1"/>
      <w:marLeft w:val="0"/>
      <w:marRight w:val="0"/>
      <w:marTop w:val="0"/>
      <w:marBottom w:val="0"/>
      <w:divBdr>
        <w:top w:val="none" w:sz="0" w:space="0" w:color="auto"/>
        <w:left w:val="none" w:sz="0" w:space="0" w:color="auto"/>
        <w:bottom w:val="none" w:sz="0" w:space="0" w:color="auto"/>
        <w:right w:val="none" w:sz="0" w:space="0" w:color="auto"/>
      </w:divBdr>
    </w:div>
    <w:div w:id="1756589570">
      <w:bodyDiv w:val="1"/>
      <w:marLeft w:val="0"/>
      <w:marRight w:val="0"/>
      <w:marTop w:val="0"/>
      <w:marBottom w:val="0"/>
      <w:divBdr>
        <w:top w:val="none" w:sz="0" w:space="0" w:color="auto"/>
        <w:left w:val="none" w:sz="0" w:space="0" w:color="auto"/>
        <w:bottom w:val="none" w:sz="0" w:space="0" w:color="auto"/>
        <w:right w:val="none" w:sz="0" w:space="0" w:color="auto"/>
      </w:divBdr>
    </w:div>
    <w:div w:id="1757553199">
      <w:bodyDiv w:val="1"/>
      <w:marLeft w:val="0"/>
      <w:marRight w:val="0"/>
      <w:marTop w:val="0"/>
      <w:marBottom w:val="0"/>
      <w:divBdr>
        <w:top w:val="none" w:sz="0" w:space="0" w:color="auto"/>
        <w:left w:val="none" w:sz="0" w:space="0" w:color="auto"/>
        <w:bottom w:val="none" w:sz="0" w:space="0" w:color="auto"/>
        <w:right w:val="none" w:sz="0" w:space="0" w:color="auto"/>
      </w:divBdr>
    </w:div>
    <w:div w:id="1760062469">
      <w:bodyDiv w:val="1"/>
      <w:marLeft w:val="0"/>
      <w:marRight w:val="0"/>
      <w:marTop w:val="0"/>
      <w:marBottom w:val="0"/>
      <w:divBdr>
        <w:top w:val="none" w:sz="0" w:space="0" w:color="auto"/>
        <w:left w:val="none" w:sz="0" w:space="0" w:color="auto"/>
        <w:bottom w:val="none" w:sz="0" w:space="0" w:color="auto"/>
        <w:right w:val="none" w:sz="0" w:space="0" w:color="auto"/>
      </w:divBdr>
    </w:div>
    <w:div w:id="1763451962">
      <w:bodyDiv w:val="1"/>
      <w:marLeft w:val="0"/>
      <w:marRight w:val="0"/>
      <w:marTop w:val="0"/>
      <w:marBottom w:val="0"/>
      <w:divBdr>
        <w:top w:val="none" w:sz="0" w:space="0" w:color="auto"/>
        <w:left w:val="none" w:sz="0" w:space="0" w:color="auto"/>
        <w:bottom w:val="none" w:sz="0" w:space="0" w:color="auto"/>
        <w:right w:val="none" w:sz="0" w:space="0" w:color="auto"/>
      </w:divBdr>
    </w:div>
    <w:div w:id="1763526905">
      <w:bodyDiv w:val="1"/>
      <w:marLeft w:val="0"/>
      <w:marRight w:val="0"/>
      <w:marTop w:val="0"/>
      <w:marBottom w:val="0"/>
      <w:divBdr>
        <w:top w:val="none" w:sz="0" w:space="0" w:color="auto"/>
        <w:left w:val="none" w:sz="0" w:space="0" w:color="auto"/>
        <w:bottom w:val="none" w:sz="0" w:space="0" w:color="auto"/>
        <w:right w:val="none" w:sz="0" w:space="0" w:color="auto"/>
      </w:divBdr>
    </w:div>
    <w:div w:id="1767649616">
      <w:bodyDiv w:val="1"/>
      <w:marLeft w:val="0"/>
      <w:marRight w:val="0"/>
      <w:marTop w:val="0"/>
      <w:marBottom w:val="0"/>
      <w:divBdr>
        <w:top w:val="none" w:sz="0" w:space="0" w:color="auto"/>
        <w:left w:val="none" w:sz="0" w:space="0" w:color="auto"/>
        <w:bottom w:val="none" w:sz="0" w:space="0" w:color="auto"/>
        <w:right w:val="none" w:sz="0" w:space="0" w:color="auto"/>
      </w:divBdr>
    </w:div>
    <w:div w:id="1769615739">
      <w:bodyDiv w:val="1"/>
      <w:marLeft w:val="0"/>
      <w:marRight w:val="0"/>
      <w:marTop w:val="0"/>
      <w:marBottom w:val="0"/>
      <w:divBdr>
        <w:top w:val="none" w:sz="0" w:space="0" w:color="auto"/>
        <w:left w:val="none" w:sz="0" w:space="0" w:color="auto"/>
        <w:bottom w:val="none" w:sz="0" w:space="0" w:color="auto"/>
        <w:right w:val="none" w:sz="0" w:space="0" w:color="auto"/>
      </w:divBdr>
    </w:div>
    <w:div w:id="1774671216">
      <w:bodyDiv w:val="1"/>
      <w:marLeft w:val="0"/>
      <w:marRight w:val="0"/>
      <w:marTop w:val="0"/>
      <w:marBottom w:val="0"/>
      <w:divBdr>
        <w:top w:val="none" w:sz="0" w:space="0" w:color="auto"/>
        <w:left w:val="none" w:sz="0" w:space="0" w:color="auto"/>
        <w:bottom w:val="none" w:sz="0" w:space="0" w:color="auto"/>
        <w:right w:val="none" w:sz="0" w:space="0" w:color="auto"/>
      </w:divBdr>
    </w:div>
    <w:div w:id="1778597290">
      <w:bodyDiv w:val="1"/>
      <w:marLeft w:val="0"/>
      <w:marRight w:val="0"/>
      <w:marTop w:val="0"/>
      <w:marBottom w:val="0"/>
      <w:divBdr>
        <w:top w:val="none" w:sz="0" w:space="0" w:color="auto"/>
        <w:left w:val="none" w:sz="0" w:space="0" w:color="auto"/>
        <w:bottom w:val="none" w:sz="0" w:space="0" w:color="auto"/>
        <w:right w:val="none" w:sz="0" w:space="0" w:color="auto"/>
      </w:divBdr>
    </w:div>
    <w:div w:id="1779451404">
      <w:bodyDiv w:val="1"/>
      <w:marLeft w:val="0"/>
      <w:marRight w:val="0"/>
      <w:marTop w:val="0"/>
      <w:marBottom w:val="0"/>
      <w:divBdr>
        <w:top w:val="none" w:sz="0" w:space="0" w:color="auto"/>
        <w:left w:val="none" w:sz="0" w:space="0" w:color="auto"/>
        <w:bottom w:val="none" w:sz="0" w:space="0" w:color="auto"/>
        <w:right w:val="none" w:sz="0" w:space="0" w:color="auto"/>
      </w:divBdr>
    </w:div>
    <w:div w:id="1779594484">
      <w:bodyDiv w:val="1"/>
      <w:marLeft w:val="0"/>
      <w:marRight w:val="0"/>
      <w:marTop w:val="0"/>
      <w:marBottom w:val="0"/>
      <w:divBdr>
        <w:top w:val="none" w:sz="0" w:space="0" w:color="auto"/>
        <w:left w:val="none" w:sz="0" w:space="0" w:color="auto"/>
        <w:bottom w:val="none" w:sz="0" w:space="0" w:color="auto"/>
        <w:right w:val="none" w:sz="0" w:space="0" w:color="auto"/>
      </w:divBdr>
    </w:div>
    <w:div w:id="1779830493">
      <w:bodyDiv w:val="1"/>
      <w:marLeft w:val="0"/>
      <w:marRight w:val="0"/>
      <w:marTop w:val="0"/>
      <w:marBottom w:val="0"/>
      <w:divBdr>
        <w:top w:val="none" w:sz="0" w:space="0" w:color="auto"/>
        <w:left w:val="none" w:sz="0" w:space="0" w:color="auto"/>
        <w:bottom w:val="none" w:sz="0" w:space="0" w:color="auto"/>
        <w:right w:val="none" w:sz="0" w:space="0" w:color="auto"/>
      </w:divBdr>
    </w:div>
    <w:div w:id="1787308943">
      <w:bodyDiv w:val="1"/>
      <w:marLeft w:val="0"/>
      <w:marRight w:val="0"/>
      <w:marTop w:val="0"/>
      <w:marBottom w:val="0"/>
      <w:divBdr>
        <w:top w:val="none" w:sz="0" w:space="0" w:color="auto"/>
        <w:left w:val="none" w:sz="0" w:space="0" w:color="auto"/>
        <w:bottom w:val="none" w:sz="0" w:space="0" w:color="auto"/>
        <w:right w:val="none" w:sz="0" w:space="0" w:color="auto"/>
      </w:divBdr>
    </w:div>
    <w:div w:id="1791972984">
      <w:bodyDiv w:val="1"/>
      <w:marLeft w:val="0"/>
      <w:marRight w:val="0"/>
      <w:marTop w:val="0"/>
      <w:marBottom w:val="0"/>
      <w:divBdr>
        <w:top w:val="none" w:sz="0" w:space="0" w:color="auto"/>
        <w:left w:val="none" w:sz="0" w:space="0" w:color="auto"/>
        <w:bottom w:val="none" w:sz="0" w:space="0" w:color="auto"/>
        <w:right w:val="none" w:sz="0" w:space="0" w:color="auto"/>
      </w:divBdr>
    </w:div>
    <w:div w:id="1793279917">
      <w:bodyDiv w:val="1"/>
      <w:marLeft w:val="0"/>
      <w:marRight w:val="0"/>
      <w:marTop w:val="0"/>
      <w:marBottom w:val="0"/>
      <w:divBdr>
        <w:top w:val="none" w:sz="0" w:space="0" w:color="auto"/>
        <w:left w:val="none" w:sz="0" w:space="0" w:color="auto"/>
        <w:bottom w:val="none" w:sz="0" w:space="0" w:color="auto"/>
        <w:right w:val="none" w:sz="0" w:space="0" w:color="auto"/>
      </w:divBdr>
    </w:div>
    <w:div w:id="1794518508">
      <w:bodyDiv w:val="1"/>
      <w:marLeft w:val="0"/>
      <w:marRight w:val="0"/>
      <w:marTop w:val="0"/>
      <w:marBottom w:val="0"/>
      <w:divBdr>
        <w:top w:val="none" w:sz="0" w:space="0" w:color="auto"/>
        <w:left w:val="none" w:sz="0" w:space="0" w:color="auto"/>
        <w:bottom w:val="none" w:sz="0" w:space="0" w:color="auto"/>
        <w:right w:val="none" w:sz="0" w:space="0" w:color="auto"/>
      </w:divBdr>
    </w:div>
    <w:div w:id="1798327606">
      <w:bodyDiv w:val="1"/>
      <w:marLeft w:val="0"/>
      <w:marRight w:val="0"/>
      <w:marTop w:val="0"/>
      <w:marBottom w:val="0"/>
      <w:divBdr>
        <w:top w:val="none" w:sz="0" w:space="0" w:color="auto"/>
        <w:left w:val="none" w:sz="0" w:space="0" w:color="auto"/>
        <w:bottom w:val="none" w:sz="0" w:space="0" w:color="auto"/>
        <w:right w:val="none" w:sz="0" w:space="0" w:color="auto"/>
      </w:divBdr>
    </w:div>
    <w:div w:id="1802381255">
      <w:bodyDiv w:val="1"/>
      <w:marLeft w:val="0"/>
      <w:marRight w:val="0"/>
      <w:marTop w:val="0"/>
      <w:marBottom w:val="0"/>
      <w:divBdr>
        <w:top w:val="none" w:sz="0" w:space="0" w:color="auto"/>
        <w:left w:val="none" w:sz="0" w:space="0" w:color="auto"/>
        <w:bottom w:val="none" w:sz="0" w:space="0" w:color="auto"/>
        <w:right w:val="none" w:sz="0" w:space="0" w:color="auto"/>
      </w:divBdr>
    </w:div>
    <w:div w:id="1804151543">
      <w:bodyDiv w:val="1"/>
      <w:marLeft w:val="0"/>
      <w:marRight w:val="0"/>
      <w:marTop w:val="0"/>
      <w:marBottom w:val="0"/>
      <w:divBdr>
        <w:top w:val="none" w:sz="0" w:space="0" w:color="auto"/>
        <w:left w:val="none" w:sz="0" w:space="0" w:color="auto"/>
        <w:bottom w:val="none" w:sz="0" w:space="0" w:color="auto"/>
        <w:right w:val="none" w:sz="0" w:space="0" w:color="auto"/>
      </w:divBdr>
    </w:div>
    <w:div w:id="1807114872">
      <w:bodyDiv w:val="1"/>
      <w:marLeft w:val="0"/>
      <w:marRight w:val="0"/>
      <w:marTop w:val="0"/>
      <w:marBottom w:val="0"/>
      <w:divBdr>
        <w:top w:val="none" w:sz="0" w:space="0" w:color="auto"/>
        <w:left w:val="none" w:sz="0" w:space="0" w:color="auto"/>
        <w:bottom w:val="none" w:sz="0" w:space="0" w:color="auto"/>
        <w:right w:val="none" w:sz="0" w:space="0" w:color="auto"/>
      </w:divBdr>
    </w:div>
    <w:div w:id="1811900326">
      <w:bodyDiv w:val="1"/>
      <w:marLeft w:val="0"/>
      <w:marRight w:val="0"/>
      <w:marTop w:val="0"/>
      <w:marBottom w:val="0"/>
      <w:divBdr>
        <w:top w:val="none" w:sz="0" w:space="0" w:color="auto"/>
        <w:left w:val="none" w:sz="0" w:space="0" w:color="auto"/>
        <w:bottom w:val="none" w:sz="0" w:space="0" w:color="auto"/>
        <w:right w:val="none" w:sz="0" w:space="0" w:color="auto"/>
      </w:divBdr>
    </w:div>
    <w:div w:id="1814445000">
      <w:bodyDiv w:val="1"/>
      <w:marLeft w:val="0"/>
      <w:marRight w:val="0"/>
      <w:marTop w:val="0"/>
      <w:marBottom w:val="0"/>
      <w:divBdr>
        <w:top w:val="none" w:sz="0" w:space="0" w:color="auto"/>
        <w:left w:val="none" w:sz="0" w:space="0" w:color="auto"/>
        <w:bottom w:val="none" w:sz="0" w:space="0" w:color="auto"/>
        <w:right w:val="none" w:sz="0" w:space="0" w:color="auto"/>
      </w:divBdr>
    </w:div>
    <w:div w:id="1814561382">
      <w:bodyDiv w:val="1"/>
      <w:marLeft w:val="0"/>
      <w:marRight w:val="0"/>
      <w:marTop w:val="0"/>
      <w:marBottom w:val="0"/>
      <w:divBdr>
        <w:top w:val="none" w:sz="0" w:space="0" w:color="auto"/>
        <w:left w:val="none" w:sz="0" w:space="0" w:color="auto"/>
        <w:bottom w:val="none" w:sz="0" w:space="0" w:color="auto"/>
        <w:right w:val="none" w:sz="0" w:space="0" w:color="auto"/>
      </w:divBdr>
    </w:div>
    <w:div w:id="1815178799">
      <w:bodyDiv w:val="1"/>
      <w:marLeft w:val="0"/>
      <w:marRight w:val="0"/>
      <w:marTop w:val="0"/>
      <w:marBottom w:val="0"/>
      <w:divBdr>
        <w:top w:val="none" w:sz="0" w:space="0" w:color="auto"/>
        <w:left w:val="none" w:sz="0" w:space="0" w:color="auto"/>
        <w:bottom w:val="none" w:sz="0" w:space="0" w:color="auto"/>
        <w:right w:val="none" w:sz="0" w:space="0" w:color="auto"/>
      </w:divBdr>
    </w:div>
    <w:div w:id="1815756782">
      <w:bodyDiv w:val="1"/>
      <w:marLeft w:val="0"/>
      <w:marRight w:val="0"/>
      <w:marTop w:val="0"/>
      <w:marBottom w:val="0"/>
      <w:divBdr>
        <w:top w:val="none" w:sz="0" w:space="0" w:color="auto"/>
        <w:left w:val="none" w:sz="0" w:space="0" w:color="auto"/>
        <w:bottom w:val="none" w:sz="0" w:space="0" w:color="auto"/>
        <w:right w:val="none" w:sz="0" w:space="0" w:color="auto"/>
      </w:divBdr>
    </w:div>
    <w:div w:id="1817143365">
      <w:bodyDiv w:val="1"/>
      <w:marLeft w:val="0"/>
      <w:marRight w:val="0"/>
      <w:marTop w:val="0"/>
      <w:marBottom w:val="0"/>
      <w:divBdr>
        <w:top w:val="none" w:sz="0" w:space="0" w:color="auto"/>
        <w:left w:val="none" w:sz="0" w:space="0" w:color="auto"/>
        <w:bottom w:val="none" w:sz="0" w:space="0" w:color="auto"/>
        <w:right w:val="none" w:sz="0" w:space="0" w:color="auto"/>
      </w:divBdr>
      <w:divsChild>
        <w:div w:id="962543533">
          <w:marLeft w:val="0"/>
          <w:marRight w:val="0"/>
          <w:marTop w:val="0"/>
          <w:marBottom w:val="0"/>
          <w:divBdr>
            <w:top w:val="none" w:sz="0" w:space="0" w:color="auto"/>
            <w:left w:val="none" w:sz="0" w:space="0" w:color="auto"/>
            <w:bottom w:val="none" w:sz="0" w:space="0" w:color="auto"/>
            <w:right w:val="none" w:sz="0" w:space="0" w:color="auto"/>
          </w:divBdr>
          <w:divsChild>
            <w:div w:id="13925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6573">
      <w:bodyDiv w:val="1"/>
      <w:marLeft w:val="0"/>
      <w:marRight w:val="0"/>
      <w:marTop w:val="0"/>
      <w:marBottom w:val="0"/>
      <w:divBdr>
        <w:top w:val="none" w:sz="0" w:space="0" w:color="auto"/>
        <w:left w:val="none" w:sz="0" w:space="0" w:color="auto"/>
        <w:bottom w:val="none" w:sz="0" w:space="0" w:color="auto"/>
        <w:right w:val="none" w:sz="0" w:space="0" w:color="auto"/>
      </w:divBdr>
    </w:div>
    <w:div w:id="1825929917">
      <w:bodyDiv w:val="1"/>
      <w:marLeft w:val="0"/>
      <w:marRight w:val="0"/>
      <w:marTop w:val="0"/>
      <w:marBottom w:val="0"/>
      <w:divBdr>
        <w:top w:val="none" w:sz="0" w:space="0" w:color="auto"/>
        <w:left w:val="none" w:sz="0" w:space="0" w:color="auto"/>
        <w:bottom w:val="none" w:sz="0" w:space="0" w:color="auto"/>
        <w:right w:val="none" w:sz="0" w:space="0" w:color="auto"/>
      </w:divBdr>
    </w:div>
    <w:div w:id="1830518671">
      <w:bodyDiv w:val="1"/>
      <w:marLeft w:val="0"/>
      <w:marRight w:val="0"/>
      <w:marTop w:val="0"/>
      <w:marBottom w:val="0"/>
      <w:divBdr>
        <w:top w:val="none" w:sz="0" w:space="0" w:color="auto"/>
        <w:left w:val="none" w:sz="0" w:space="0" w:color="auto"/>
        <w:bottom w:val="none" w:sz="0" w:space="0" w:color="auto"/>
        <w:right w:val="none" w:sz="0" w:space="0" w:color="auto"/>
      </w:divBdr>
    </w:div>
    <w:div w:id="1832791030">
      <w:bodyDiv w:val="1"/>
      <w:marLeft w:val="0"/>
      <w:marRight w:val="0"/>
      <w:marTop w:val="0"/>
      <w:marBottom w:val="0"/>
      <w:divBdr>
        <w:top w:val="none" w:sz="0" w:space="0" w:color="auto"/>
        <w:left w:val="none" w:sz="0" w:space="0" w:color="auto"/>
        <w:bottom w:val="none" w:sz="0" w:space="0" w:color="auto"/>
        <w:right w:val="none" w:sz="0" w:space="0" w:color="auto"/>
      </w:divBdr>
    </w:div>
    <w:div w:id="1836455390">
      <w:bodyDiv w:val="1"/>
      <w:marLeft w:val="0"/>
      <w:marRight w:val="0"/>
      <w:marTop w:val="0"/>
      <w:marBottom w:val="0"/>
      <w:divBdr>
        <w:top w:val="none" w:sz="0" w:space="0" w:color="auto"/>
        <w:left w:val="none" w:sz="0" w:space="0" w:color="auto"/>
        <w:bottom w:val="none" w:sz="0" w:space="0" w:color="auto"/>
        <w:right w:val="none" w:sz="0" w:space="0" w:color="auto"/>
      </w:divBdr>
    </w:div>
    <w:div w:id="1838035931">
      <w:bodyDiv w:val="1"/>
      <w:marLeft w:val="0"/>
      <w:marRight w:val="0"/>
      <w:marTop w:val="0"/>
      <w:marBottom w:val="0"/>
      <w:divBdr>
        <w:top w:val="none" w:sz="0" w:space="0" w:color="auto"/>
        <w:left w:val="none" w:sz="0" w:space="0" w:color="auto"/>
        <w:bottom w:val="none" w:sz="0" w:space="0" w:color="auto"/>
        <w:right w:val="none" w:sz="0" w:space="0" w:color="auto"/>
      </w:divBdr>
    </w:div>
    <w:div w:id="1841843978">
      <w:bodyDiv w:val="1"/>
      <w:marLeft w:val="0"/>
      <w:marRight w:val="0"/>
      <w:marTop w:val="0"/>
      <w:marBottom w:val="0"/>
      <w:divBdr>
        <w:top w:val="none" w:sz="0" w:space="0" w:color="auto"/>
        <w:left w:val="none" w:sz="0" w:space="0" w:color="auto"/>
        <w:bottom w:val="none" w:sz="0" w:space="0" w:color="auto"/>
        <w:right w:val="none" w:sz="0" w:space="0" w:color="auto"/>
      </w:divBdr>
    </w:div>
    <w:div w:id="1842700622">
      <w:bodyDiv w:val="1"/>
      <w:marLeft w:val="0"/>
      <w:marRight w:val="0"/>
      <w:marTop w:val="0"/>
      <w:marBottom w:val="0"/>
      <w:divBdr>
        <w:top w:val="none" w:sz="0" w:space="0" w:color="auto"/>
        <w:left w:val="none" w:sz="0" w:space="0" w:color="auto"/>
        <w:bottom w:val="none" w:sz="0" w:space="0" w:color="auto"/>
        <w:right w:val="none" w:sz="0" w:space="0" w:color="auto"/>
      </w:divBdr>
      <w:divsChild>
        <w:div w:id="1260866415">
          <w:marLeft w:val="0"/>
          <w:marRight w:val="0"/>
          <w:marTop w:val="0"/>
          <w:marBottom w:val="0"/>
          <w:divBdr>
            <w:top w:val="none" w:sz="0" w:space="0" w:color="auto"/>
            <w:left w:val="none" w:sz="0" w:space="0" w:color="auto"/>
            <w:bottom w:val="none" w:sz="0" w:space="0" w:color="auto"/>
            <w:right w:val="none" w:sz="0" w:space="0" w:color="auto"/>
          </w:divBdr>
          <w:divsChild>
            <w:div w:id="508373960">
              <w:marLeft w:val="0"/>
              <w:marRight w:val="0"/>
              <w:marTop w:val="0"/>
              <w:marBottom w:val="0"/>
              <w:divBdr>
                <w:top w:val="none" w:sz="0" w:space="0" w:color="auto"/>
                <w:left w:val="none" w:sz="0" w:space="0" w:color="auto"/>
                <w:bottom w:val="none" w:sz="0" w:space="0" w:color="auto"/>
                <w:right w:val="none" w:sz="0" w:space="0" w:color="auto"/>
              </w:divBdr>
            </w:div>
            <w:div w:id="736778332">
              <w:marLeft w:val="0"/>
              <w:marRight w:val="0"/>
              <w:marTop w:val="0"/>
              <w:marBottom w:val="0"/>
              <w:divBdr>
                <w:top w:val="none" w:sz="0" w:space="0" w:color="auto"/>
                <w:left w:val="none" w:sz="0" w:space="0" w:color="auto"/>
                <w:bottom w:val="none" w:sz="0" w:space="0" w:color="auto"/>
                <w:right w:val="none" w:sz="0" w:space="0" w:color="auto"/>
              </w:divBdr>
            </w:div>
            <w:div w:id="1725330590">
              <w:marLeft w:val="0"/>
              <w:marRight w:val="0"/>
              <w:marTop w:val="0"/>
              <w:marBottom w:val="0"/>
              <w:divBdr>
                <w:top w:val="none" w:sz="0" w:space="0" w:color="auto"/>
                <w:left w:val="none" w:sz="0" w:space="0" w:color="auto"/>
                <w:bottom w:val="none" w:sz="0" w:space="0" w:color="auto"/>
                <w:right w:val="none" w:sz="0" w:space="0" w:color="auto"/>
              </w:divBdr>
            </w:div>
            <w:div w:id="2106261815">
              <w:marLeft w:val="0"/>
              <w:marRight w:val="0"/>
              <w:marTop w:val="0"/>
              <w:marBottom w:val="0"/>
              <w:divBdr>
                <w:top w:val="none" w:sz="0" w:space="0" w:color="auto"/>
                <w:left w:val="none" w:sz="0" w:space="0" w:color="auto"/>
                <w:bottom w:val="none" w:sz="0" w:space="0" w:color="auto"/>
                <w:right w:val="none" w:sz="0" w:space="0" w:color="auto"/>
              </w:divBdr>
            </w:div>
            <w:div w:id="313144955">
              <w:marLeft w:val="0"/>
              <w:marRight w:val="0"/>
              <w:marTop w:val="0"/>
              <w:marBottom w:val="0"/>
              <w:divBdr>
                <w:top w:val="none" w:sz="0" w:space="0" w:color="auto"/>
                <w:left w:val="none" w:sz="0" w:space="0" w:color="auto"/>
                <w:bottom w:val="none" w:sz="0" w:space="0" w:color="auto"/>
                <w:right w:val="none" w:sz="0" w:space="0" w:color="auto"/>
              </w:divBdr>
            </w:div>
            <w:div w:id="640503934">
              <w:marLeft w:val="0"/>
              <w:marRight w:val="0"/>
              <w:marTop w:val="0"/>
              <w:marBottom w:val="0"/>
              <w:divBdr>
                <w:top w:val="none" w:sz="0" w:space="0" w:color="auto"/>
                <w:left w:val="none" w:sz="0" w:space="0" w:color="auto"/>
                <w:bottom w:val="none" w:sz="0" w:space="0" w:color="auto"/>
                <w:right w:val="none" w:sz="0" w:space="0" w:color="auto"/>
              </w:divBdr>
            </w:div>
            <w:div w:id="53509725">
              <w:marLeft w:val="0"/>
              <w:marRight w:val="0"/>
              <w:marTop w:val="0"/>
              <w:marBottom w:val="0"/>
              <w:divBdr>
                <w:top w:val="none" w:sz="0" w:space="0" w:color="auto"/>
                <w:left w:val="none" w:sz="0" w:space="0" w:color="auto"/>
                <w:bottom w:val="none" w:sz="0" w:space="0" w:color="auto"/>
                <w:right w:val="none" w:sz="0" w:space="0" w:color="auto"/>
              </w:divBdr>
            </w:div>
            <w:div w:id="1796410097">
              <w:marLeft w:val="0"/>
              <w:marRight w:val="0"/>
              <w:marTop w:val="0"/>
              <w:marBottom w:val="0"/>
              <w:divBdr>
                <w:top w:val="none" w:sz="0" w:space="0" w:color="auto"/>
                <w:left w:val="none" w:sz="0" w:space="0" w:color="auto"/>
                <w:bottom w:val="none" w:sz="0" w:space="0" w:color="auto"/>
                <w:right w:val="none" w:sz="0" w:space="0" w:color="auto"/>
              </w:divBdr>
            </w:div>
            <w:div w:id="1309743480">
              <w:marLeft w:val="0"/>
              <w:marRight w:val="0"/>
              <w:marTop w:val="0"/>
              <w:marBottom w:val="0"/>
              <w:divBdr>
                <w:top w:val="none" w:sz="0" w:space="0" w:color="auto"/>
                <w:left w:val="none" w:sz="0" w:space="0" w:color="auto"/>
                <w:bottom w:val="none" w:sz="0" w:space="0" w:color="auto"/>
                <w:right w:val="none" w:sz="0" w:space="0" w:color="auto"/>
              </w:divBdr>
            </w:div>
            <w:div w:id="610741394">
              <w:marLeft w:val="0"/>
              <w:marRight w:val="0"/>
              <w:marTop w:val="0"/>
              <w:marBottom w:val="0"/>
              <w:divBdr>
                <w:top w:val="none" w:sz="0" w:space="0" w:color="auto"/>
                <w:left w:val="none" w:sz="0" w:space="0" w:color="auto"/>
                <w:bottom w:val="none" w:sz="0" w:space="0" w:color="auto"/>
                <w:right w:val="none" w:sz="0" w:space="0" w:color="auto"/>
              </w:divBdr>
            </w:div>
            <w:div w:id="1676103365">
              <w:marLeft w:val="0"/>
              <w:marRight w:val="0"/>
              <w:marTop w:val="0"/>
              <w:marBottom w:val="0"/>
              <w:divBdr>
                <w:top w:val="none" w:sz="0" w:space="0" w:color="auto"/>
                <w:left w:val="none" w:sz="0" w:space="0" w:color="auto"/>
                <w:bottom w:val="none" w:sz="0" w:space="0" w:color="auto"/>
                <w:right w:val="none" w:sz="0" w:space="0" w:color="auto"/>
              </w:divBdr>
            </w:div>
            <w:div w:id="113446133">
              <w:marLeft w:val="0"/>
              <w:marRight w:val="0"/>
              <w:marTop w:val="0"/>
              <w:marBottom w:val="0"/>
              <w:divBdr>
                <w:top w:val="none" w:sz="0" w:space="0" w:color="auto"/>
                <w:left w:val="none" w:sz="0" w:space="0" w:color="auto"/>
                <w:bottom w:val="none" w:sz="0" w:space="0" w:color="auto"/>
                <w:right w:val="none" w:sz="0" w:space="0" w:color="auto"/>
              </w:divBdr>
            </w:div>
            <w:div w:id="499977086">
              <w:marLeft w:val="0"/>
              <w:marRight w:val="0"/>
              <w:marTop w:val="0"/>
              <w:marBottom w:val="0"/>
              <w:divBdr>
                <w:top w:val="none" w:sz="0" w:space="0" w:color="auto"/>
                <w:left w:val="none" w:sz="0" w:space="0" w:color="auto"/>
                <w:bottom w:val="none" w:sz="0" w:space="0" w:color="auto"/>
                <w:right w:val="none" w:sz="0" w:space="0" w:color="auto"/>
              </w:divBdr>
            </w:div>
            <w:div w:id="15086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2134">
      <w:bodyDiv w:val="1"/>
      <w:marLeft w:val="0"/>
      <w:marRight w:val="0"/>
      <w:marTop w:val="0"/>
      <w:marBottom w:val="0"/>
      <w:divBdr>
        <w:top w:val="none" w:sz="0" w:space="0" w:color="auto"/>
        <w:left w:val="none" w:sz="0" w:space="0" w:color="auto"/>
        <w:bottom w:val="none" w:sz="0" w:space="0" w:color="auto"/>
        <w:right w:val="none" w:sz="0" w:space="0" w:color="auto"/>
      </w:divBdr>
    </w:div>
    <w:div w:id="1847599234">
      <w:bodyDiv w:val="1"/>
      <w:marLeft w:val="0"/>
      <w:marRight w:val="0"/>
      <w:marTop w:val="0"/>
      <w:marBottom w:val="0"/>
      <w:divBdr>
        <w:top w:val="none" w:sz="0" w:space="0" w:color="auto"/>
        <w:left w:val="none" w:sz="0" w:space="0" w:color="auto"/>
        <w:bottom w:val="none" w:sz="0" w:space="0" w:color="auto"/>
        <w:right w:val="none" w:sz="0" w:space="0" w:color="auto"/>
      </w:divBdr>
    </w:div>
    <w:div w:id="1848129638">
      <w:bodyDiv w:val="1"/>
      <w:marLeft w:val="0"/>
      <w:marRight w:val="0"/>
      <w:marTop w:val="0"/>
      <w:marBottom w:val="0"/>
      <w:divBdr>
        <w:top w:val="none" w:sz="0" w:space="0" w:color="auto"/>
        <w:left w:val="none" w:sz="0" w:space="0" w:color="auto"/>
        <w:bottom w:val="none" w:sz="0" w:space="0" w:color="auto"/>
        <w:right w:val="none" w:sz="0" w:space="0" w:color="auto"/>
      </w:divBdr>
    </w:div>
    <w:div w:id="1849830914">
      <w:bodyDiv w:val="1"/>
      <w:marLeft w:val="0"/>
      <w:marRight w:val="0"/>
      <w:marTop w:val="0"/>
      <w:marBottom w:val="0"/>
      <w:divBdr>
        <w:top w:val="none" w:sz="0" w:space="0" w:color="auto"/>
        <w:left w:val="none" w:sz="0" w:space="0" w:color="auto"/>
        <w:bottom w:val="none" w:sz="0" w:space="0" w:color="auto"/>
        <w:right w:val="none" w:sz="0" w:space="0" w:color="auto"/>
      </w:divBdr>
    </w:div>
    <w:div w:id="1850362503">
      <w:bodyDiv w:val="1"/>
      <w:marLeft w:val="0"/>
      <w:marRight w:val="0"/>
      <w:marTop w:val="0"/>
      <w:marBottom w:val="0"/>
      <w:divBdr>
        <w:top w:val="none" w:sz="0" w:space="0" w:color="auto"/>
        <w:left w:val="none" w:sz="0" w:space="0" w:color="auto"/>
        <w:bottom w:val="none" w:sz="0" w:space="0" w:color="auto"/>
        <w:right w:val="none" w:sz="0" w:space="0" w:color="auto"/>
      </w:divBdr>
    </w:div>
    <w:div w:id="1855999067">
      <w:bodyDiv w:val="1"/>
      <w:marLeft w:val="0"/>
      <w:marRight w:val="0"/>
      <w:marTop w:val="0"/>
      <w:marBottom w:val="0"/>
      <w:divBdr>
        <w:top w:val="none" w:sz="0" w:space="0" w:color="auto"/>
        <w:left w:val="none" w:sz="0" w:space="0" w:color="auto"/>
        <w:bottom w:val="none" w:sz="0" w:space="0" w:color="auto"/>
        <w:right w:val="none" w:sz="0" w:space="0" w:color="auto"/>
      </w:divBdr>
    </w:div>
    <w:div w:id="1856191837">
      <w:bodyDiv w:val="1"/>
      <w:marLeft w:val="0"/>
      <w:marRight w:val="0"/>
      <w:marTop w:val="0"/>
      <w:marBottom w:val="0"/>
      <w:divBdr>
        <w:top w:val="none" w:sz="0" w:space="0" w:color="auto"/>
        <w:left w:val="none" w:sz="0" w:space="0" w:color="auto"/>
        <w:bottom w:val="none" w:sz="0" w:space="0" w:color="auto"/>
        <w:right w:val="none" w:sz="0" w:space="0" w:color="auto"/>
      </w:divBdr>
    </w:div>
    <w:div w:id="1858811451">
      <w:bodyDiv w:val="1"/>
      <w:marLeft w:val="0"/>
      <w:marRight w:val="0"/>
      <w:marTop w:val="0"/>
      <w:marBottom w:val="0"/>
      <w:divBdr>
        <w:top w:val="none" w:sz="0" w:space="0" w:color="auto"/>
        <w:left w:val="none" w:sz="0" w:space="0" w:color="auto"/>
        <w:bottom w:val="none" w:sz="0" w:space="0" w:color="auto"/>
        <w:right w:val="none" w:sz="0" w:space="0" w:color="auto"/>
      </w:divBdr>
    </w:div>
    <w:div w:id="1859543468">
      <w:bodyDiv w:val="1"/>
      <w:marLeft w:val="0"/>
      <w:marRight w:val="0"/>
      <w:marTop w:val="0"/>
      <w:marBottom w:val="0"/>
      <w:divBdr>
        <w:top w:val="none" w:sz="0" w:space="0" w:color="auto"/>
        <w:left w:val="none" w:sz="0" w:space="0" w:color="auto"/>
        <w:bottom w:val="none" w:sz="0" w:space="0" w:color="auto"/>
        <w:right w:val="none" w:sz="0" w:space="0" w:color="auto"/>
      </w:divBdr>
    </w:div>
    <w:div w:id="1863200815">
      <w:bodyDiv w:val="1"/>
      <w:marLeft w:val="0"/>
      <w:marRight w:val="0"/>
      <w:marTop w:val="0"/>
      <w:marBottom w:val="0"/>
      <w:divBdr>
        <w:top w:val="none" w:sz="0" w:space="0" w:color="auto"/>
        <w:left w:val="none" w:sz="0" w:space="0" w:color="auto"/>
        <w:bottom w:val="none" w:sz="0" w:space="0" w:color="auto"/>
        <w:right w:val="none" w:sz="0" w:space="0" w:color="auto"/>
      </w:divBdr>
    </w:div>
    <w:div w:id="1863939118">
      <w:bodyDiv w:val="1"/>
      <w:marLeft w:val="0"/>
      <w:marRight w:val="0"/>
      <w:marTop w:val="0"/>
      <w:marBottom w:val="0"/>
      <w:divBdr>
        <w:top w:val="none" w:sz="0" w:space="0" w:color="auto"/>
        <w:left w:val="none" w:sz="0" w:space="0" w:color="auto"/>
        <w:bottom w:val="none" w:sz="0" w:space="0" w:color="auto"/>
        <w:right w:val="none" w:sz="0" w:space="0" w:color="auto"/>
      </w:divBdr>
    </w:div>
    <w:div w:id="1864903803">
      <w:bodyDiv w:val="1"/>
      <w:marLeft w:val="0"/>
      <w:marRight w:val="0"/>
      <w:marTop w:val="0"/>
      <w:marBottom w:val="0"/>
      <w:divBdr>
        <w:top w:val="none" w:sz="0" w:space="0" w:color="auto"/>
        <w:left w:val="none" w:sz="0" w:space="0" w:color="auto"/>
        <w:bottom w:val="none" w:sz="0" w:space="0" w:color="auto"/>
        <w:right w:val="none" w:sz="0" w:space="0" w:color="auto"/>
      </w:divBdr>
    </w:div>
    <w:div w:id="1867719529">
      <w:bodyDiv w:val="1"/>
      <w:marLeft w:val="0"/>
      <w:marRight w:val="0"/>
      <w:marTop w:val="0"/>
      <w:marBottom w:val="0"/>
      <w:divBdr>
        <w:top w:val="none" w:sz="0" w:space="0" w:color="auto"/>
        <w:left w:val="none" w:sz="0" w:space="0" w:color="auto"/>
        <w:bottom w:val="none" w:sz="0" w:space="0" w:color="auto"/>
        <w:right w:val="none" w:sz="0" w:space="0" w:color="auto"/>
      </w:divBdr>
    </w:div>
    <w:div w:id="1869678503">
      <w:bodyDiv w:val="1"/>
      <w:marLeft w:val="0"/>
      <w:marRight w:val="0"/>
      <w:marTop w:val="0"/>
      <w:marBottom w:val="0"/>
      <w:divBdr>
        <w:top w:val="none" w:sz="0" w:space="0" w:color="auto"/>
        <w:left w:val="none" w:sz="0" w:space="0" w:color="auto"/>
        <w:bottom w:val="none" w:sz="0" w:space="0" w:color="auto"/>
        <w:right w:val="none" w:sz="0" w:space="0" w:color="auto"/>
      </w:divBdr>
    </w:div>
    <w:div w:id="1871725857">
      <w:bodyDiv w:val="1"/>
      <w:marLeft w:val="0"/>
      <w:marRight w:val="0"/>
      <w:marTop w:val="0"/>
      <w:marBottom w:val="0"/>
      <w:divBdr>
        <w:top w:val="none" w:sz="0" w:space="0" w:color="auto"/>
        <w:left w:val="none" w:sz="0" w:space="0" w:color="auto"/>
        <w:bottom w:val="none" w:sz="0" w:space="0" w:color="auto"/>
        <w:right w:val="none" w:sz="0" w:space="0" w:color="auto"/>
      </w:divBdr>
    </w:div>
    <w:div w:id="1872722248">
      <w:bodyDiv w:val="1"/>
      <w:marLeft w:val="0"/>
      <w:marRight w:val="0"/>
      <w:marTop w:val="0"/>
      <w:marBottom w:val="0"/>
      <w:divBdr>
        <w:top w:val="none" w:sz="0" w:space="0" w:color="auto"/>
        <w:left w:val="none" w:sz="0" w:space="0" w:color="auto"/>
        <w:bottom w:val="none" w:sz="0" w:space="0" w:color="auto"/>
        <w:right w:val="none" w:sz="0" w:space="0" w:color="auto"/>
      </w:divBdr>
    </w:div>
    <w:div w:id="1873109167">
      <w:bodyDiv w:val="1"/>
      <w:marLeft w:val="0"/>
      <w:marRight w:val="0"/>
      <w:marTop w:val="0"/>
      <w:marBottom w:val="0"/>
      <w:divBdr>
        <w:top w:val="none" w:sz="0" w:space="0" w:color="auto"/>
        <w:left w:val="none" w:sz="0" w:space="0" w:color="auto"/>
        <w:bottom w:val="none" w:sz="0" w:space="0" w:color="auto"/>
        <w:right w:val="none" w:sz="0" w:space="0" w:color="auto"/>
      </w:divBdr>
    </w:div>
    <w:div w:id="1880049995">
      <w:bodyDiv w:val="1"/>
      <w:marLeft w:val="0"/>
      <w:marRight w:val="0"/>
      <w:marTop w:val="0"/>
      <w:marBottom w:val="0"/>
      <w:divBdr>
        <w:top w:val="none" w:sz="0" w:space="0" w:color="auto"/>
        <w:left w:val="none" w:sz="0" w:space="0" w:color="auto"/>
        <w:bottom w:val="none" w:sz="0" w:space="0" w:color="auto"/>
        <w:right w:val="none" w:sz="0" w:space="0" w:color="auto"/>
      </w:divBdr>
    </w:div>
    <w:div w:id="1881631505">
      <w:bodyDiv w:val="1"/>
      <w:marLeft w:val="0"/>
      <w:marRight w:val="0"/>
      <w:marTop w:val="0"/>
      <w:marBottom w:val="0"/>
      <w:divBdr>
        <w:top w:val="none" w:sz="0" w:space="0" w:color="auto"/>
        <w:left w:val="none" w:sz="0" w:space="0" w:color="auto"/>
        <w:bottom w:val="none" w:sz="0" w:space="0" w:color="auto"/>
        <w:right w:val="none" w:sz="0" w:space="0" w:color="auto"/>
      </w:divBdr>
    </w:div>
    <w:div w:id="1883439175">
      <w:bodyDiv w:val="1"/>
      <w:marLeft w:val="0"/>
      <w:marRight w:val="0"/>
      <w:marTop w:val="0"/>
      <w:marBottom w:val="0"/>
      <w:divBdr>
        <w:top w:val="none" w:sz="0" w:space="0" w:color="auto"/>
        <w:left w:val="none" w:sz="0" w:space="0" w:color="auto"/>
        <w:bottom w:val="none" w:sz="0" w:space="0" w:color="auto"/>
        <w:right w:val="none" w:sz="0" w:space="0" w:color="auto"/>
      </w:divBdr>
    </w:div>
    <w:div w:id="1886717766">
      <w:bodyDiv w:val="1"/>
      <w:marLeft w:val="0"/>
      <w:marRight w:val="0"/>
      <w:marTop w:val="0"/>
      <w:marBottom w:val="0"/>
      <w:divBdr>
        <w:top w:val="none" w:sz="0" w:space="0" w:color="auto"/>
        <w:left w:val="none" w:sz="0" w:space="0" w:color="auto"/>
        <w:bottom w:val="none" w:sz="0" w:space="0" w:color="auto"/>
        <w:right w:val="none" w:sz="0" w:space="0" w:color="auto"/>
      </w:divBdr>
    </w:div>
    <w:div w:id="1887138084">
      <w:bodyDiv w:val="1"/>
      <w:marLeft w:val="0"/>
      <w:marRight w:val="0"/>
      <w:marTop w:val="0"/>
      <w:marBottom w:val="0"/>
      <w:divBdr>
        <w:top w:val="none" w:sz="0" w:space="0" w:color="auto"/>
        <w:left w:val="none" w:sz="0" w:space="0" w:color="auto"/>
        <w:bottom w:val="none" w:sz="0" w:space="0" w:color="auto"/>
        <w:right w:val="none" w:sz="0" w:space="0" w:color="auto"/>
      </w:divBdr>
    </w:div>
    <w:div w:id="1889680542">
      <w:bodyDiv w:val="1"/>
      <w:marLeft w:val="0"/>
      <w:marRight w:val="0"/>
      <w:marTop w:val="0"/>
      <w:marBottom w:val="0"/>
      <w:divBdr>
        <w:top w:val="none" w:sz="0" w:space="0" w:color="auto"/>
        <w:left w:val="none" w:sz="0" w:space="0" w:color="auto"/>
        <w:bottom w:val="none" w:sz="0" w:space="0" w:color="auto"/>
        <w:right w:val="none" w:sz="0" w:space="0" w:color="auto"/>
      </w:divBdr>
    </w:div>
    <w:div w:id="1890336747">
      <w:bodyDiv w:val="1"/>
      <w:marLeft w:val="0"/>
      <w:marRight w:val="0"/>
      <w:marTop w:val="0"/>
      <w:marBottom w:val="0"/>
      <w:divBdr>
        <w:top w:val="none" w:sz="0" w:space="0" w:color="auto"/>
        <w:left w:val="none" w:sz="0" w:space="0" w:color="auto"/>
        <w:bottom w:val="none" w:sz="0" w:space="0" w:color="auto"/>
        <w:right w:val="none" w:sz="0" w:space="0" w:color="auto"/>
      </w:divBdr>
    </w:div>
    <w:div w:id="1893729337">
      <w:bodyDiv w:val="1"/>
      <w:marLeft w:val="0"/>
      <w:marRight w:val="0"/>
      <w:marTop w:val="0"/>
      <w:marBottom w:val="0"/>
      <w:divBdr>
        <w:top w:val="none" w:sz="0" w:space="0" w:color="auto"/>
        <w:left w:val="none" w:sz="0" w:space="0" w:color="auto"/>
        <w:bottom w:val="none" w:sz="0" w:space="0" w:color="auto"/>
        <w:right w:val="none" w:sz="0" w:space="0" w:color="auto"/>
      </w:divBdr>
    </w:div>
    <w:div w:id="1894777235">
      <w:bodyDiv w:val="1"/>
      <w:marLeft w:val="0"/>
      <w:marRight w:val="0"/>
      <w:marTop w:val="0"/>
      <w:marBottom w:val="0"/>
      <w:divBdr>
        <w:top w:val="none" w:sz="0" w:space="0" w:color="auto"/>
        <w:left w:val="none" w:sz="0" w:space="0" w:color="auto"/>
        <w:bottom w:val="none" w:sz="0" w:space="0" w:color="auto"/>
        <w:right w:val="none" w:sz="0" w:space="0" w:color="auto"/>
      </w:divBdr>
    </w:div>
    <w:div w:id="1894921944">
      <w:bodyDiv w:val="1"/>
      <w:marLeft w:val="0"/>
      <w:marRight w:val="0"/>
      <w:marTop w:val="0"/>
      <w:marBottom w:val="0"/>
      <w:divBdr>
        <w:top w:val="none" w:sz="0" w:space="0" w:color="auto"/>
        <w:left w:val="none" w:sz="0" w:space="0" w:color="auto"/>
        <w:bottom w:val="none" w:sz="0" w:space="0" w:color="auto"/>
        <w:right w:val="none" w:sz="0" w:space="0" w:color="auto"/>
      </w:divBdr>
    </w:div>
    <w:div w:id="1903783488">
      <w:bodyDiv w:val="1"/>
      <w:marLeft w:val="0"/>
      <w:marRight w:val="0"/>
      <w:marTop w:val="0"/>
      <w:marBottom w:val="0"/>
      <w:divBdr>
        <w:top w:val="none" w:sz="0" w:space="0" w:color="auto"/>
        <w:left w:val="none" w:sz="0" w:space="0" w:color="auto"/>
        <w:bottom w:val="none" w:sz="0" w:space="0" w:color="auto"/>
        <w:right w:val="none" w:sz="0" w:space="0" w:color="auto"/>
      </w:divBdr>
    </w:div>
    <w:div w:id="1904019645">
      <w:bodyDiv w:val="1"/>
      <w:marLeft w:val="0"/>
      <w:marRight w:val="0"/>
      <w:marTop w:val="0"/>
      <w:marBottom w:val="0"/>
      <w:divBdr>
        <w:top w:val="none" w:sz="0" w:space="0" w:color="auto"/>
        <w:left w:val="none" w:sz="0" w:space="0" w:color="auto"/>
        <w:bottom w:val="none" w:sz="0" w:space="0" w:color="auto"/>
        <w:right w:val="none" w:sz="0" w:space="0" w:color="auto"/>
      </w:divBdr>
    </w:div>
    <w:div w:id="1904557534">
      <w:bodyDiv w:val="1"/>
      <w:marLeft w:val="0"/>
      <w:marRight w:val="0"/>
      <w:marTop w:val="0"/>
      <w:marBottom w:val="0"/>
      <w:divBdr>
        <w:top w:val="none" w:sz="0" w:space="0" w:color="auto"/>
        <w:left w:val="none" w:sz="0" w:space="0" w:color="auto"/>
        <w:bottom w:val="none" w:sz="0" w:space="0" w:color="auto"/>
        <w:right w:val="none" w:sz="0" w:space="0" w:color="auto"/>
      </w:divBdr>
    </w:div>
    <w:div w:id="1907259363">
      <w:bodyDiv w:val="1"/>
      <w:marLeft w:val="0"/>
      <w:marRight w:val="0"/>
      <w:marTop w:val="0"/>
      <w:marBottom w:val="0"/>
      <w:divBdr>
        <w:top w:val="none" w:sz="0" w:space="0" w:color="auto"/>
        <w:left w:val="none" w:sz="0" w:space="0" w:color="auto"/>
        <w:bottom w:val="none" w:sz="0" w:space="0" w:color="auto"/>
        <w:right w:val="none" w:sz="0" w:space="0" w:color="auto"/>
      </w:divBdr>
    </w:div>
    <w:div w:id="1909655621">
      <w:bodyDiv w:val="1"/>
      <w:marLeft w:val="0"/>
      <w:marRight w:val="0"/>
      <w:marTop w:val="0"/>
      <w:marBottom w:val="0"/>
      <w:divBdr>
        <w:top w:val="none" w:sz="0" w:space="0" w:color="auto"/>
        <w:left w:val="none" w:sz="0" w:space="0" w:color="auto"/>
        <w:bottom w:val="none" w:sz="0" w:space="0" w:color="auto"/>
        <w:right w:val="none" w:sz="0" w:space="0" w:color="auto"/>
      </w:divBdr>
    </w:div>
    <w:div w:id="1910114276">
      <w:bodyDiv w:val="1"/>
      <w:marLeft w:val="0"/>
      <w:marRight w:val="0"/>
      <w:marTop w:val="0"/>
      <w:marBottom w:val="0"/>
      <w:divBdr>
        <w:top w:val="none" w:sz="0" w:space="0" w:color="auto"/>
        <w:left w:val="none" w:sz="0" w:space="0" w:color="auto"/>
        <w:bottom w:val="none" w:sz="0" w:space="0" w:color="auto"/>
        <w:right w:val="none" w:sz="0" w:space="0" w:color="auto"/>
      </w:divBdr>
    </w:div>
    <w:div w:id="1910916925">
      <w:bodyDiv w:val="1"/>
      <w:marLeft w:val="0"/>
      <w:marRight w:val="0"/>
      <w:marTop w:val="0"/>
      <w:marBottom w:val="0"/>
      <w:divBdr>
        <w:top w:val="none" w:sz="0" w:space="0" w:color="auto"/>
        <w:left w:val="none" w:sz="0" w:space="0" w:color="auto"/>
        <w:bottom w:val="none" w:sz="0" w:space="0" w:color="auto"/>
        <w:right w:val="none" w:sz="0" w:space="0" w:color="auto"/>
      </w:divBdr>
    </w:div>
    <w:div w:id="1911842964">
      <w:bodyDiv w:val="1"/>
      <w:marLeft w:val="0"/>
      <w:marRight w:val="0"/>
      <w:marTop w:val="0"/>
      <w:marBottom w:val="0"/>
      <w:divBdr>
        <w:top w:val="none" w:sz="0" w:space="0" w:color="auto"/>
        <w:left w:val="none" w:sz="0" w:space="0" w:color="auto"/>
        <w:bottom w:val="none" w:sz="0" w:space="0" w:color="auto"/>
        <w:right w:val="none" w:sz="0" w:space="0" w:color="auto"/>
      </w:divBdr>
    </w:div>
    <w:div w:id="1914044732">
      <w:bodyDiv w:val="1"/>
      <w:marLeft w:val="0"/>
      <w:marRight w:val="0"/>
      <w:marTop w:val="0"/>
      <w:marBottom w:val="0"/>
      <w:divBdr>
        <w:top w:val="none" w:sz="0" w:space="0" w:color="auto"/>
        <w:left w:val="none" w:sz="0" w:space="0" w:color="auto"/>
        <w:bottom w:val="none" w:sz="0" w:space="0" w:color="auto"/>
        <w:right w:val="none" w:sz="0" w:space="0" w:color="auto"/>
      </w:divBdr>
    </w:div>
    <w:div w:id="1915046296">
      <w:bodyDiv w:val="1"/>
      <w:marLeft w:val="0"/>
      <w:marRight w:val="0"/>
      <w:marTop w:val="0"/>
      <w:marBottom w:val="0"/>
      <w:divBdr>
        <w:top w:val="none" w:sz="0" w:space="0" w:color="auto"/>
        <w:left w:val="none" w:sz="0" w:space="0" w:color="auto"/>
        <w:bottom w:val="none" w:sz="0" w:space="0" w:color="auto"/>
        <w:right w:val="none" w:sz="0" w:space="0" w:color="auto"/>
      </w:divBdr>
    </w:div>
    <w:div w:id="1918204197">
      <w:bodyDiv w:val="1"/>
      <w:marLeft w:val="0"/>
      <w:marRight w:val="0"/>
      <w:marTop w:val="0"/>
      <w:marBottom w:val="0"/>
      <w:divBdr>
        <w:top w:val="none" w:sz="0" w:space="0" w:color="auto"/>
        <w:left w:val="none" w:sz="0" w:space="0" w:color="auto"/>
        <w:bottom w:val="none" w:sz="0" w:space="0" w:color="auto"/>
        <w:right w:val="none" w:sz="0" w:space="0" w:color="auto"/>
      </w:divBdr>
    </w:div>
    <w:div w:id="1918635972">
      <w:bodyDiv w:val="1"/>
      <w:marLeft w:val="0"/>
      <w:marRight w:val="0"/>
      <w:marTop w:val="0"/>
      <w:marBottom w:val="0"/>
      <w:divBdr>
        <w:top w:val="none" w:sz="0" w:space="0" w:color="auto"/>
        <w:left w:val="none" w:sz="0" w:space="0" w:color="auto"/>
        <w:bottom w:val="none" w:sz="0" w:space="0" w:color="auto"/>
        <w:right w:val="none" w:sz="0" w:space="0" w:color="auto"/>
      </w:divBdr>
    </w:div>
    <w:div w:id="1923679858">
      <w:bodyDiv w:val="1"/>
      <w:marLeft w:val="0"/>
      <w:marRight w:val="0"/>
      <w:marTop w:val="0"/>
      <w:marBottom w:val="0"/>
      <w:divBdr>
        <w:top w:val="none" w:sz="0" w:space="0" w:color="auto"/>
        <w:left w:val="none" w:sz="0" w:space="0" w:color="auto"/>
        <w:bottom w:val="none" w:sz="0" w:space="0" w:color="auto"/>
        <w:right w:val="none" w:sz="0" w:space="0" w:color="auto"/>
      </w:divBdr>
    </w:div>
    <w:div w:id="1925609875">
      <w:bodyDiv w:val="1"/>
      <w:marLeft w:val="0"/>
      <w:marRight w:val="0"/>
      <w:marTop w:val="0"/>
      <w:marBottom w:val="0"/>
      <w:divBdr>
        <w:top w:val="none" w:sz="0" w:space="0" w:color="auto"/>
        <w:left w:val="none" w:sz="0" w:space="0" w:color="auto"/>
        <w:bottom w:val="none" w:sz="0" w:space="0" w:color="auto"/>
        <w:right w:val="none" w:sz="0" w:space="0" w:color="auto"/>
      </w:divBdr>
    </w:div>
    <w:div w:id="1932157345">
      <w:bodyDiv w:val="1"/>
      <w:marLeft w:val="0"/>
      <w:marRight w:val="0"/>
      <w:marTop w:val="0"/>
      <w:marBottom w:val="0"/>
      <w:divBdr>
        <w:top w:val="none" w:sz="0" w:space="0" w:color="auto"/>
        <w:left w:val="none" w:sz="0" w:space="0" w:color="auto"/>
        <w:bottom w:val="none" w:sz="0" w:space="0" w:color="auto"/>
        <w:right w:val="none" w:sz="0" w:space="0" w:color="auto"/>
      </w:divBdr>
    </w:div>
    <w:div w:id="1932466983">
      <w:bodyDiv w:val="1"/>
      <w:marLeft w:val="0"/>
      <w:marRight w:val="0"/>
      <w:marTop w:val="0"/>
      <w:marBottom w:val="0"/>
      <w:divBdr>
        <w:top w:val="none" w:sz="0" w:space="0" w:color="auto"/>
        <w:left w:val="none" w:sz="0" w:space="0" w:color="auto"/>
        <w:bottom w:val="none" w:sz="0" w:space="0" w:color="auto"/>
        <w:right w:val="none" w:sz="0" w:space="0" w:color="auto"/>
      </w:divBdr>
    </w:div>
    <w:div w:id="1935825163">
      <w:bodyDiv w:val="1"/>
      <w:marLeft w:val="0"/>
      <w:marRight w:val="0"/>
      <w:marTop w:val="0"/>
      <w:marBottom w:val="0"/>
      <w:divBdr>
        <w:top w:val="none" w:sz="0" w:space="0" w:color="auto"/>
        <w:left w:val="none" w:sz="0" w:space="0" w:color="auto"/>
        <w:bottom w:val="none" w:sz="0" w:space="0" w:color="auto"/>
        <w:right w:val="none" w:sz="0" w:space="0" w:color="auto"/>
      </w:divBdr>
    </w:div>
    <w:div w:id="1936009405">
      <w:bodyDiv w:val="1"/>
      <w:marLeft w:val="0"/>
      <w:marRight w:val="0"/>
      <w:marTop w:val="0"/>
      <w:marBottom w:val="0"/>
      <w:divBdr>
        <w:top w:val="none" w:sz="0" w:space="0" w:color="auto"/>
        <w:left w:val="none" w:sz="0" w:space="0" w:color="auto"/>
        <w:bottom w:val="none" w:sz="0" w:space="0" w:color="auto"/>
        <w:right w:val="none" w:sz="0" w:space="0" w:color="auto"/>
      </w:divBdr>
    </w:div>
    <w:div w:id="1938899024">
      <w:bodyDiv w:val="1"/>
      <w:marLeft w:val="0"/>
      <w:marRight w:val="0"/>
      <w:marTop w:val="0"/>
      <w:marBottom w:val="0"/>
      <w:divBdr>
        <w:top w:val="none" w:sz="0" w:space="0" w:color="auto"/>
        <w:left w:val="none" w:sz="0" w:space="0" w:color="auto"/>
        <w:bottom w:val="none" w:sz="0" w:space="0" w:color="auto"/>
        <w:right w:val="none" w:sz="0" w:space="0" w:color="auto"/>
      </w:divBdr>
    </w:div>
    <w:div w:id="1939409852">
      <w:bodyDiv w:val="1"/>
      <w:marLeft w:val="0"/>
      <w:marRight w:val="0"/>
      <w:marTop w:val="0"/>
      <w:marBottom w:val="0"/>
      <w:divBdr>
        <w:top w:val="none" w:sz="0" w:space="0" w:color="auto"/>
        <w:left w:val="none" w:sz="0" w:space="0" w:color="auto"/>
        <w:bottom w:val="none" w:sz="0" w:space="0" w:color="auto"/>
        <w:right w:val="none" w:sz="0" w:space="0" w:color="auto"/>
      </w:divBdr>
    </w:div>
    <w:div w:id="1942296750">
      <w:bodyDiv w:val="1"/>
      <w:marLeft w:val="0"/>
      <w:marRight w:val="0"/>
      <w:marTop w:val="0"/>
      <w:marBottom w:val="0"/>
      <w:divBdr>
        <w:top w:val="none" w:sz="0" w:space="0" w:color="auto"/>
        <w:left w:val="none" w:sz="0" w:space="0" w:color="auto"/>
        <w:bottom w:val="none" w:sz="0" w:space="0" w:color="auto"/>
        <w:right w:val="none" w:sz="0" w:space="0" w:color="auto"/>
      </w:divBdr>
    </w:div>
    <w:div w:id="1943339859">
      <w:bodyDiv w:val="1"/>
      <w:marLeft w:val="0"/>
      <w:marRight w:val="0"/>
      <w:marTop w:val="0"/>
      <w:marBottom w:val="0"/>
      <w:divBdr>
        <w:top w:val="none" w:sz="0" w:space="0" w:color="auto"/>
        <w:left w:val="none" w:sz="0" w:space="0" w:color="auto"/>
        <w:bottom w:val="none" w:sz="0" w:space="0" w:color="auto"/>
        <w:right w:val="none" w:sz="0" w:space="0" w:color="auto"/>
      </w:divBdr>
    </w:div>
    <w:div w:id="1943604457">
      <w:bodyDiv w:val="1"/>
      <w:marLeft w:val="0"/>
      <w:marRight w:val="0"/>
      <w:marTop w:val="0"/>
      <w:marBottom w:val="0"/>
      <w:divBdr>
        <w:top w:val="none" w:sz="0" w:space="0" w:color="auto"/>
        <w:left w:val="none" w:sz="0" w:space="0" w:color="auto"/>
        <w:bottom w:val="none" w:sz="0" w:space="0" w:color="auto"/>
        <w:right w:val="none" w:sz="0" w:space="0" w:color="auto"/>
      </w:divBdr>
    </w:div>
    <w:div w:id="1943686388">
      <w:bodyDiv w:val="1"/>
      <w:marLeft w:val="0"/>
      <w:marRight w:val="0"/>
      <w:marTop w:val="0"/>
      <w:marBottom w:val="0"/>
      <w:divBdr>
        <w:top w:val="none" w:sz="0" w:space="0" w:color="auto"/>
        <w:left w:val="none" w:sz="0" w:space="0" w:color="auto"/>
        <w:bottom w:val="none" w:sz="0" w:space="0" w:color="auto"/>
        <w:right w:val="none" w:sz="0" w:space="0" w:color="auto"/>
      </w:divBdr>
    </w:div>
    <w:div w:id="1943878817">
      <w:bodyDiv w:val="1"/>
      <w:marLeft w:val="0"/>
      <w:marRight w:val="0"/>
      <w:marTop w:val="0"/>
      <w:marBottom w:val="0"/>
      <w:divBdr>
        <w:top w:val="none" w:sz="0" w:space="0" w:color="auto"/>
        <w:left w:val="none" w:sz="0" w:space="0" w:color="auto"/>
        <w:bottom w:val="none" w:sz="0" w:space="0" w:color="auto"/>
        <w:right w:val="none" w:sz="0" w:space="0" w:color="auto"/>
      </w:divBdr>
    </w:div>
    <w:div w:id="1944611420">
      <w:bodyDiv w:val="1"/>
      <w:marLeft w:val="0"/>
      <w:marRight w:val="0"/>
      <w:marTop w:val="0"/>
      <w:marBottom w:val="0"/>
      <w:divBdr>
        <w:top w:val="none" w:sz="0" w:space="0" w:color="auto"/>
        <w:left w:val="none" w:sz="0" w:space="0" w:color="auto"/>
        <w:bottom w:val="none" w:sz="0" w:space="0" w:color="auto"/>
        <w:right w:val="none" w:sz="0" w:space="0" w:color="auto"/>
      </w:divBdr>
    </w:div>
    <w:div w:id="1947157052">
      <w:bodyDiv w:val="1"/>
      <w:marLeft w:val="0"/>
      <w:marRight w:val="0"/>
      <w:marTop w:val="0"/>
      <w:marBottom w:val="0"/>
      <w:divBdr>
        <w:top w:val="none" w:sz="0" w:space="0" w:color="auto"/>
        <w:left w:val="none" w:sz="0" w:space="0" w:color="auto"/>
        <w:bottom w:val="none" w:sz="0" w:space="0" w:color="auto"/>
        <w:right w:val="none" w:sz="0" w:space="0" w:color="auto"/>
      </w:divBdr>
    </w:div>
    <w:div w:id="1947230803">
      <w:bodyDiv w:val="1"/>
      <w:marLeft w:val="0"/>
      <w:marRight w:val="0"/>
      <w:marTop w:val="0"/>
      <w:marBottom w:val="0"/>
      <w:divBdr>
        <w:top w:val="none" w:sz="0" w:space="0" w:color="auto"/>
        <w:left w:val="none" w:sz="0" w:space="0" w:color="auto"/>
        <w:bottom w:val="none" w:sz="0" w:space="0" w:color="auto"/>
        <w:right w:val="none" w:sz="0" w:space="0" w:color="auto"/>
      </w:divBdr>
    </w:div>
    <w:div w:id="1947881708">
      <w:bodyDiv w:val="1"/>
      <w:marLeft w:val="0"/>
      <w:marRight w:val="0"/>
      <w:marTop w:val="0"/>
      <w:marBottom w:val="0"/>
      <w:divBdr>
        <w:top w:val="none" w:sz="0" w:space="0" w:color="auto"/>
        <w:left w:val="none" w:sz="0" w:space="0" w:color="auto"/>
        <w:bottom w:val="none" w:sz="0" w:space="0" w:color="auto"/>
        <w:right w:val="none" w:sz="0" w:space="0" w:color="auto"/>
      </w:divBdr>
      <w:divsChild>
        <w:div w:id="660547206">
          <w:marLeft w:val="0"/>
          <w:marRight w:val="0"/>
          <w:marTop w:val="0"/>
          <w:marBottom w:val="0"/>
          <w:divBdr>
            <w:top w:val="none" w:sz="0" w:space="0" w:color="auto"/>
            <w:left w:val="none" w:sz="0" w:space="0" w:color="auto"/>
            <w:bottom w:val="none" w:sz="0" w:space="0" w:color="auto"/>
            <w:right w:val="none" w:sz="0" w:space="0" w:color="auto"/>
          </w:divBdr>
          <w:divsChild>
            <w:div w:id="1005208453">
              <w:marLeft w:val="0"/>
              <w:marRight w:val="0"/>
              <w:marTop w:val="0"/>
              <w:marBottom w:val="0"/>
              <w:divBdr>
                <w:top w:val="none" w:sz="0" w:space="0" w:color="auto"/>
                <w:left w:val="none" w:sz="0" w:space="0" w:color="auto"/>
                <w:bottom w:val="none" w:sz="0" w:space="0" w:color="auto"/>
                <w:right w:val="none" w:sz="0" w:space="0" w:color="auto"/>
              </w:divBdr>
            </w:div>
            <w:div w:id="1706759571">
              <w:marLeft w:val="0"/>
              <w:marRight w:val="0"/>
              <w:marTop w:val="0"/>
              <w:marBottom w:val="0"/>
              <w:divBdr>
                <w:top w:val="none" w:sz="0" w:space="0" w:color="auto"/>
                <w:left w:val="none" w:sz="0" w:space="0" w:color="auto"/>
                <w:bottom w:val="none" w:sz="0" w:space="0" w:color="auto"/>
                <w:right w:val="none" w:sz="0" w:space="0" w:color="auto"/>
              </w:divBdr>
            </w:div>
            <w:div w:id="909853379">
              <w:marLeft w:val="0"/>
              <w:marRight w:val="0"/>
              <w:marTop w:val="0"/>
              <w:marBottom w:val="0"/>
              <w:divBdr>
                <w:top w:val="none" w:sz="0" w:space="0" w:color="auto"/>
                <w:left w:val="none" w:sz="0" w:space="0" w:color="auto"/>
                <w:bottom w:val="none" w:sz="0" w:space="0" w:color="auto"/>
                <w:right w:val="none" w:sz="0" w:space="0" w:color="auto"/>
              </w:divBdr>
            </w:div>
            <w:div w:id="1609195425">
              <w:marLeft w:val="0"/>
              <w:marRight w:val="0"/>
              <w:marTop w:val="0"/>
              <w:marBottom w:val="0"/>
              <w:divBdr>
                <w:top w:val="none" w:sz="0" w:space="0" w:color="auto"/>
                <w:left w:val="none" w:sz="0" w:space="0" w:color="auto"/>
                <w:bottom w:val="none" w:sz="0" w:space="0" w:color="auto"/>
                <w:right w:val="none" w:sz="0" w:space="0" w:color="auto"/>
              </w:divBdr>
            </w:div>
            <w:div w:id="1087964569">
              <w:marLeft w:val="0"/>
              <w:marRight w:val="0"/>
              <w:marTop w:val="0"/>
              <w:marBottom w:val="0"/>
              <w:divBdr>
                <w:top w:val="none" w:sz="0" w:space="0" w:color="auto"/>
                <w:left w:val="none" w:sz="0" w:space="0" w:color="auto"/>
                <w:bottom w:val="none" w:sz="0" w:space="0" w:color="auto"/>
                <w:right w:val="none" w:sz="0" w:space="0" w:color="auto"/>
              </w:divBdr>
            </w:div>
            <w:div w:id="1489443758">
              <w:marLeft w:val="0"/>
              <w:marRight w:val="0"/>
              <w:marTop w:val="0"/>
              <w:marBottom w:val="0"/>
              <w:divBdr>
                <w:top w:val="none" w:sz="0" w:space="0" w:color="auto"/>
                <w:left w:val="none" w:sz="0" w:space="0" w:color="auto"/>
                <w:bottom w:val="none" w:sz="0" w:space="0" w:color="auto"/>
                <w:right w:val="none" w:sz="0" w:space="0" w:color="auto"/>
              </w:divBdr>
            </w:div>
            <w:div w:id="2124768771">
              <w:marLeft w:val="0"/>
              <w:marRight w:val="0"/>
              <w:marTop w:val="0"/>
              <w:marBottom w:val="0"/>
              <w:divBdr>
                <w:top w:val="none" w:sz="0" w:space="0" w:color="auto"/>
                <w:left w:val="none" w:sz="0" w:space="0" w:color="auto"/>
                <w:bottom w:val="none" w:sz="0" w:space="0" w:color="auto"/>
                <w:right w:val="none" w:sz="0" w:space="0" w:color="auto"/>
              </w:divBdr>
            </w:div>
            <w:div w:id="3822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29555">
      <w:bodyDiv w:val="1"/>
      <w:marLeft w:val="0"/>
      <w:marRight w:val="0"/>
      <w:marTop w:val="0"/>
      <w:marBottom w:val="0"/>
      <w:divBdr>
        <w:top w:val="none" w:sz="0" w:space="0" w:color="auto"/>
        <w:left w:val="none" w:sz="0" w:space="0" w:color="auto"/>
        <w:bottom w:val="none" w:sz="0" w:space="0" w:color="auto"/>
        <w:right w:val="none" w:sz="0" w:space="0" w:color="auto"/>
      </w:divBdr>
    </w:div>
    <w:div w:id="1949119550">
      <w:bodyDiv w:val="1"/>
      <w:marLeft w:val="0"/>
      <w:marRight w:val="0"/>
      <w:marTop w:val="0"/>
      <w:marBottom w:val="0"/>
      <w:divBdr>
        <w:top w:val="none" w:sz="0" w:space="0" w:color="auto"/>
        <w:left w:val="none" w:sz="0" w:space="0" w:color="auto"/>
        <w:bottom w:val="none" w:sz="0" w:space="0" w:color="auto"/>
        <w:right w:val="none" w:sz="0" w:space="0" w:color="auto"/>
      </w:divBdr>
    </w:div>
    <w:div w:id="1952711576">
      <w:bodyDiv w:val="1"/>
      <w:marLeft w:val="0"/>
      <w:marRight w:val="0"/>
      <w:marTop w:val="0"/>
      <w:marBottom w:val="0"/>
      <w:divBdr>
        <w:top w:val="none" w:sz="0" w:space="0" w:color="auto"/>
        <w:left w:val="none" w:sz="0" w:space="0" w:color="auto"/>
        <w:bottom w:val="none" w:sz="0" w:space="0" w:color="auto"/>
        <w:right w:val="none" w:sz="0" w:space="0" w:color="auto"/>
      </w:divBdr>
    </w:div>
    <w:div w:id="1953509431">
      <w:bodyDiv w:val="1"/>
      <w:marLeft w:val="0"/>
      <w:marRight w:val="0"/>
      <w:marTop w:val="0"/>
      <w:marBottom w:val="0"/>
      <w:divBdr>
        <w:top w:val="none" w:sz="0" w:space="0" w:color="auto"/>
        <w:left w:val="none" w:sz="0" w:space="0" w:color="auto"/>
        <w:bottom w:val="none" w:sz="0" w:space="0" w:color="auto"/>
        <w:right w:val="none" w:sz="0" w:space="0" w:color="auto"/>
      </w:divBdr>
    </w:div>
    <w:div w:id="1953590635">
      <w:bodyDiv w:val="1"/>
      <w:marLeft w:val="0"/>
      <w:marRight w:val="0"/>
      <w:marTop w:val="0"/>
      <w:marBottom w:val="0"/>
      <w:divBdr>
        <w:top w:val="none" w:sz="0" w:space="0" w:color="auto"/>
        <w:left w:val="none" w:sz="0" w:space="0" w:color="auto"/>
        <w:bottom w:val="none" w:sz="0" w:space="0" w:color="auto"/>
        <w:right w:val="none" w:sz="0" w:space="0" w:color="auto"/>
      </w:divBdr>
    </w:div>
    <w:div w:id="1955750909">
      <w:bodyDiv w:val="1"/>
      <w:marLeft w:val="0"/>
      <w:marRight w:val="0"/>
      <w:marTop w:val="0"/>
      <w:marBottom w:val="0"/>
      <w:divBdr>
        <w:top w:val="none" w:sz="0" w:space="0" w:color="auto"/>
        <w:left w:val="none" w:sz="0" w:space="0" w:color="auto"/>
        <w:bottom w:val="none" w:sz="0" w:space="0" w:color="auto"/>
        <w:right w:val="none" w:sz="0" w:space="0" w:color="auto"/>
      </w:divBdr>
    </w:div>
    <w:div w:id="1959021742">
      <w:bodyDiv w:val="1"/>
      <w:marLeft w:val="0"/>
      <w:marRight w:val="0"/>
      <w:marTop w:val="0"/>
      <w:marBottom w:val="0"/>
      <w:divBdr>
        <w:top w:val="none" w:sz="0" w:space="0" w:color="auto"/>
        <w:left w:val="none" w:sz="0" w:space="0" w:color="auto"/>
        <w:bottom w:val="none" w:sz="0" w:space="0" w:color="auto"/>
        <w:right w:val="none" w:sz="0" w:space="0" w:color="auto"/>
      </w:divBdr>
    </w:div>
    <w:div w:id="1960725772">
      <w:bodyDiv w:val="1"/>
      <w:marLeft w:val="0"/>
      <w:marRight w:val="0"/>
      <w:marTop w:val="0"/>
      <w:marBottom w:val="0"/>
      <w:divBdr>
        <w:top w:val="none" w:sz="0" w:space="0" w:color="auto"/>
        <w:left w:val="none" w:sz="0" w:space="0" w:color="auto"/>
        <w:bottom w:val="none" w:sz="0" w:space="0" w:color="auto"/>
        <w:right w:val="none" w:sz="0" w:space="0" w:color="auto"/>
      </w:divBdr>
    </w:div>
    <w:div w:id="1964114879">
      <w:bodyDiv w:val="1"/>
      <w:marLeft w:val="0"/>
      <w:marRight w:val="0"/>
      <w:marTop w:val="0"/>
      <w:marBottom w:val="0"/>
      <w:divBdr>
        <w:top w:val="none" w:sz="0" w:space="0" w:color="auto"/>
        <w:left w:val="none" w:sz="0" w:space="0" w:color="auto"/>
        <w:bottom w:val="none" w:sz="0" w:space="0" w:color="auto"/>
        <w:right w:val="none" w:sz="0" w:space="0" w:color="auto"/>
      </w:divBdr>
    </w:div>
    <w:div w:id="1969238251">
      <w:bodyDiv w:val="1"/>
      <w:marLeft w:val="0"/>
      <w:marRight w:val="0"/>
      <w:marTop w:val="0"/>
      <w:marBottom w:val="0"/>
      <w:divBdr>
        <w:top w:val="none" w:sz="0" w:space="0" w:color="auto"/>
        <w:left w:val="none" w:sz="0" w:space="0" w:color="auto"/>
        <w:bottom w:val="none" w:sz="0" w:space="0" w:color="auto"/>
        <w:right w:val="none" w:sz="0" w:space="0" w:color="auto"/>
      </w:divBdr>
    </w:div>
    <w:div w:id="1969554900">
      <w:bodyDiv w:val="1"/>
      <w:marLeft w:val="0"/>
      <w:marRight w:val="0"/>
      <w:marTop w:val="0"/>
      <w:marBottom w:val="0"/>
      <w:divBdr>
        <w:top w:val="none" w:sz="0" w:space="0" w:color="auto"/>
        <w:left w:val="none" w:sz="0" w:space="0" w:color="auto"/>
        <w:bottom w:val="none" w:sz="0" w:space="0" w:color="auto"/>
        <w:right w:val="none" w:sz="0" w:space="0" w:color="auto"/>
      </w:divBdr>
    </w:div>
    <w:div w:id="1972594185">
      <w:bodyDiv w:val="1"/>
      <w:marLeft w:val="0"/>
      <w:marRight w:val="0"/>
      <w:marTop w:val="0"/>
      <w:marBottom w:val="0"/>
      <w:divBdr>
        <w:top w:val="none" w:sz="0" w:space="0" w:color="auto"/>
        <w:left w:val="none" w:sz="0" w:space="0" w:color="auto"/>
        <w:bottom w:val="none" w:sz="0" w:space="0" w:color="auto"/>
        <w:right w:val="none" w:sz="0" w:space="0" w:color="auto"/>
      </w:divBdr>
    </w:div>
    <w:div w:id="1972901455">
      <w:bodyDiv w:val="1"/>
      <w:marLeft w:val="0"/>
      <w:marRight w:val="0"/>
      <w:marTop w:val="0"/>
      <w:marBottom w:val="0"/>
      <w:divBdr>
        <w:top w:val="none" w:sz="0" w:space="0" w:color="auto"/>
        <w:left w:val="none" w:sz="0" w:space="0" w:color="auto"/>
        <w:bottom w:val="none" w:sz="0" w:space="0" w:color="auto"/>
        <w:right w:val="none" w:sz="0" w:space="0" w:color="auto"/>
      </w:divBdr>
      <w:divsChild>
        <w:div w:id="1769813285">
          <w:marLeft w:val="0"/>
          <w:marRight w:val="0"/>
          <w:marTop w:val="0"/>
          <w:marBottom w:val="0"/>
          <w:divBdr>
            <w:top w:val="none" w:sz="0" w:space="0" w:color="auto"/>
            <w:left w:val="none" w:sz="0" w:space="0" w:color="auto"/>
            <w:bottom w:val="none" w:sz="0" w:space="0" w:color="auto"/>
            <w:right w:val="none" w:sz="0" w:space="0" w:color="auto"/>
          </w:divBdr>
          <w:divsChild>
            <w:div w:id="1648823951">
              <w:marLeft w:val="0"/>
              <w:marRight w:val="0"/>
              <w:marTop w:val="0"/>
              <w:marBottom w:val="0"/>
              <w:divBdr>
                <w:top w:val="none" w:sz="0" w:space="0" w:color="auto"/>
                <w:left w:val="none" w:sz="0" w:space="0" w:color="auto"/>
                <w:bottom w:val="none" w:sz="0" w:space="0" w:color="auto"/>
                <w:right w:val="none" w:sz="0" w:space="0" w:color="auto"/>
              </w:divBdr>
            </w:div>
            <w:div w:id="281617799">
              <w:marLeft w:val="0"/>
              <w:marRight w:val="0"/>
              <w:marTop w:val="0"/>
              <w:marBottom w:val="0"/>
              <w:divBdr>
                <w:top w:val="none" w:sz="0" w:space="0" w:color="auto"/>
                <w:left w:val="none" w:sz="0" w:space="0" w:color="auto"/>
                <w:bottom w:val="none" w:sz="0" w:space="0" w:color="auto"/>
                <w:right w:val="none" w:sz="0" w:space="0" w:color="auto"/>
              </w:divBdr>
            </w:div>
            <w:div w:id="1208490349">
              <w:marLeft w:val="0"/>
              <w:marRight w:val="0"/>
              <w:marTop w:val="0"/>
              <w:marBottom w:val="0"/>
              <w:divBdr>
                <w:top w:val="none" w:sz="0" w:space="0" w:color="auto"/>
                <w:left w:val="none" w:sz="0" w:space="0" w:color="auto"/>
                <w:bottom w:val="none" w:sz="0" w:space="0" w:color="auto"/>
                <w:right w:val="none" w:sz="0" w:space="0" w:color="auto"/>
              </w:divBdr>
            </w:div>
            <w:div w:id="1777746357">
              <w:marLeft w:val="0"/>
              <w:marRight w:val="0"/>
              <w:marTop w:val="0"/>
              <w:marBottom w:val="0"/>
              <w:divBdr>
                <w:top w:val="none" w:sz="0" w:space="0" w:color="auto"/>
                <w:left w:val="none" w:sz="0" w:space="0" w:color="auto"/>
                <w:bottom w:val="none" w:sz="0" w:space="0" w:color="auto"/>
                <w:right w:val="none" w:sz="0" w:space="0" w:color="auto"/>
              </w:divBdr>
            </w:div>
            <w:div w:id="1527787589">
              <w:marLeft w:val="0"/>
              <w:marRight w:val="0"/>
              <w:marTop w:val="0"/>
              <w:marBottom w:val="0"/>
              <w:divBdr>
                <w:top w:val="none" w:sz="0" w:space="0" w:color="auto"/>
                <w:left w:val="none" w:sz="0" w:space="0" w:color="auto"/>
                <w:bottom w:val="none" w:sz="0" w:space="0" w:color="auto"/>
                <w:right w:val="none" w:sz="0" w:space="0" w:color="auto"/>
              </w:divBdr>
            </w:div>
            <w:div w:id="1436824516">
              <w:marLeft w:val="0"/>
              <w:marRight w:val="0"/>
              <w:marTop w:val="0"/>
              <w:marBottom w:val="0"/>
              <w:divBdr>
                <w:top w:val="none" w:sz="0" w:space="0" w:color="auto"/>
                <w:left w:val="none" w:sz="0" w:space="0" w:color="auto"/>
                <w:bottom w:val="none" w:sz="0" w:space="0" w:color="auto"/>
                <w:right w:val="none" w:sz="0" w:space="0" w:color="auto"/>
              </w:divBdr>
            </w:div>
            <w:div w:id="1889222906">
              <w:marLeft w:val="0"/>
              <w:marRight w:val="0"/>
              <w:marTop w:val="0"/>
              <w:marBottom w:val="0"/>
              <w:divBdr>
                <w:top w:val="none" w:sz="0" w:space="0" w:color="auto"/>
                <w:left w:val="none" w:sz="0" w:space="0" w:color="auto"/>
                <w:bottom w:val="none" w:sz="0" w:space="0" w:color="auto"/>
                <w:right w:val="none" w:sz="0" w:space="0" w:color="auto"/>
              </w:divBdr>
            </w:div>
            <w:div w:id="1130710185">
              <w:marLeft w:val="0"/>
              <w:marRight w:val="0"/>
              <w:marTop w:val="0"/>
              <w:marBottom w:val="0"/>
              <w:divBdr>
                <w:top w:val="none" w:sz="0" w:space="0" w:color="auto"/>
                <w:left w:val="none" w:sz="0" w:space="0" w:color="auto"/>
                <w:bottom w:val="none" w:sz="0" w:space="0" w:color="auto"/>
                <w:right w:val="none" w:sz="0" w:space="0" w:color="auto"/>
              </w:divBdr>
            </w:div>
            <w:div w:id="5750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348">
      <w:bodyDiv w:val="1"/>
      <w:marLeft w:val="0"/>
      <w:marRight w:val="0"/>
      <w:marTop w:val="0"/>
      <w:marBottom w:val="0"/>
      <w:divBdr>
        <w:top w:val="none" w:sz="0" w:space="0" w:color="auto"/>
        <w:left w:val="none" w:sz="0" w:space="0" w:color="auto"/>
        <w:bottom w:val="none" w:sz="0" w:space="0" w:color="auto"/>
        <w:right w:val="none" w:sz="0" w:space="0" w:color="auto"/>
      </w:divBdr>
    </w:div>
    <w:div w:id="1976063458">
      <w:bodyDiv w:val="1"/>
      <w:marLeft w:val="0"/>
      <w:marRight w:val="0"/>
      <w:marTop w:val="0"/>
      <w:marBottom w:val="0"/>
      <w:divBdr>
        <w:top w:val="none" w:sz="0" w:space="0" w:color="auto"/>
        <w:left w:val="none" w:sz="0" w:space="0" w:color="auto"/>
        <w:bottom w:val="none" w:sz="0" w:space="0" w:color="auto"/>
        <w:right w:val="none" w:sz="0" w:space="0" w:color="auto"/>
      </w:divBdr>
    </w:div>
    <w:div w:id="1978796883">
      <w:bodyDiv w:val="1"/>
      <w:marLeft w:val="0"/>
      <w:marRight w:val="0"/>
      <w:marTop w:val="0"/>
      <w:marBottom w:val="0"/>
      <w:divBdr>
        <w:top w:val="none" w:sz="0" w:space="0" w:color="auto"/>
        <w:left w:val="none" w:sz="0" w:space="0" w:color="auto"/>
        <w:bottom w:val="none" w:sz="0" w:space="0" w:color="auto"/>
        <w:right w:val="none" w:sz="0" w:space="0" w:color="auto"/>
      </w:divBdr>
    </w:div>
    <w:div w:id="1980840012">
      <w:bodyDiv w:val="1"/>
      <w:marLeft w:val="0"/>
      <w:marRight w:val="0"/>
      <w:marTop w:val="0"/>
      <w:marBottom w:val="0"/>
      <w:divBdr>
        <w:top w:val="none" w:sz="0" w:space="0" w:color="auto"/>
        <w:left w:val="none" w:sz="0" w:space="0" w:color="auto"/>
        <w:bottom w:val="none" w:sz="0" w:space="0" w:color="auto"/>
        <w:right w:val="none" w:sz="0" w:space="0" w:color="auto"/>
      </w:divBdr>
    </w:div>
    <w:div w:id="1980958414">
      <w:bodyDiv w:val="1"/>
      <w:marLeft w:val="0"/>
      <w:marRight w:val="0"/>
      <w:marTop w:val="0"/>
      <w:marBottom w:val="0"/>
      <w:divBdr>
        <w:top w:val="none" w:sz="0" w:space="0" w:color="auto"/>
        <w:left w:val="none" w:sz="0" w:space="0" w:color="auto"/>
        <w:bottom w:val="none" w:sz="0" w:space="0" w:color="auto"/>
        <w:right w:val="none" w:sz="0" w:space="0" w:color="auto"/>
      </w:divBdr>
    </w:div>
    <w:div w:id="1981617305">
      <w:bodyDiv w:val="1"/>
      <w:marLeft w:val="0"/>
      <w:marRight w:val="0"/>
      <w:marTop w:val="0"/>
      <w:marBottom w:val="0"/>
      <w:divBdr>
        <w:top w:val="none" w:sz="0" w:space="0" w:color="auto"/>
        <w:left w:val="none" w:sz="0" w:space="0" w:color="auto"/>
        <w:bottom w:val="none" w:sz="0" w:space="0" w:color="auto"/>
        <w:right w:val="none" w:sz="0" w:space="0" w:color="auto"/>
      </w:divBdr>
    </w:div>
    <w:div w:id="1983775808">
      <w:bodyDiv w:val="1"/>
      <w:marLeft w:val="0"/>
      <w:marRight w:val="0"/>
      <w:marTop w:val="0"/>
      <w:marBottom w:val="0"/>
      <w:divBdr>
        <w:top w:val="none" w:sz="0" w:space="0" w:color="auto"/>
        <w:left w:val="none" w:sz="0" w:space="0" w:color="auto"/>
        <w:bottom w:val="none" w:sz="0" w:space="0" w:color="auto"/>
        <w:right w:val="none" w:sz="0" w:space="0" w:color="auto"/>
      </w:divBdr>
    </w:div>
    <w:div w:id="1986229223">
      <w:bodyDiv w:val="1"/>
      <w:marLeft w:val="0"/>
      <w:marRight w:val="0"/>
      <w:marTop w:val="0"/>
      <w:marBottom w:val="0"/>
      <w:divBdr>
        <w:top w:val="none" w:sz="0" w:space="0" w:color="auto"/>
        <w:left w:val="none" w:sz="0" w:space="0" w:color="auto"/>
        <w:bottom w:val="none" w:sz="0" w:space="0" w:color="auto"/>
        <w:right w:val="none" w:sz="0" w:space="0" w:color="auto"/>
      </w:divBdr>
    </w:div>
    <w:div w:id="1987196232">
      <w:bodyDiv w:val="1"/>
      <w:marLeft w:val="0"/>
      <w:marRight w:val="0"/>
      <w:marTop w:val="0"/>
      <w:marBottom w:val="0"/>
      <w:divBdr>
        <w:top w:val="none" w:sz="0" w:space="0" w:color="auto"/>
        <w:left w:val="none" w:sz="0" w:space="0" w:color="auto"/>
        <w:bottom w:val="none" w:sz="0" w:space="0" w:color="auto"/>
        <w:right w:val="none" w:sz="0" w:space="0" w:color="auto"/>
      </w:divBdr>
    </w:div>
    <w:div w:id="1987274459">
      <w:bodyDiv w:val="1"/>
      <w:marLeft w:val="0"/>
      <w:marRight w:val="0"/>
      <w:marTop w:val="0"/>
      <w:marBottom w:val="0"/>
      <w:divBdr>
        <w:top w:val="none" w:sz="0" w:space="0" w:color="auto"/>
        <w:left w:val="none" w:sz="0" w:space="0" w:color="auto"/>
        <w:bottom w:val="none" w:sz="0" w:space="0" w:color="auto"/>
        <w:right w:val="none" w:sz="0" w:space="0" w:color="auto"/>
      </w:divBdr>
    </w:div>
    <w:div w:id="1987974396">
      <w:bodyDiv w:val="1"/>
      <w:marLeft w:val="0"/>
      <w:marRight w:val="0"/>
      <w:marTop w:val="0"/>
      <w:marBottom w:val="0"/>
      <w:divBdr>
        <w:top w:val="none" w:sz="0" w:space="0" w:color="auto"/>
        <w:left w:val="none" w:sz="0" w:space="0" w:color="auto"/>
        <w:bottom w:val="none" w:sz="0" w:space="0" w:color="auto"/>
        <w:right w:val="none" w:sz="0" w:space="0" w:color="auto"/>
      </w:divBdr>
    </w:div>
    <w:div w:id="1989936874">
      <w:bodyDiv w:val="1"/>
      <w:marLeft w:val="0"/>
      <w:marRight w:val="0"/>
      <w:marTop w:val="0"/>
      <w:marBottom w:val="0"/>
      <w:divBdr>
        <w:top w:val="none" w:sz="0" w:space="0" w:color="auto"/>
        <w:left w:val="none" w:sz="0" w:space="0" w:color="auto"/>
        <w:bottom w:val="none" w:sz="0" w:space="0" w:color="auto"/>
        <w:right w:val="none" w:sz="0" w:space="0" w:color="auto"/>
      </w:divBdr>
    </w:div>
    <w:div w:id="1990865710">
      <w:bodyDiv w:val="1"/>
      <w:marLeft w:val="0"/>
      <w:marRight w:val="0"/>
      <w:marTop w:val="0"/>
      <w:marBottom w:val="0"/>
      <w:divBdr>
        <w:top w:val="none" w:sz="0" w:space="0" w:color="auto"/>
        <w:left w:val="none" w:sz="0" w:space="0" w:color="auto"/>
        <w:bottom w:val="none" w:sz="0" w:space="0" w:color="auto"/>
        <w:right w:val="none" w:sz="0" w:space="0" w:color="auto"/>
      </w:divBdr>
    </w:div>
    <w:div w:id="1991444816">
      <w:bodyDiv w:val="1"/>
      <w:marLeft w:val="0"/>
      <w:marRight w:val="0"/>
      <w:marTop w:val="0"/>
      <w:marBottom w:val="0"/>
      <w:divBdr>
        <w:top w:val="none" w:sz="0" w:space="0" w:color="auto"/>
        <w:left w:val="none" w:sz="0" w:space="0" w:color="auto"/>
        <w:bottom w:val="none" w:sz="0" w:space="0" w:color="auto"/>
        <w:right w:val="none" w:sz="0" w:space="0" w:color="auto"/>
      </w:divBdr>
    </w:div>
    <w:div w:id="1993168823">
      <w:bodyDiv w:val="1"/>
      <w:marLeft w:val="0"/>
      <w:marRight w:val="0"/>
      <w:marTop w:val="0"/>
      <w:marBottom w:val="0"/>
      <w:divBdr>
        <w:top w:val="none" w:sz="0" w:space="0" w:color="auto"/>
        <w:left w:val="none" w:sz="0" w:space="0" w:color="auto"/>
        <w:bottom w:val="none" w:sz="0" w:space="0" w:color="auto"/>
        <w:right w:val="none" w:sz="0" w:space="0" w:color="auto"/>
      </w:divBdr>
    </w:div>
    <w:div w:id="1993172854">
      <w:bodyDiv w:val="1"/>
      <w:marLeft w:val="0"/>
      <w:marRight w:val="0"/>
      <w:marTop w:val="0"/>
      <w:marBottom w:val="0"/>
      <w:divBdr>
        <w:top w:val="none" w:sz="0" w:space="0" w:color="auto"/>
        <w:left w:val="none" w:sz="0" w:space="0" w:color="auto"/>
        <w:bottom w:val="none" w:sz="0" w:space="0" w:color="auto"/>
        <w:right w:val="none" w:sz="0" w:space="0" w:color="auto"/>
      </w:divBdr>
    </w:div>
    <w:div w:id="1993873858">
      <w:bodyDiv w:val="1"/>
      <w:marLeft w:val="0"/>
      <w:marRight w:val="0"/>
      <w:marTop w:val="0"/>
      <w:marBottom w:val="0"/>
      <w:divBdr>
        <w:top w:val="none" w:sz="0" w:space="0" w:color="auto"/>
        <w:left w:val="none" w:sz="0" w:space="0" w:color="auto"/>
        <w:bottom w:val="none" w:sz="0" w:space="0" w:color="auto"/>
        <w:right w:val="none" w:sz="0" w:space="0" w:color="auto"/>
      </w:divBdr>
      <w:divsChild>
        <w:div w:id="301884713">
          <w:marLeft w:val="0"/>
          <w:marRight w:val="0"/>
          <w:marTop w:val="0"/>
          <w:marBottom w:val="0"/>
          <w:divBdr>
            <w:top w:val="none" w:sz="0" w:space="0" w:color="auto"/>
            <w:left w:val="none" w:sz="0" w:space="0" w:color="auto"/>
            <w:bottom w:val="none" w:sz="0" w:space="0" w:color="auto"/>
            <w:right w:val="none" w:sz="0" w:space="0" w:color="auto"/>
          </w:divBdr>
        </w:div>
      </w:divsChild>
    </w:div>
    <w:div w:id="1994674979">
      <w:bodyDiv w:val="1"/>
      <w:marLeft w:val="0"/>
      <w:marRight w:val="0"/>
      <w:marTop w:val="0"/>
      <w:marBottom w:val="0"/>
      <w:divBdr>
        <w:top w:val="none" w:sz="0" w:space="0" w:color="auto"/>
        <w:left w:val="none" w:sz="0" w:space="0" w:color="auto"/>
        <w:bottom w:val="none" w:sz="0" w:space="0" w:color="auto"/>
        <w:right w:val="none" w:sz="0" w:space="0" w:color="auto"/>
      </w:divBdr>
    </w:div>
    <w:div w:id="1996495482">
      <w:bodyDiv w:val="1"/>
      <w:marLeft w:val="0"/>
      <w:marRight w:val="0"/>
      <w:marTop w:val="0"/>
      <w:marBottom w:val="0"/>
      <w:divBdr>
        <w:top w:val="none" w:sz="0" w:space="0" w:color="auto"/>
        <w:left w:val="none" w:sz="0" w:space="0" w:color="auto"/>
        <w:bottom w:val="none" w:sz="0" w:space="0" w:color="auto"/>
        <w:right w:val="none" w:sz="0" w:space="0" w:color="auto"/>
      </w:divBdr>
    </w:div>
    <w:div w:id="1999503668">
      <w:bodyDiv w:val="1"/>
      <w:marLeft w:val="0"/>
      <w:marRight w:val="0"/>
      <w:marTop w:val="0"/>
      <w:marBottom w:val="0"/>
      <w:divBdr>
        <w:top w:val="none" w:sz="0" w:space="0" w:color="auto"/>
        <w:left w:val="none" w:sz="0" w:space="0" w:color="auto"/>
        <w:bottom w:val="none" w:sz="0" w:space="0" w:color="auto"/>
        <w:right w:val="none" w:sz="0" w:space="0" w:color="auto"/>
      </w:divBdr>
    </w:div>
    <w:div w:id="2000500469">
      <w:bodyDiv w:val="1"/>
      <w:marLeft w:val="0"/>
      <w:marRight w:val="0"/>
      <w:marTop w:val="0"/>
      <w:marBottom w:val="0"/>
      <w:divBdr>
        <w:top w:val="none" w:sz="0" w:space="0" w:color="auto"/>
        <w:left w:val="none" w:sz="0" w:space="0" w:color="auto"/>
        <w:bottom w:val="none" w:sz="0" w:space="0" w:color="auto"/>
        <w:right w:val="none" w:sz="0" w:space="0" w:color="auto"/>
      </w:divBdr>
    </w:div>
    <w:div w:id="2000845895">
      <w:bodyDiv w:val="1"/>
      <w:marLeft w:val="0"/>
      <w:marRight w:val="0"/>
      <w:marTop w:val="0"/>
      <w:marBottom w:val="0"/>
      <w:divBdr>
        <w:top w:val="none" w:sz="0" w:space="0" w:color="auto"/>
        <w:left w:val="none" w:sz="0" w:space="0" w:color="auto"/>
        <w:bottom w:val="none" w:sz="0" w:space="0" w:color="auto"/>
        <w:right w:val="none" w:sz="0" w:space="0" w:color="auto"/>
      </w:divBdr>
    </w:div>
    <w:div w:id="2001231684">
      <w:bodyDiv w:val="1"/>
      <w:marLeft w:val="0"/>
      <w:marRight w:val="0"/>
      <w:marTop w:val="0"/>
      <w:marBottom w:val="0"/>
      <w:divBdr>
        <w:top w:val="none" w:sz="0" w:space="0" w:color="auto"/>
        <w:left w:val="none" w:sz="0" w:space="0" w:color="auto"/>
        <w:bottom w:val="none" w:sz="0" w:space="0" w:color="auto"/>
        <w:right w:val="none" w:sz="0" w:space="0" w:color="auto"/>
      </w:divBdr>
    </w:div>
    <w:div w:id="2002653674">
      <w:bodyDiv w:val="1"/>
      <w:marLeft w:val="0"/>
      <w:marRight w:val="0"/>
      <w:marTop w:val="0"/>
      <w:marBottom w:val="0"/>
      <w:divBdr>
        <w:top w:val="none" w:sz="0" w:space="0" w:color="auto"/>
        <w:left w:val="none" w:sz="0" w:space="0" w:color="auto"/>
        <w:bottom w:val="none" w:sz="0" w:space="0" w:color="auto"/>
        <w:right w:val="none" w:sz="0" w:space="0" w:color="auto"/>
      </w:divBdr>
    </w:div>
    <w:div w:id="2003042902">
      <w:bodyDiv w:val="1"/>
      <w:marLeft w:val="0"/>
      <w:marRight w:val="0"/>
      <w:marTop w:val="0"/>
      <w:marBottom w:val="0"/>
      <w:divBdr>
        <w:top w:val="none" w:sz="0" w:space="0" w:color="auto"/>
        <w:left w:val="none" w:sz="0" w:space="0" w:color="auto"/>
        <w:bottom w:val="none" w:sz="0" w:space="0" w:color="auto"/>
        <w:right w:val="none" w:sz="0" w:space="0" w:color="auto"/>
      </w:divBdr>
    </w:div>
    <w:div w:id="2008437270">
      <w:bodyDiv w:val="1"/>
      <w:marLeft w:val="0"/>
      <w:marRight w:val="0"/>
      <w:marTop w:val="0"/>
      <w:marBottom w:val="0"/>
      <w:divBdr>
        <w:top w:val="none" w:sz="0" w:space="0" w:color="auto"/>
        <w:left w:val="none" w:sz="0" w:space="0" w:color="auto"/>
        <w:bottom w:val="none" w:sz="0" w:space="0" w:color="auto"/>
        <w:right w:val="none" w:sz="0" w:space="0" w:color="auto"/>
      </w:divBdr>
    </w:div>
    <w:div w:id="2009748157">
      <w:bodyDiv w:val="1"/>
      <w:marLeft w:val="0"/>
      <w:marRight w:val="0"/>
      <w:marTop w:val="0"/>
      <w:marBottom w:val="0"/>
      <w:divBdr>
        <w:top w:val="none" w:sz="0" w:space="0" w:color="auto"/>
        <w:left w:val="none" w:sz="0" w:space="0" w:color="auto"/>
        <w:bottom w:val="none" w:sz="0" w:space="0" w:color="auto"/>
        <w:right w:val="none" w:sz="0" w:space="0" w:color="auto"/>
      </w:divBdr>
    </w:div>
    <w:div w:id="2011979739">
      <w:bodyDiv w:val="1"/>
      <w:marLeft w:val="0"/>
      <w:marRight w:val="0"/>
      <w:marTop w:val="0"/>
      <w:marBottom w:val="0"/>
      <w:divBdr>
        <w:top w:val="none" w:sz="0" w:space="0" w:color="auto"/>
        <w:left w:val="none" w:sz="0" w:space="0" w:color="auto"/>
        <w:bottom w:val="none" w:sz="0" w:space="0" w:color="auto"/>
        <w:right w:val="none" w:sz="0" w:space="0" w:color="auto"/>
      </w:divBdr>
    </w:div>
    <w:div w:id="2012290053">
      <w:bodyDiv w:val="1"/>
      <w:marLeft w:val="0"/>
      <w:marRight w:val="0"/>
      <w:marTop w:val="0"/>
      <w:marBottom w:val="0"/>
      <w:divBdr>
        <w:top w:val="none" w:sz="0" w:space="0" w:color="auto"/>
        <w:left w:val="none" w:sz="0" w:space="0" w:color="auto"/>
        <w:bottom w:val="none" w:sz="0" w:space="0" w:color="auto"/>
        <w:right w:val="none" w:sz="0" w:space="0" w:color="auto"/>
      </w:divBdr>
    </w:div>
    <w:div w:id="2013142865">
      <w:bodyDiv w:val="1"/>
      <w:marLeft w:val="0"/>
      <w:marRight w:val="0"/>
      <w:marTop w:val="0"/>
      <w:marBottom w:val="0"/>
      <w:divBdr>
        <w:top w:val="none" w:sz="0" w:space="0" w:color="auto"/>
        <w:left w:val="none" w:sz="0" w:space="0" w:color="auto"/>
        <w:bottom w:val="none" w:sz="0" w:space="0" w:color="auto"/>
        <w:right w:val="none" w:sz="0" w:space="0" w:color="auto"/>
      </w:divBdr>
    </w:div>
    <w:div w:id="2018530669">
      <w:bodyDiv w:val="1"/>
      <w:marLeft w:val="0"/>
      <w:marRight w:val="0"/>
      <w:marTop w:val="0"/>
      <w:marBottom w:val="0"/>
      <w:divBdr>
        <w:top w:val="none" w:sz="0" w:space="0" w:color="auto"/>
        <w:left w:val="none" w:sz="0" w:space="0" w:color="auto"/>
        <w:bottom w:val="none" w:sz="0" w:space="0" w:color="auto"/>
        <w:right w:val="none" w:sz="0" w:space="0" w:color="auto"/>
      </w:divBdr>
    </w:div>
    <w:div w:id="2018999336">
      <w:bodyDiv w:val="1"/>
      <w:marLeft w:val="0"/>
      <w:marRight w:val="0"/>
      <w:marTop w:val="0"/>
      <w:marBottom w:val="0"/>
      <w:divBdr>
        <w:top w:val="none" w:sz="0" w:space="0" w:color="auto"/>
        <w:left w:val="none" w:sz="0" w:space="0" w:color="auto"/>
        <w:bottom w:val="none" w:sz="0" w:space="0" w:color="auto"/>
        <w:right w:val="none" w:sz="0" w:space="0" w:color="auto"/>
      </w:divBdr>
      <w:divsChild>
        <w:div w:id="339549119">
          <w:marLeft w:val="0"/>
          <w:marRight w:val="0"/>
          <w:marTop w:val="0"/>
          <w:marBottom w:val="0"/>
          <w:divBdr>
            <w:top w:val="none" w:sz="0" w:space="0" w:color="auto"/>
            <w:left w:val="none" w:sz="0" w:space="0" w:color="auto"/>
            <w:bottom w:val="none" w:sz="0" w:space="0" w:color="auto"/>
            <w:right w:val="none" w:sz="0" w:space="0" w:color="auto"/>
          </w:divBdr>
          <w:divsChild>
            <w:div w:id="1543009777">
              <w:marLeft w:val="0"/>
              <w:marRight w:val="0"/>
              <w:marTop w:val="0"/>
              <w:marBottom w:val="0"/>
              <w:divBdr>
                <w:top w:val="none" w:sz="0" w:space="0" w:color="auto"/>
                <w:left w:val="none" w:sz="0" w:space="0" w:color="auto"/>
                <w:bottom w:val="none" w:sz="0" w:space="0" w:color="auto"/>
                <w:right w:val="none" w:sz="0" w:space="0" w:color="auto"/>
              </w:divBdr>
            </w:div>
            <w:div w:id="1250119717">
              <w:marLeft w:val="0"/>
              <w:marRight w:val="0"/>
              <w:marTop w:val="0"/>
              <w:marBottom w:val="0"/>
              <w:divBdr>
                <w:top w:val="none" w:sz="0" w:space="0" w:color="auto"/>
                <w:left w:val="none" w:sz="0" w:space="0" w:color="auto"/>
                <w:bottom w:val="none" w:sz="0" w:space="0" w:color="auto"/>
                <w:right w:val="none" w:sz="0" w:space="0" w:color="auto"/>
              </w:divBdr>
            </w:div>
            <w:div w:id="867179739">
              <w:marLeft w:val="0"/>
              <w:marRight w:val="0"/>
              <w:marTop w:val="0"/>
              <w:marBottom w:val="0"/>
              <w:divBdr>
                <w:top w:val="none" w:sz="0" w:space="0" w:color="auto"/>
                <w:left w:val="none" w:sz="0" w:space="0" w:color="auto"/>
                <w:bottom w:val="none" w:sz="0" w:space="0" w:color="auto"/>
                <w:right w:val="none" w:sz="0" w:space="0" w:color="auto"/>
              </w:divBdr>
            </w:div>
            <w:div w:id="280115018">
              <w:marLeft w:val="0"/>
              <w:marRight w:val="0"/>
              <w:marTop w:val="0"/>
              <w:marBottom w:val="0"/>
              <w:divBdr>
                <w:top w:val="none" w:sz="0" w:space="0" w:color="auto"/>
                <w:left w:val="none" w:sz="0" w:space="0" w:color="auto"/>
                <w:bottom w:val="none" w:sz="0" w:space="0" w:color="auto"/>
                <w:right w:val="none" w:sz="0" w:space="0" w:color="auto"/>
              </w:divBdr>
            </w:div>
            <w:div w:id="711267121">
              <w:marLeft w:val="0"/>
              <w:marRight w:val="0"/>
              <w:marTop w:val="0"/>
              <w:marBottom w:val="0"/>
              <w:divBdr>
                <w:top w:val="none" w:sz="0" w:space="0" w:color="auto"/>
                <w:left w:val="none" w:sz="0" w:space="0" w:color="auto"/>
                <w:bottom w:val="none" w:sz="0" w:space="0" w:color="auto"/>
                <w:right w:val="none" w:sz="0" w:space="0" w:color="auto"/>
              </w:divBdr>
            </w:div>
            <w:div w:id="1031106418">
              <w:marLeft w:val="0"/>
              <w:marRight w:val="0"/>
              <w:marTop w:val="0"/>
              <w:marBottom w:val="0"/>
              <w:divBdr>
                <w:top w:val="none" w:sz="0" w:space="0" w:color="auto"/>
                <w:left w:val="none" w:sz="0" w:space="0" w:color="auto"/>
                <w:bottom w:val="none" w:sz="0" w:space="0" w:color="auto"/>
                <w:right w:val="none" w:sz="0" w:space="0" w:color="auto"/>
              </w:divBdr>
            </w:div>
            <w:div w:id="494490504">
              <w:marLeft w:val="0"/>
              <w:marRight w:val="0"/>
              <w:marTop w:val="0"/>
              <w:marBottom w:val="0"/>
              <w:divBdr>
                <w:top w:val="none" w:sz="0" w:space="0" w:color="auto"/>
                <w:left w:val="none" w:sz="0" w:space="0" w:color="auto"/>
                <w:bottom w:val="none" w:sz="0" w:space="0" w:color="auto"/>
                <w:right w:val="none" w:sz="0" w:space="0" w:color="auto"/>
              </w:divBdr>
            </w:div>
            <w:div w:id="886523864">
              <w:marLeft w:val="0"/>
              <w:marRight w:val="0"/>
              <w:marTop w:val="0"/>
              <w:marBottom w:val="0"/>
              <w:divBdr>
                <w:top w:val="none" w:sz="0" w:space="0" w:color="auto"/>
                <w:left w:val="none" w:sz="0" w:space="0" w:color="auto"/>
                <w:bottom w:val="none" w:sz="0" w:space="0" w:color="auto"/>
                <w:right w:val="none" w:sz="0" w:space="0" w:color="auto"/>
              </w:divBdr>
            </w:div>
            <w:div w:id="1025910148">
              <w:marLeft w:val="0"/>
              <w:marRight w:val="0"/>
              <w:marTop w:val="0"/>
              <w:marBottom w:val="0"/>
              <w:divBdr>
                <w:top w:val="none" w:sz="0" w:space="0" w:color="auto"/>
                <w:left w:val="none" w:sz="0" w:space="0" w:color="auto"/>
                <w:bottom w:val="none" w:sz="0" w:space="0" w:color="auto"/>
                <w:right w:val="none" w:sz="0" w:space="0" w:color="auto"/>
              </w:divBdr>
            </w:div>
            <w:div w:id="1278492447">
              <w:marLeft w:val="0"/>
              <w:marRight w:val="0"/>
              <w:marTop w:val="0"/>
              <w:marBottom w:val="0"/>
              <w:divBdr>
                <w:top w:val="none" w:sz="0" w:space="0" w:color="auto"/>
                <w:left w:val="none" w:sz="0" w:space="0" w:color="auto"/>
                <w:bottom w:val="none" w:sz="0" w:space="0" w:color="auto"/>
                <w:right w:val="none" w:sz="0" w:space="0" w:color="auto"/>
              </w:divBdr>
            </w:div>
            <w:div w:id="462428205">
              <w:marLeft w:val="0"/>
              <w:marRight w:val="0"/>
              <w:marTop w:val="0"/>
              <w:marBottom w:val="0"/>
              <w:divBdr>
                <w:top w:val="none" w:sz="0" w:space="0" w:color="auto"/>
                <w:left w:val="none" w:sz="0" w:space="0" w:color="auto"/>
                <w:bottom w:val="none" w:sz="0" w:space="0" w:color="auto"/>
                <w:right w:val="none" w:sz="0" w:space="0" w:color="auto"/>
              </w:divBdr>
            </w:div>
            <w:div w:id="99614737">
              <w:marLeft w:val="0"/>
              <w:marRight w:val="0"/>
              <w:marTop w:val="0"/>
              <w:marBottom w:val="0"/>
              <w:divBdr>
                <w:top w:val="none" w:sz="0" w:space="0" w:color="auto"/>
                <w:left w:val="none" w:sz="0" w:space="0" w:color="auto"/>
                <w:bottom w:val="none" w:sz="0" w:space="0" w:color="auto"/>
                <w:right w:val="none" w:sz="0" w:space="0" w:color="auto"/>
              </w:divBdr>
            </w:div>
            <w:div w:id="21783616">
              <w:marLeft w:val="0"/>
              <w:marRight w:val="0"/>
              <w:marTop w:val="0"/>
              <w:marBottom w:val="0"/>
              <w:divBdr>
                <w:top w:val="none" w:sz="0" w:space="0" w:color="auto"/>
                <w:left w:val="none" w:sz="0" w:space="0" w:color="auto"/>
                <w:bottom w:val="none" w:sz="0" w:space="0" w:color="auto"/>
                <w:right w:val="none" w:sz="0" w:space="0" w:color="auto"/>
              </w:divBdr>
            </w:div>
            <w:div w:id="115953047">
              <w:marLeft w:val="0"/>
              <w:marRight w:val="0"/>
              <w:marTop w:val="0"/>
              <w:marBottom w:val="0"/>
              <w:divBdr>
                <w:top w:val="none" w:sz="0" w:space="0" w:color="auto"/>
                <w:left w:val="none" w:sz="0" w:space="0" w:color="auto"/>
                <w:bottom w:val="none" w:sz="0" w:space="0" w:color="auto"/>
                <w:right w:val="none" w:sz="0" w:space="0" w:color="auto"/>
              </w:divBdr>
            </w:div>
            <w:div w:id="10429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8108">
      <w:bodyDiv w:val="1"/>
      <w:marLeft w:val="0"/>
      <w:marRight w:val="0"/>
      <w:marTop w:val="0"/>
      <w:marBottom w:val="0"/>
      <w:divBdr>
        <w:top w:val="none" w:sz="0" w:space="0" w:color="auto"/>
        <w:left w:val="none" w:sz="0" w:space="0" w:color="auto"/>
        <w:bottom w:val="none" w:sz="0" w:space="0" w:color="auto"/>
        <w:right w:val="none" w:sz="0" w:space="0" w:color="auto"/>
      </w:divBdr>
    </w:div>
    <w:div w:id="2024893516">
      <w:bodyDiv w:val="1"/>
      <w:marLeft w:val="0"/>
      <w:marRight w:val="0"/>
      <w:marTop w:val="0"/>
      <w:marBottom w:val="0"/>
      <w:divBdr>
        <w:top w:val="none" w:sz="0" w:space="0" w:color="auto"/>
        <w:left w:val="none" w:sz="0" w:space="0" w:color="auto"/>
        <w:bottom w:val="none" w:sz="0" w:space="0" w:color="auto"/>
        <w:right w:val="none" w:sz="0" w:space="0" w:color="auto"/>
      </w:divBdr>
    </w:div>
    <w:div w:id="2025008466">
      <w:bodyDiv w:val="1"/>
      <w:marLeft w:val="0"/>
      <w:marRight w:val="0"/>
      <w:marTop w:val="0"/>
      <w:marBottom w:val="0"/>
      <w:divBdr>
        <w:top w:val="none" w:sz="0" w:space="0" w:color="auto"/>
        <w:left w:val="none" w:sz="0" w:space="0" w:color="auto"/>
        <w:bottom w:val="none" w:sz="0" w:space="0" w:color="auto"/>
        <w:right w:val="none" w:sz="0" w:space="0" w:color="auto"/>
      </w:divBdr>
    </w:div>
    <w:div w:id="2025356334">
      <w:bodyDiv w:val="1"/>
      <w:marLeft w:val="0"/>
      <w:marRight w:val="0"/>
      <w:marTop w:val="0"/>
      <w:marBottom w:val="0"/>
      <w:divBdr>
        <w:top w:val="none" w:sz="0" w:space="0" w:color="auto"/>
        <w:left w:val="none" w:sz="0" w:space="0" w:color="auto"/>
        <w:bottom w:val="none" w:sz="0" w:space="0" w:color="auto"/>
        <w:right w:val="none" w:sz="0" w:space="0" w:color="auto"/>
      </w:divBdr>
    </w:div>
    <w:div w:id="2025937601">
      <w:bodyDiv w:val="1"/>
      <w:marLeft w:val="0"/>
      <w:marRight w:val="0"/>
      <w:marTop w:val="0"/>
      <w:marBottom w:val="0"/>
      <w:divBdr>
        <w:top w:val="none" w:sz="0" w:space="0" w:color="auto"/>
        <w:left w:val="none" w:sz="0" w:space="0" w:color="auto"/>
        <w:bottom w:val="none" w:sz="0" w:space="0" w:color="auto"/>
        <w:right w:val="none" w:sz="0" w:space="0" w:color="auto"/>
      </w:divBdr>
    </w:div>
    <w:div w:id="2028215949">
      <w:bodyDiv w:val="1"/>
      <w:marLeft w:val="0"/>
      <w:marRight w:val="0"/>
      <w:marTop w:val="0"/>
      <w:marBottom w:val="0"/>
      <w:divBdr>
        <w:top w:val="none" w:sz="0" w:space="0" w:color="auto"/>
        <w:left w:val="none" w:sz="0" w:space="0" w:color="auto"/>
        <w:bottom w:val="none" w:sz="0" w:space="0" w:color="auto"/>
        <w:right w:val="none" w:sz="0" w:space="0" w:color="auto"/>
      </w:divBdr>
    </w:div>
    <w:div w:id="2028482887">
      <w:bodyDiv w:val="1"/>
      <w:marLeft w:val="0"/>
      <w:marRight w:val="0"/>
      <w:marTop w:val="0"/>
      <w:marBottom w:val="0"/>
      <w:divBdr>
        <w:top w:val="none" w:sz="0" w:space="0" w:color="auto"/>
        <w:left w:val="none" w:sz="0" w:space="0" w:color="auto"/>
        <w:bottom w:val="none" w:sz="0" w:space="0" w:color="auto"/>
        <w:right w:val="none" w:sz="0" w:space="0" w:color="auto"/>
      </w:divBdr>
    </w:div>
    <w:div w:id="2028604253">
      <w:bodyDiv w:val="1"/>
      <w:marLeft w:val="0"/>
      <w:marRight w:val="0"/>
      <w:marTop w:val="0"/>
      <w:marBottom w:val="0"/>
      <w:divBdr>
        <w:top w:val="none" w:sz="0" w:space="0" w:color="auto"/>
        <w:left w:val="none" w:sz="0" w:space="0" w:color="auto"/>
        <w:bottom w:val="none" w:sz="0" w:space="0" w:color="auto"/>
        <w:right w:val="none" w:sz="0" w:space="0" w:color="auto"/>
      </w:divBdr>
    </w:div>
    <w:div w:id="2029866406">
      <w:bodyDiv w:val="1"/>
      <w:marLeft w:val="0"/>
      <w:marRight w:val="0"/>
      <w:marTop w:val="0"/>
      <w:marBottom w:val="0"/>
      <w:divBdr>
        <w:top w:val="none" w:sz="0" w:space="0" w:color="auto"/>
        <w:left w:val="none" w:sz="0" w:space="0" w:color="auto"/>
        <w:bottom w:val="none" w:sz="0" w:space="0" w:color="auto"/>
        <w:right w:val="none" w:sz="0" w:space="0" w:color="auto"/>
      </w:divBdr>
    </w:div>
    <w:div w:id="2030450075">
      <w:bodyDiv w:val="1"/>
      <w:marLeft w:val="0"/>
      <w:marRight w:val="0"/>
      <w:marTop w:val="0"/>
      <w:marBottom w:val="0"/>
      <w:divBdr>
        <w:top w:val="none" w:sz="0" w:space="0" w:color="auto"/>
        <w:left w:val="none" w:sz="0" w:space="0" w:color="auto"/>
        <w:bottom w:val="none" w:sz="0" w:space="0" w:color="auto"/>
        <w:right w:val="none" w:sz="0" w:space="0" w:color="auto"/>
      </w:divBdr>
    </w:div>
    <w:div w:id="2031225438">
      <w:bodyDiv w:val="1"/>
      <w:marLeft w:val="0"/>
      <w:marRight w:val="0"/>
      <w:marTop w:val="0"/>
      <w:marBottom w:val="0"/>
      <w:divBdr>
        <w:top w:val="none" w:sz="0" w:space="0" w:color="auto"/>
        <w:left w:val="none" w:sz="0" w:space="0" w:color="auto"/>
        <w:bottom w:val="none" w:sz="0" w:space="0" w:color="auto"/>
        <w:right w:val="none" w:sz="0" w:space="0" w:color="auto"/>
      </w:divBdr>
    </w:div>
    <w:div w:id="2032028555">
      <w:bodyDiv w:val="1"/>
      <w:marLeft w:val="0"/>
      <w:marRight w:val="0"/>
      <w:marTop w:val="0"/>
      <w:marBottom w:val="0"/>
      <w:divBdr>
        <w:top w:val="none" w:sz="0" w:space="0" w:color="auto"/>
        <w:left w:val="none" w:sz="0" w:space="0" w:color="auto"/>
        <w:bottom w:val="none" w:sz="0" w:space="0" w:color="auto"/>
        <w:right w:val="none" w:sz="0" w:space="0" w:color="auto"/>
      </w:divBdr>
    </w:div>
    <w:div w:id="2033651591">
      <w:bodyDiv w:val="1"/>
      <w:marLeft w:val="0"/>
      <w:marRight w:val="0"/>
      <w:marTop w:val="0"/>
      <w:marBottom w:val="0"/>
      <w:divBdr>
        <w:top w:val="none" w:sz="0" w:space="0" w:color="auto"/>
        <w:left w:val="none" w:sz="0" w:space="0" w:color="auto"/>
        <w:bottom w:val="none" w:sz="0" w:space="0" w:color="auto"/>
        <w:right w:val="none" w:sz="0" w:space="0" w:color="auto"/>
      </w:divBdr>
    </w:div>
    <w:div w:id="2034067668">
      <w:bodyDiv w:val="1"/>
      <w:marLeft w:val="0"/>
      <w:marRight w:val="0"/>
      <w:marTop w:val="0"/>
      <w:marBottom w:val="0"/>
      <w:divBdr>
        <w:top w:val="none" w:sz="0" w:space="0" w:color="auto"/>
        <w:left w:val="none" w:sz="0" w:space="0" w:color="auto"/>
        <w:bottom w:val="none" w:sz="0" w:space="0" w:color="auto"/>
        <w:right w:val="none" w:sz="0" w:space="0" w:color="auto"/>
      </w:divBdr>
    </w:div>
    <w:div w:id="2034915624">
      <w:bodyDiv w:val="1"/>
      <w:marLeft w:val="0"/>
      <w:marRight w:val="0"/>
      <w:marTop w:val="0"/>
      <w:marBottom w:val="0"/>
      <w:divBdr>
        <w:top w:val="none" w:sz="0" w:space="0" w:color="auto"/>
        <w:left w:val="none" w:sz="0" w:space="0" w:color="auto"/>
        <w:bottom w:val="none" w:sz="0" w:space="0" w:color="auto"/>
        <w:right w:val="none" w:sz="0" w:space="0" w:color="auto"/>
      </w:divBdr>
    </w:div>
    <w:div w:id="2037072865">
      <w:bodyDiv w:val="1"/>
      <w:marLeft w:val="0"/>
      <w:marRight w:val="0"/>
      <w:marTop w:val="0"/>
      <w:marBottom w:val="0"/>
      <w:divBdr>
        <w:top w:val="none" w:sz="0" w:space="0" w:color="auto"/>
        <w:left w:val="none" w:sz="0" w:space="0" w:color="auto"/>
        <w:bottom w:val="none" w:sz="0" w:space="0" w:color="auto"/>
        <w:right w:val="none" w:sz="0" w:space="0" w:color="auto"/>
      </w:divBdr>
    </w:div>
    <w:div w:id="2039578105">
      <w:bodyDiv w:val="1"/>
      <w:marLeft w:val="0"/>
      <w:marRight w:val="0"/>
      <w:marTop w:val="0"/>
      <w:marBottom w:val="0"/>
      <w:divBdr>
        <w:top w:val="none" w:sz="0" w:space="0" w:color="auto"/>
        <w:left w:val="none" w:sz="0" w:space="0" w:color="auto"/>
        <w:bottom w:val="none" w:sz="0" w:space="0" w:color="auto"/>
        <w:right w:val="none" w:sz="0" w:space="0" w:color="auto"/>
      </w:divBdr>
    </w:div>
    <w:div w:id="2040621492">
      <w:bodyDiv w:val="1"/>
      <w:marLeft w:val="0"/>
      <w:marRight w:val="0"/>
      <w:marTop w:val="0"/>
      <w:marBottom w:val="0"/>
      <w:divBdr>
        <w:top w:val="none" w:sz="0" w:space="0" w:color="auto"/>
        <w:left w:val="none" w:sz="0" w:space="0" w:color="auto"/>
        <w:bottom w:val="none" w:sz="0" w:space="0" w:color="auto"/>
        <w:right w:val="none" w:sz="0" w:space="0" w:color="auto"/>
      </w:divBdr>
    </w:div>
    <w:div w:id="2050718454">
      <w:bodyDiv w:val="1"/>
      <w:marLeft w:val="0"/>
      <w:marRight w:val="0"/>
      <w:marTop w:val="0"/>
      <w:marBottom w:val="0"/>
      <w:divBdr>
        <w:top w:val="none" w:sz="0" w:space="0" w:color="auto"/>
        <w:left w:val="none" w:sz="0" w:space="0" w:color="auto"/>
        <w:bottom w:val="none" w:sz="0" w:space="0" w:color="auto"/>
        <w:right w:val="none" w:sz="0" w:space="0" w:color="auto"/>
      </w:divBdr>
    </w:div>
    <w:div w:id="2052684777">
      <w:bodyDiv w:val="1"/>
      <w:marLeft w:val="0"/>
      <w:marRight w:val="0"/>
      <w:marTop w:val="0"/>
      <w:marBottom w:val="0"/>
      <w:divBdr>
        <w:top w:val="none" w:sz="0" w:space="0" w:color="auto"/>
        <w:left w:val="none" w:sz="0" w:space="0" w:color="auto"/>
        <w:bottom w:val="none" w:sz="0" w:space="0" w:color="auto"/>
        <w:right w:val="none" w:sz="0" w:space="0" w:color="auto"/>
      </w:divBdr>
    </w:div>
    <w:div w:id="2053841716">
      <w:bodyDiv w:val="1"/>
      <w:marLeft w:val="0"/>
      <w:marRight w:val="0"/>
      <w:marTop w:val="0"/>
      <w:marBottom w:val="0"/>
      <w:divBdr>
        <w:top w:val="none" w:sz="0" w:space="0" w:color="auto"/>
        <w:left w:val="none" w:sz="0" w:space="0" w:color="auto"/>
        <w:bottom w:val="none" w:sz="0" w:space="0" w:color="auto"/>
        <w:right w:val="none" w:sz="0" w:space="0" w:color="auto"/>
      </w:divBdr>
    </w:div>
    <w:div w:id="2054504102">
      <w:bodyDiv w:val="1"/>
      <w:marLeft w:val="0"/>
      <w:marRight w:val="0"/>
      <w:marTop w:val="0"/>
      <w:marBottom w:val="0"/>
      <w:divBdr>
        <w:top w:val="none" w:sz="0" w:space="0" w:color="auto"/>
        <w:left w:val="none" w:sz="0" w:space="0" w:color="auto"/>
        <w:bottom w:val="none" w:sz="0" w:space="0" w:color="auto"/>
        <w:right w:val="none" w:sz="0" w:space="0" w:color="auto"/>
      </w:divBdr>
    </w:div>
    <w:div w:id="2055618273">
      <w:bodyDiv w:val="1"/>
      <w:marLeft w:val="0"/>
      <w:marRight w:val="0"/>
      <w:marTop w:val="0"/>
      <w:marBottom w:val="0"/>
      <w:divBdr>
        <w:top w:val="none" w:sz="0" w:space="0" w:color="auto"/>
        <w:left w:val="none" w:sz="0" w:space="0" w:color="auto"/>
        <w:bottom w:val="none" w:sz="0" w:space="0" w:color="auto"/>
        <w:right w:val="none" w:sz="0" w:space="0" w:color="auto"/>
      </w:divBdr>
    </w:div>
    <w:div w:id="2055619623">
      <w:bodyDiv w:val="1"/>
      <w:marLeft w:val="0"/>
      <w:marRight w:val="0"/>
      <w:marTop w:val="0"/>
      <w:marBottom w:val="0"/>
      <w:divBdr>
        <w:top w:val="none" w:sz="0" w:space="0" w:color="auto"/>
        <w:left w:val="none" w:sz="0" w:space="0" w:color="auto"/>
        <w:bottom w:val="none" w:sz="0" w:space="0" w:color="auto"/>
        <w:right w:val="none" w:sz="0" w:space="0" w:color="auto"/>
      </w:divBdr>
    </w:div>
    <w:div w:id="2055810147">
      <w:bodyDiv w:val="1"/>
      <w:marLeft w:val="0"/>
      <w:marRight w:val="0"/>
      <w:marTop w:val="0"/>
      <w:marBottom w:val="0"/>
      <w:divBdr>
        <w:top w:val="none" w:sz="0" w:space="0" w:color="auto"/>
        <w:left w:val="none" w:sz="0" w:space="0" w:color="auto"/>
        <w:bottom w:val="none" w:sz="0" w:space="0" w:color="auto"/>
        <w:right w:val="none" w:sz="0" w:space="0" w:color="auto"/>
      </w:divBdr>
    </w:div>
    <w:div w:id="2056733212">
      <w:bodyDiv w:val="1"/>
      <w:marLeft w:val="0"/>
      <w:marRight w:val="0"/>
      <w:marTop w:val="0"/>
      <w:marBottom w:val="0"/>
      <w:divBdr>
        <w:top w:val="none" w:sz="0" w:space="0" w:color="auto"/>
        <w:left w:val="none" w:sz="0" w:space="0" w:color="auto"/>
        <w:bottom w:val="none" w:sz="0" w:space="0" w:color="auto"/>
        <w:right w:val="none" w:sz="0" w:space="0" w:color="auto"/>
      </w:divBdr>
    </w:div>
    <w:div w:id="2056927717">
      <w:bodyDiv w:val="1"/>
      <w:marLeft w:val="0"/>
      <w:marRight w:val="0"/>
      <w:marTop w:val="0"/>
      <w:marBottom w:val="0"/>
      <w:divBdr>
        <w:top w:val="none" w:sz="0" w:space="0" w:color="auto"/>
        <w:left w:val="none" w:sz="0" w:space="0" w:color="auto"/>
        <w:bottom w:val="none" w:sz="0" w:space="0" w:color="auto"/>
        <w:right w:val="none" w:sz="0" w:space="0" w:color="auto"/>
      </w:divBdr>
    </w:div>
    <w:div w:id="2064863329">
      <w:bodyDiv w:val="1"/>
      <w:marLeft w:val="0"/>
      <w:marRight w:val="0"/>
      <w:marTop w:val="0"/>
      <w:marBottom w:val="0"/>
      <w:divBdr>
        <w:top w:val="none" w:sz="0" w:space="0" w:color="auto"/>
        <w:left w:val="none" w:sz="0" w:space="0" w:color="auto"/>
        <w:bottom w:val="none" w:sz="0" w:space="0" w:color="auto"/>
        <w:right w:val="none" w:sz="0" w:space="0" w:color="auto"/>
      </w:divBdr>
    </w:div>
    <w:div w:id="2065056874">
      <w:bodyDiv w:val="1"/>
      <w:marLeft w:val="0"/>
      <w:marRight w:val="0"/>
      <w:marTop w:val="0"/>
      <w:marBottom w:val="0"/>
      <w:divBdr>
        <w:top w:val="none" w:sz="0" w:space="0" w:color="auto"/>
        <w:left w:val="none" w:sz="0" w:space="0" w:color="auto"/>
        <w:bottom w:val="none" w:sz="0" w:space="0" w:color="auto"/>
        <w:right w:val="none" w:sz="0" w:space="0" w:color="auto"/>
      </w:divBdr>
    </w:div>
    <w:div w:id="2068841215">
      <w:bodyDiv w:val="1"/>
      <w:marLeft w:val="0"/>
      <w:marRight w:val="0"/>
      <w:marTop w:val="0"/>
      <w:marBottom w:val="0"/>
      <w:divBdr>
        <w:top w:val="none" w:sz="0" w:space="0" w:color="auto"/>
        <w:left w:val="none" w:sz="0" w:space="0" w:color="auto"/>
        <w:bottom w:val="none" w:sz="0" w:space="0" w:color="auto"/>
        <w:right w:val="none" w:sz="0" w:space="0" w:color="auto"/>
      </w:divBdr>
    </w:div>
    <w:div w:id="2073313415">
      <w:bodyDiv w:val="1"/>
      <w:marLeft w:val="0"/>
      <w:marRight w:val="0"/>
      <w:marTop w:val="0"/>
      <w:marBottom w:val="0"/>
      <w:divBdr>
        <w:top w:val="none" w:sz="0" w:space="0" w:color="auto"/>
        <w:left w:val="none" w:sz="0" w:space="0" w:color="auto"/>
        <w:bottom w:val="none" w:sz="0" w:space="0" w:color="auto"/>
        <w:right w:val="none" w:sz="0" w:space="0" w:color="auto"/>
      </w:divBdr>
    </w:div>
    <w:div w:id="2079206436">
      <w:bodyDiv w:val="1"/>
      <w:marLeft w:val="0"/>
      <w:marRight w:val="0"/>
      <w:marTop w:val="0"/>
      <w:marBottom w:val="0"/>
      <w:divBdr>
        <w:top w:val="none" w:sz="0" w:space="0" w:color="auto"/>
        <w:left w:val="none" w:sz="0" w:space="0" w:color="auto"/>
        <w:bottom w:val="none" w:sz="0" w:space="0" w:color="auto"/>
        <w:right w:val="none" w:sz="0" w:space="0" w:color="auto"/>
      </w:divBdr>
    </w:div>
    <w:div w:id="2080975712">
      <w:bodyDiv w:val="1"/>
      <w:marLeft w:val="0"/>
      <w:marRight w:val="0"/>
      <w:marTop w:val="0"/>
      <w:marBottom w:val="0"/>
      <w:divBdr>
        <w:top w:val="none" w:sz="0" w:space="0" w:color="auto"/>
        <w:left w:val="none" w:sz="0" w:space="0" w:color="auto"/>
        <w:bottom w:val="none" w:sz="0" w:space="0" w:color="auto"/>
        <w:right w:val="none" w:sz="0" w:space="0" w:color="auto"/>
      </w:divBdr>
    </w:div>
    <w:div w:id="2084372520">
      <w:bodyDiv w:val="1"/>
      <w:marLeft w:val="0"/>
      <w:marRight w:val="0"/>
      <w:marTop w:val="0"/>
      <w:marBottom w:val="0"/>
      <w:divBdr>
        <w:top w:val="none" w:sz="0" w:space="0" w:color="auto"/>
        <w:left w:val="none" w:sz="0" w:space="0" w:color="auto"/>
        <w:bottom w:val="none" w:sz="0" w:space="0" w:color="auto"/>
        <w:right w:val="none" w:sz="0" w:space="0" w:color="auto"/>
      </w:divBdr>
    </w:div>
    <w:div w:id="2085639275">
      <w:bodyDiv w:val="1"/>
      <w:marLeft w:val="0"/>
      <w:marRight w:val="0"/>
      <w:marTop w:val="0"/>
      <w:marBottom w:val="0"/>
      <w:divBdr>
        <w:top w:val="none" w:sz="0" w:space="0" w:color="auto"/>
        <w:left w:val="none" w:sz="0" w:space="0" w:color="auto"/>
        <w:bottom w:val="none" w:sz="0" w:space="0" w:color="auto"/>
        <w:right w:val="none" w:sz="0" w:space="0" w:color="auto"/>
      </w:divBdr>
    </w:div>
    <w:div w:id="2087143550">
      <w:bodyDiv w:val="1"/>
      <w:marLeft w:val="0"/>
      <w:marRight w:val="0"/>
      <w:marTop w:val="0"/>
      <w:marBottom w:val="0"/>
      <w:divBdr>
        <w:top w:val="none" w:sz="0" w:space="0" w:color="auto"/>
        <w:left w:val="none" w:sz="0" w:space="0" w:color="auto"/>
        <w:bottom w:val="none" w:sz="0" w:space="0" w:color="auto"/>
        <w:right w:val="none" w:sz="0" w:space="0" w:color="auto"/>
      </w:divBdr>
    </w:div>
    <w:div w:id="2087728568">
      <w:bodyDiv w:val="1"/>
      <w:marLeft w:val="0"/>
      <w:marRight w:val="0"/>
      <w:marTop w:val="0"/>
      <w:marBottom w:val="0"/>
      <w:divBdr>
        <w:top w:val="none" w:sz="0" w:space="0" w:color="auto"/>
        <w:left w:val="none" w:sz="0" w:space="0" w:color="auto"/>
        <w:bottom w:val="none" w:sz="0" w:space="0" w:color="auto"/>
        <w:right w:val="none" w:sz="0" w:space="0" w:color="auto"/>
      </w:divBdr>
    </w:div>
    <w:div w:id="2091340804">
      <w:bodyDiv w:val="1"/>
      <w:marLeft w:val="0"/>
      <w:marRight w:val="0"/>
      <w:marTop w:val="0"/>
      <w:marBottom w:val="0"/>
      <w:divBdr>
        <w:top w:val="none" w:sz="0" w:space="0" w:color="auto"/>
        <w:left w:val="none" w:sz="0" w:space="0" w:color="auto"/>
        <w:bottom w:val="none" w:sz="0" w:space="0" w:color="auto"/>
        <w:right w:val="none" w:sz="0" w:space="0" w:color="auto"/>
      </w:divBdr>
    </w:div>
    <w:div w:id="2093358702">
      <w:bodyDiv w:val="1"/>
      <w:marLeft w:val="0"/>
      <w:marRight w:val="0"/>
      <w:marTop w:val="0"/>
      <w:marBottom w:val="0"/>
      <w:divBdr>
        <w:top w:val="none" w:sz="0" w:space="0" w:color="auto"/>
        <w:left w:val="none" w:sz="0" w:space="0" w:color="auto"/>
        <w:bottom w:val="none" w:sz="0" w:space="0" w:color="auto"/>
        <w:right w:val="none" w:sz="0" w:space="0" w:color="auto"/>
      </w:divBdr>
    </w:div>
    <w:div w:id="2094272971">
      <w:bodyDiv w:val="1"/>
      <w:marLeft w:val="0"/>
      <w:marRight w:val="0"/>
      <w:marTop w:val="0"/>
      <w:marBottom w:val="0"/>
      <w:divBdr>
        <w:top w:val="none" w:sz="0" w:space="0" w:color="auto"/>
        <w:left w:val="none" w:sz="0" w:space="0" w:color="auto"/>
        <w:bottom w:val="none" w:sz="0" w:space="0" w:color="auto"/>
        <w:right w:val="none" w:sz="0" w:space="0" w:color="auto"/>
      </w:divBdr>
    </w:div>
    <w:div w:id="2097823288">
      <w:bodyDiv w:val="1"/>
      <w:marLeft w:val="0"/>
      <w:marRight w:val="0"/>
      <w:marTop w:val="0"/>
      <w:marBottom w:val="0"/>
      <w:divBdr>
        <w:top w:val="none" w:sz="0" w:space="0" w:color="auto"/>
        <w:left w:val="none" w:sz="0" w:space="0" w:color="auto"/>
        <w:bottom w:val="none" w:sz="0" w:space="0" w:color="auto"/>
        <w:right w:val="none" w:sz="0" w:space="0" w:color="auto"/>
      </w:divBdr>
    </w:div>
    <w:div w:id="2103065302">
      <w:bodyDiv w:val="1"/>
      <w:marLeft w:val="0"/>
      <w:marRight w:val="0"/>
      <w:marTop w:val="0"/>
      <w:marBottom w:val="0"/>
      <w:divBdr>
        <w:top w:val="none" w:sz="0" w:space="0" w:color="auto"/>
        <w:left w:val="none" w:sz="0" w:space="0" w:color="auto"/>
        <w:bottom w:val="none" w:sz="0" w:space="0" w:color="auto"/>
        <w:right w:val="none" w:sz="0" w:space="0" w:color="auto"/>
      </w:divBdr>
    </w:div>
    <w:div w:id="2105957642">
      <w:bodyDiv w:val="1"/>
      <w:marLeft w:val="0"/>
      <w:marRight w:val="0"/>
      <w:marTop w:val="0"/>
      <w:marBottom w:val="0"/>
      <w:divBdr>
        <w:top w:val="none" w:sz="0" w:space="0" w:color="auto"/>
        <w:left w:val="none" w:sz="0" w:space="0" w:color="auto"/>
        <w:bottom w:val="none" w:sz="0" w:space="0" w:color="auto"/>
        <w:right w:val="none" w:sz="0" w:space="0" w:color="auto"/>
      </w:divBdr>
    </w:div>
    <w:div w:id="2106998204">
      <w:bodyDiv w:val="1"/>
      <w:marLeft w:val="0"/>
      <w:marRight w:val="0"/>
      <w:marTop w:val="0"/>
      <w:marBottom w:val="0"/>
      <w:divBdr>
        <w:top w:val="none" w:sz="0" w:space="0" w:color="auto"/>
        <w:left w:val="none" w:sz="0" w:space="0" w:color="auto"/>
        <w:bottom w:val="none" w:sz="0" w:space="0" w:color="auto"/>
        <w:right w:val="none" w:sz="0" w:space="0" w:color="auto"/>
      </w:divBdr>
    </w:div>
    <w:div w:id="2106999992">
      <w:bodyDiv w:val="1"/>
      <w:marLeft w:val="0"/>
      <w:marRight w:val="0"/>
      <w:marTop w:val="0"/>
      <w:marBottom w:val="0"/>
      <w:divBdr>
        <w:top w:val="none" w:sz="0" w:space="0" w:color="auto"/>
        <w:left w:val="none" w:sz="0" w:space="0" w:color="auto"/>
        <w:bottom w:val="none" w:sz="0" w:space="0" w:color="auto"/>
        <w:right w:val="none" w:sz="0" w:space="0" w:color="auto"/>
      </w:divBdr>
    </w:div>
    <w:div w:id="2107187953">
      <w:bodyDiv w:val="1"/>
      <w:marLeft w:val="0"/>
      <w:marRight w:val="0"/>
      <w:marTop w:val="0"/>
      <w:marBottom w:val="0"/>
      <w:divBdr>
        <w:top w:val="none" w:sz="0" w:space="0" w:color="auto"/>
        <w:left w:val="none" w:sz="0" w:space="0" w:color="auto"/>
        <w:bottom w:val="none" w:sz="0" w:space="0" w:color="auto"/>
        <w:right w:val="none" w:sz="0" w:space="0" w:color="auto"/>
      </w:divBdr>
    </w:div>
    <w:div w:id="2109736084">
      <w:bodyDiv w:val="1"/>
      <w:marLeft w:val="0"/>
      <w:marRight w:val="0"/>
      <w:marTop w:val="0"/>
      <w:marBottom w:val="0"/>
      <w:divBdr>
        <w:top w:val="none" w:sz="0" w:space="0" w:color="auto"/>
        <w:left w:val="none" w:sz="0" w:space="0" w:color="auto"/>
        <w:bottom w:val="none" w:sz="0" w:space="0" w:color="auto"/>
        <w:right w:val="none" w:sz="0" w:space="0" w:color="auto"/>
      </w:divBdr>
    </w:div>
    <w:div w:id="2111657365">
      <w:bodyDiv w:val="1"/>
      <w:marLeft w:val="0"/>
      <w:marRight w:val="0"/>
      <w:marTop w:val="0"/>
      <w:marBottom w:val="0"/>
      <w:divBdr>
        <w:top w:val="none" w:sz="0" w:space="0" w:color="auto"/>
        <w:left w:val="none" w:sz="0" w:space="0" w:color="auto"/>
        <w:bottom w:val="none" w:sz="0" w:space="0" w:color="auto"/>
        <w:right w:val="none" w:sz="0" w:space="0" w:color="auto"/>
      </w:divBdr>
    </w:div>
    <w:div w:id="2113818074">
      <w:bodyDiv w:val="1"/>
      <w:marLeft w:val="0"/>
      <w:marRight w:val="0"/>
      <w:marTop w:val="0"/>
      <w:marBottom w:val="0"/>
      <w:divBdr>
        <w:top w:val="none" w:sz="0" w:space="0" w:color="auto"/>
        <w:left w:val="none" w:sz="0" w:space="0" w:color="auto"/>
        <w:bottom w:val="none" w:sz="0" w:space="0" w:color="auto"/>
        <w:right w:val="none" w:sz="0" w:space="0" w:color="auto"/>
      </w:divBdr>
    </w:div>
    <w:div w:id="2115901726">
      <w:bodyDiv w:val="1"/>
      <w:marLeft w:val="0"/>
      <w:marRight w:val="0"/>
      <w:marTop w:val="0"/>
      <w:marBottom w:val="0"/>
      <w:divBdr>
        <w:top w:val="none" w:sz="0" w:space="0" w:color="auto"/>
        <w:left w:val="none" w:sz="0" w:space="0" w:color="auto"/>
        <w:bottom w:val="none" w:sz="0" w:space="0" w:color="auto"/>
        <w:right w:val="none" w:sz="0" w:space="0" w:color="auto"/>
      </w:divBdr>
    </w:div>
    <w:div w:id="2118675344">
      <w:bodyDiv w:val="1"/>
      <w:marLeft w:val="0"/>
      <w:marRight w:val="0"/>
      <w:marTop w:val="0"/>
      <w:marBottom w:val="0"/>
      <w:divBdr>
        <w:top w:val="none" w:sz="0" w:space="0" w:color="auto"/>
        <w:left w:val="none" w:sz="0" w:space="0" w:color="auto"/>
        <w:bottom w:val="none" w:sz="0" w:space="0" w:color="auto"/>
        <w:right w:val="none" w:sz="0" w:space="0" w:color="auto"/>
      </w:divBdr>
    </w:div>
    <w:div w:id="2119526778">
      <w:bodyDiv w:val="1"/>
      <w:marLeft w:val="0"/>
      <w:marRight w:val="0"/>
      <w:marTop w:val="0"/>
      <w:marBottom w:val="0"/>
      <w:divBdr>
        <w:top w:val="none" w:sz="0" w:space="0" w:color="auto"/>
        <w:left w:val="none" w:sz="0" w:space="0" w:color="auto"/>
        <w:bottom w:val="none" w:sz="0" w:space="0" w:color="auto"/>
        <w:right w:val="none" w:sz="0" w:space="0" w:color="auto"/>
      </w:divBdr>
    </w:div>
    <w:div w:id="2120224732">
      <w:bodyDiv w:val="1"/>
      <w:marLeft w:val="0"/>
      <w:marRight w:val="0"/>
      <w:marTop w:val="0"/>
      <w:marBottom w:val="0"/>
      <w:divBdr>
        <w:top w:val="none" w:sz="0" w:space="0" w:color="auto"/>
        <w:left w:val="none" w:sz="0" w:space="0" w:color="auto"/>
        <w:bottom w:val="none" w:sz="0" w:space="0" w:color="auto"/>
        <w:right w:val="none" w:sz="0" w:space="0" w:color="auto"/>
      </w:divBdr>
    </w:div>
    <w:div w:id="2121796343">
      <w:bodyDiv w:val="1"/>
      <w:marLeft w:val="0"/>
      <w:marRight w:val="0"/>
      <w:marTop w:val="0"/>
      <w:marBottom w:val="0"/>
      <w:divBdr>
        <w:top w:val="none" w:sz="0" w:space="0" w:color="auto"/>
        <w:left w:val="none" w:sz="0" w:space="0" w:color="auto"/>
        <w:bottom w:val="none" w:sz="0" w:space="0" w:color="auto"/>
        <w:right w:val="none" w:sz="0" w:space="0" w:color="auto"/>
      </w:divBdr>
    </w:div>
    <w:div w:id="2125730513">
      <w:bodyDiv w:val="1"/>
      <w:marLeft w:val="0"/>
      <w:marRight w:val="0"/>
      <w:marTop w:val="0"/>
      <w:marBottom w:val="0"/>
      <w:divBdr>
        <w:top w:val="none" w:sz="0" w:space="0" w:color="auto"/>
        <w:left w:val="none" w:sz="0" w:space="0" w:color="auto"/>
        <w:bottom w:val="none" w:sz="0" w:space="0" w:color="auto"/>
        <w:right w:val="none" w:sz="0" w:space="0" w:color="auto"/>
      </w:divBdr>
    </w:div>
    <w:div w:id="2126461387">
      <w:bodyDiv w:val="1"/>
      <w:marLeft w:val="0"/>
      <w:marRight w:val="0"/>
      <w:marTop w:val="0"/>
      <w:marBottom w:val="0"/>
      <w:divBdr>
        <w:top w:val="none" w:sz="0" w:space="0" w:color="auto"/>
        <w:left w:val="none" w:sz="0" w:space="0" w:color="auto"/>
        <w:bottom w:val="none" w:sz="0" w:space="0" w:color="auto"/>
        <w:right w:val="none" w:sz="0" w:space="0" w:color="auto"/>
      </w:divBdr>
    </w:div>
    <w:div w:id="2126803196">
      <w:bodyDiv w:val="1"/>
      <w:marLeft w:val="0"/>
      <w:marRight w:val="0"/>
      <w:marTop w:val="0"/>
      <w:marBottom w:val="0"/>
      <w:divBdr>
        <w:top w:val="none" w:sz="0" w:space="0" w:color="auto"/>
        <w:left w:val="none" w:sz="0" w:space="0" w:color="auto"/>
        <w:bottom w:val="none" w:sz="0" w:space="0" w:color="auto"/>
        <w:right w:val="none" w:sz="0" w:space="0" w:color="auto"/>
      </w:divBdr>
    </w:div>
    <w:div w:id="2127893948">
      <w:bodyDiv w:val="1"/>
      <w:marLeft w:val="0"/>
      <w:marRight w:val="0"/>
      <w:marTop w:val="0"/>
      <w:marBottom w:val="0"/>
      <w:divBdr>
        <w:top w:val="none" w:sz="0" w:space="0" w:color="auto"/>
        <w:left w:val="none" w:sz="0" w:space="0" w:color="auto"/>
        <w:bottom w:val="none" w:sz="0" w:space="0" w:color="auto"/>
        <w:right w:val="none" w:sz="0" w:space="0" w:color="auto"/>
      </w:divBdr>
    </w:div>
    <w:div w:id="2130279773">
      <w:bodyDiv w:val="1"/>
      <w:marLeft w:val="0"/>
      <w:marRight w:val="0"/>
      <w:marTop w:val="0"/>
      <w:marBottom w:val="0"/>
      <w:divBdr>
        <w:top w:val="none" w:sz="0" w:space="0" w:color="auto"/>
        <w:left w:val="none" w:sz="0" w:space="0" w:color="auto"/>
        <w:bottom w:val="none" w:sz="0" w:space="0" w:color="auto"/>
        <w:right w:val="none" w:sz="0" w:space="0" w:color="auto"/>
      </w:divBdr>
    </w:div>
    <w:div w:id="2135556566">
      <w:bodyDiv w:val="1"/>
      <w:marLeft w:val="0"/>
      <w:marRight w:val="0"/>
      <w:marTop w:val="0"/>
      <w:marBottom w:val="0"/>
      <w:divBdr>
        <w:top w:val="none" w:sz="0" w:space="0" w:color="auto"/>
        <w:left w:val="none" w:sz="0" w:space="0" w:color="auto"/>
        <w:bottom w:val="none" w:sz="0" w:space="0" w:color="auto"/>
        <w:right w:val="none" w:sz="0" w:space="0" w:color="auto"/>
      </w:divBdr>
    </w:div>
    <w:div w:id="2138715066">
      <w:bodyDiv w:val="1"/>
      <w:marLeft w:val="0"/>
      <w:marRight w:val="0"/>
      <w:marTop w:val="0"/>
      <w:marBottom w:val="0"/>
      <w:divBdr>
        <w:top w:val="none" w:sz="0" w:space="0" w:color="auto"/>
        <w:left w:val="none" w:sz="0" w:space="0" w:color="auto"/>
        <w:bottom w:val="none" w:sz="0" w:space="0" w:color="auto"/>
        <w:right w:val="none" w:sz="0" w:space="0" w:color="auto"/>
      </w:divBdr>
    </w:div>
    <w:div w:id="2138910105">
      <w:bodyDiv w:val="1"/>
      <w:marLeft w:val="0"/>
      <w:marRight w:val="0"/>
      <w:marTop w:val="0"/>
      <w:marBottom w:val="0"/>
      <w:divBdr>
        <w:top w:val="none" w:sz="0" w:space="0" w:color="auto"/>
        <w:left w:val="none" w:sz="0" w:space="0" w:color="auto"/>
        <w:bottom w:val="none" w:sz="0" w:space="0" w:color="auto"/>
        <w:right w:val="none" w:sz="0" w:space="0" w:color="auto"/>
      </w:divBdr>
    </w:div>
    <w:div w:id="2144538717">
      <w:bodyDiv w:val="1"/>
      <w:marLeft w:val="0"/>
      <w:marRight w:val="0"/>
      <w:marTop w:val="0"/>
      <w:marBottom w:val="0"/>
      <w:divBdr>
        <w:top w:val="none" w:sz="0" w:space="0" w:color="auto"/>
        <w:left w:val="none" w:sz="0" w:space="0" w:color="auto"/>
        <w:bottom w:val="none" w:sz="0" w:space="0" w:color="auto"/>
        <w:right w:val="none" w:sz="0" w:space="0" w:color="auto"/>
      </w:divBdr>
    </w:div>
    <w:div w:id="2145073302">
      <w:bodyDiv w:val="1"/>
      <w:marLeft w:val="0"/>
      <w:marRight w:val="0"/>
      <w:marTop w:val="0"/>
      <w:marBottom w:val="0"/>
      <w:divBdr>
        <w:top w:val="none" w:sz="0" w:space="0" w:color="auto"/>
        <w:left w:val="none" w:sz="0" w:space="0" w:color="auto"/>
        <w:bottom w:val="none" w:sz="0" w:space="0" w:color="auto"/>
        <w:right w:val="none" w:sz="0" w:space="0" w:color="auto"/>
      </w:divBdr>
    </w:div>
    <w:div w:id="2145148091">
      <w:bodyDiv w:val="1"/>
      <w:marLeft w:val="0"/>
      <w:marRight w:val="0"/>
      <w:marTop w:val="0"/>
      <w:marBottom w:val="0"/>
      <w:divBdr>
        <w:top w:val="none" w:sz="0" w:space="0" w:color="auto"/>
        <w:left w:val="none" w:sz="0" w:space="0" w:color="auto"/>
        <w:bottom w:val="none" w:sz="0" w:space="0" w:color="auto"/>
        <w:right w:val="none" w:sz="0" w:space="0" w:color="auto"/>
      </w:divBdr>
    </w:div>
    <w:div w:id="2145391945">
      <w:bodyDiv w:val="1"/>
      <w:marLeft w:val="0"/>
      <w:marRight w:val="0"/>
      <w:marTop w:val="0"/>
      <w:marBottom w:val="0"/>
      <w:divBdr>
        <w:top w:val="none" w:sz="0" w:space="0" w:color="auto"/>
        <w:left w:val="none" w:sz="0" w:space="0" w:color="auto"/>
        <w:bottom w:val="none" w:sz="0" w:space="0" w:color="auto"/>
        <w:right w:val="none" w:sz="0" w:space="0" w:color="auto"/>
      </w:divBdr>
    </w:div>
    <w:div w:id="2145461465">
      <w:bodyDiv w:val="1"/>
      <w:marLeft w:val="0"/>
      <w:marRight w:val="0"/>
      <w:marTop w:val="0"/>
      <w:marBottom w:val="0"/>
      <w:divBdr>
        <w:top w:val="none" w:sz="0" w:space="0" w:color="auto"/>
        <w:left w:val="none" w:sz="0" w:space="0" w:color="auto"/>
        <w:bottom w:val="none" w:sz="0" w:space="0" w:color="auto"/>
        <w:right w:val="none" w:sz="0" w:space="0" w:color="auto"/>
      </w:divBdr>
    </w:div>
    <w:div w:id="214650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artharxiv.org/xs36g/"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1" Type="http://schemas.openxmlformats.org/officeDocument/2006/relationships/header" Target="header6.xml"/><Relationship Id="rId42" Type="http://schemas.openxmlformats.org/officeDocument/2006/relationships/header" Target="header14.xml"/><Relationship Id="rId63" Type="http://schemas.openxmlformats.org/officeDocument/2006/relationships/header" Target="header21.xml"/><Relationship Id="rId84" Type="http://schemas.openxmlformats.org/officeDocument/2006/relationships/footer" Target="footer25.xml"/><Relationship Id="rId16" Type="http://schemas.openxmlformats.org/officeDocument/2006/relationships/footer" Target="footer2.xml"/><Relationship Id="rId107" Type="http://schemas.openxmlformats.org/officeDocument/2006/relationships/image" Target="media/image22.png"/><Relationship Id="rId11"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header" Target="header12.xml"/><Relationship Id="rId53" Type="http://schemas.openxmlformats.org/officeDocument/2006/relationships/header" Target="header19.xml"/><Relationship Id="rId58" Type="http://schemas.openxmlformats.org/officeDocument/2006/relationships/image" Target="media/image9.png"/><Relationship Id="rId74" Type="http://schemas.openxmlformats.org/officeDocument/2006/relationships/image" Target="media/image18.png"/><Relationship Id="rId79" Type="http://schemas.openxmlformats.org/officeDocument/2006/relationships/header" Target="header27.xml"/><Relationship Id="rId102" Type="http://schemas.openxmlformats.org/officeDocument/2006/relationships/header" Target="header39.xml"/><Relationship Id="rId123" Type="http://schemas.openxmlformats.org/officeDocument/2006/relationships/image" Target="media/image38.png"/><Relationship Id="rId128" Type="http://schemas.openxmlformats.org/officeDocument/2006/relationships/footer" Target="footer36.xml"/><Relationship Id="rId5" Type="http://schemas.openxmlformats.org/officeDocument/2006/relationships/webSettings" Target="webSettings.xml"/><Relationship Id="rId90" Type="http://schemas.openxmlformats.org/officeDocument/2006/relationships/footer" Target="footer28.xml"/><Relationship Id="rId95" Type="http://schemas.openxmlformats.org/officeDocument/2006/relationships/footer" Target="footer30.xml"/><Relationship Id="rId22" Type="http://schemas.openxmlformats.org/officeDocument/2006/relationships/footer" Target="footer5.xml"/><Relationship Id="rId27" Type="http://schemas.openxmlformats.org/officeDocument/2006/relationships/header" Target="header9.xml"/><Relationship Id="rId43" Type="http://schemas.openxmlformats.org/officeDocument/2006/relationships/footer" Target="footer12.xml"/><Relationship Id="rId48" Type="http://schemas.openxmlformats.org/officeDocument/2006/relationships/footer" Target="footer14.xml"/><Relationship Id="rId64" Type="http://schemas.openxmlformats.org/officeDocument/2006/relationships/header" Target="header22.xml"/><Relationship Id="rId69" Type="http://schemas.openxmlformats.org/officeDocument/2006/relationships/footer" Target="footer21.xml"/><Relationship Id="rId113" Type="http://schemas.openxmlformats.org/officeDocument/2006/relationships/image" Target="media/image28.png"/><Relationship Id="rId118" Type="http://schemas.openxmlformats.org/officeDocument/2006/relationships/image" Target="media/image33.png"/><Relationship Id="rId80" Type="http://schemas.openxmlformats.org/officeDocument/2006/relationships/footer" Target="footer23.xml"/><Relationship Id="rId85" Type="http://schemas.openxmlformats.org/officeDocument/2006/relationships/header" Target="header30.xml"/><Relationship Id="rId12" Type="http://schemas.microsoft.com/office/2016/09/relationships/commentsIds" Target="commentsIds.xml"/><Relationship Id="rId17" Type="http://schemas.openxmlformats.org/officeDocument/2006/relationships/footer" Target="footer3.xml"/><Relationship Id="rId33" Type="http://schemas.openxmlformats.org/officeDocument/2006/relationships/image" Target="media/image4.png"/><Relationship Id="rId38" Type="http://schemas.openxmlformats.org/officeDocument/2006/relationships/footer" Target="footer9.xml"/><Relationship Id="rId59" Type="http://schemas.openxmlformats.org/officeDocument/2006/relationships/image" Target="media/image10.png"/><Relationship Id="rId103" Type="http://schemas.openxmlformats.org/officeDocument/2006/relationships/header" Target="header40.xml"/><Relationship Id="rId108" Type="http://schemas.openxmlformats.org/officeDocument/2006/relationships/image" Target="media/image23.png"/><Relationship Id="rId124" Type="http://schemas.openxmlformats.org/officeDocument/2006/relationships/image" Target="media/image39.png"/><Relationship Id="rId129" Type="http://schemas.openxmlformats.org/officeDocument/2006/relationships/header" Target="header43.xml"/><Relationship Id="rId54" Type="http://schemas.openxmlformats.org/officeDocument/2006/relationships/footer" Target="footer17.xml"/><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header" Target="header33.xml"/><Relationship Id="rId96" Type="http://schemas.openxmlformats.org/officeDocument/2006/relationships/header" Target="header3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6.xml"/><Relationship Id="rId28" Type="http://schemas.openxmlformats.org/officeDocument/2006/relationships/header" Target="header10.xml"/><Relationship Id="rId49" Type="http://schemas.openxmlformats.org/officeDocument/2006/relationships/header" Target="header17.xml"/><Relationship Id="rId114" Type="http://schemas.openxmlformats.org/officeDocument/2006/relationships/image" Target="media/image29.png"/><Relationship Id="rId119" Type="http://schemas.openxmlformats.org/officeDocument/2006/relationships/image" Target="media/image34.png"/><Relationship Id="rId44" Type="http://schemas.openxmlformats.org/officeDocument/2006/relationships/header" Target="header15.xml"/><Relationship Id="rId60" Type="http://schemas.openxmlformats.org/officeDocument/2006/relationships/image" Target="media/image11.png"/><Relationship Id="rId65" Type="http://schemas.openxmlformats.org/officeDocument/2006/relationships/footer" Target="footer19.xml"/><Relationship Id="rId81" Type="http://schemas.openxmlformats.org/officeDocument/2006/relationships/header" Target="header28.xml"/><Relationship Id="rId86" Type="http://schemas.openxmlformats.org/officeDocument/2006/relationships/footer" Target="footer26.xml"/><Relationship Id="rId130" Type="http://schemas.openxmlformats.org/officeDocument/2006/relationships/footer" Target="footer37.xml"/><Relationship Id="rId13" Type="http://schemas.microsoft.com/office/2018/08/relationships/commentsExtensible" Target="commentsExtensible.xml"/><Relationship Id="rId18" Type="http://schemas.openxmlformats.org/officeDocument/2006/relationships/header" Target="header4.xml"/><Relationship Id="rId39" Type="http://schemas.openxmlformats.org/officeDocument/2006/relationships/footer" Target="footer10.xml"/><Relationship Id="rId109" Type="http://schemas.openxmlformats.org/officeDocument/2006/relationships/image" Target="media/image24.png"/><Relationship Id="rId34" Type="http://schemas.openxmlformats.org/officeDocument/2006/relationships/image" Target="media/image5.png"/><Relationship Id="rId50" Type="http://schemas.openxmlformats.org/officeDocument/2006/relationships/header" Target="header18.xml"/><Relationship Id="rId55" Type="http://schemas.openxmlformats.org/officeDocument/2006/relationships/header" Target="header20.xml"/><Relationship Id="rId76" Type="http://schemas.openxmlformats.org/officeDocument/2006/relationships/header" Target="header25.xml"/><Relationship Id="rId97" Type="http://schemas.openxmlformats.org/officeDocument/2006/relationships/header" Target="header37.xml"/><Relationship Id="rId104" Type="http://schemas.openxmlformats.org/officeDocument/2006/relationships/footer" Target="footer33.xml"/><Relationship Id="rId120" Type="http://schemas.openxmlformats.org/officeDocument/2006/relationships/image" Target="media/image35.png"/><Relationship Id="rId125" Type="http://schemas.openxmlformats.org/officeDocument/2006/relationships/header" Target="header41.xm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header" Target="header34.xm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eader" Target="header7.xml"/><Relationship Id="rId40" Type="http://schemas.openxmlformats.org/officeDocument/2006/relationships/header" Target="header13.xml"/><Relationship Id="rId45" Type="http://schemas.openxmlformats.org/officeDocument/2006/relationships/footer" Target="footer13.xml"/><Relationship Id="rId66" Type="http://schemas.openxmlformats.org/officeDocument/2006/relationships/header" Target="header23.xml"/><Relationship Id="rId87" Type="http://schemas.openxmlformats.org/officeDocument/2006/relationships/header" Target="header31.xml"/><Relationship Id="rId110" Type="http://schemas.openxmlformats.org/officeDocument/2006/relationships/image" Target="media/image25.png"/><Relationship Id="rId115" Type="http://schemas.openxmlformats.org/officeDocument/2006/relationships/image" Target="media/image30.png"/><Relationship Id="rId131" Type="http://schemas.openxmlformats.org/officeDocument/2006/relationships/fontTable" Target="fontTable.xml"/><Relationship Id="rId61" Type="http://schemas.openxmlformats.org/officeDocument/2006/relationships/image" Target="media/image12.png"/><Relationship Id="rId82" Type="http://schemas.openxmlformats.org/officeDocument/2006/relationships/footer" Target="footer24.xml"/><Relationship Id="rId19" Type="http://schemas.openxmlformats.org/officeDocument/2006/relationships/footer" Target="footer4.xml"/><Relationship Id="rId14" Type="http://schemas.openxmlformats.org/officeDocument/2006/relationships/header" Target="header2.xml"/><Relationship Id="rId30" Type="http://schemas.openxmlformats.org/officeDocument/2006/relationships/image" Target="media/image1.png"/><Relationship Id="rId35" Type="http://schemas.openxmlformats.org/officeDocument/2006/relationships/image" Target="media/image6.png"/><Relationship Id="rId56" Type="http://schemas.openxmlformats.org/officeDocument/2006/relationships/footer" Target="footer18.xml"/><Relationship Id="rId77" Type="http://schemas.openxmlformats.org/officeDocument/2006/relationships/header" Target="header26.xml"/><Relationship Id="rId100" Type="http://schemas.openxmlformats.org/officeDocument/2006/relationships/footer" Target="footer32.xml"/><Relationship Id="rId105" Type="http://schemas.openxmlformats.org/officeDocument/2006/relationships/footer" Target="footer34.xml"/><Relationship Id="rId126" Type="http://schemas.openxmlformats.org/officeDocument/2006/relationships/header" Target="header42.xml"/><Relationship Id="rId8" Type="http://schemas.openxmlformats.org/officeDocument/2006/relationships/header" Target="header1.xml"/><Relationship Id="rId51" Type="http://schemas.openxmlformats.org/officeDocument/2006/relationships/footer" Target="footer15.xml"/><Relationship Id="rId72" Type="http://schemas.openxmlformats.org/officeDocument/2006/relationships/image" Target="media/image16.png"/><Relationship Id="rId93" Type="http://schemas.openxmlformats.org/officeDocument/2006/relationships/footer" Target="footer29.xml"/><Relationship Id="rId98" Type="http://schemas.openxmlformats.org/officeDocument/2006/relationships/footer" Target="footer31.xml"/><Relationship Id="rId121" Type="http://schemas.openxmlformats.org/officeDocument/2006/relationships/image" Target="media/image36.png"/><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image" Target="media/image7.png"/><Relationship Id="rId67" Type="http://schemas.openxmlformats.org/officeDocument/2006/relationships/footer" Target="footer20.xml"/><Relationship Id="rId116" Type="http://schemas.openxmlformats.org/officeDocument/2006/relationships/image" Target="media/image31.png"/><Relationship Id="rId20" Type="http://schemas.openxmlformats.org/officeDocument/2006/relationships/header" Target="header5.xml"/><Relationship Id="rId41" Type="http://schemas.openxmlformats.org/officeDocument/2006/relationships/footer" Target="footer11.xml"/><Relationship Id="rId62" Type="http://schemas.openxmlformats.org/officeDocument/2006/relationships/image" Target="media/image13.png"/><Relationship Id="rId83" Type="http://schemas.openxmlformats.org/officeDocument/2006/relationships/header" Target="header29.xml"/><Relationship Id="rId88" Type="http://schemas.openxmlformats.org/officeDocument/2006/relationships/header" Target="header32.xml"/><Relationship Id="rId111" Type="http://schemas.openxmlformats.org/officeDocument/2006/relationships/image" Target="media/image26.png"/><Relationship Id="rId132" Type="http://schemas.microsoft.com/office/2011/relationships/people" Target="people.xml"/><Relationship Id="rId15" Type="http://schemas.openxmlformats.org/officeDocument/2006/relationships/header" Target="header3.xml"/><Relationship Id="rId36" Type="http://schemas.openxmlformats.org/officeDocument/2006/relationships/header" Target="header11.xml"/><Relationship Id="rId57" Type="http://schemas.openxmlformats.org/officeDocument/2006/relationships/image" Target="media/image8.png"/><Relationship Id="rId106" Type="http://schemas.openxmlformats.org/officeDocument/2006/relationships/image" Target="media/image21.png"/><Relationship Id="rId127" Type="http://schemas.openxmlformats.org/officeDocument/2006/relationships/footer" Target="footer35.xml"/><Relationship Id="rId10" Type="http://schemas.openxmlformats.org/officeDocument/2006/relationships/comments" Target="comments.xml"/><Relationship Id="rId31" Type="http://schemas.openxmlformats.org/officeDocument/2006/relationships/image" Target="media/image2.png"/><Relationship Id="rId52" Type="http://schemas.openxmlformats.org/officeDocument/2006/relationships/footer" Target="footer16.xml"/><Relationship Id="rId73" Type="http://schemas.openxmlformats.org/officeDocument/2006/relationships/image" Target="media/image17.png"/><Relationship Id="rId78" Type="http://schemas.openxmlformats.org/officeDocument/2006/relationships/footer" Target="footer22.xml"/><Relationship Id="rId94" Type="http://schemas.openxmlformats.org/officeDocument/2006/relationships/header" Target="header35.xml"/><Relationship Id="rId99" Type="http://schemas.openxmlformats.org/officeDocument/2006/relationships/header" Target="header38.xml"/><Relationship Id="rId101" Type="http://schemas.openxmlformats.org/officeDocument/2006/relationships/image" Target="media/image20.png"/><Relationship Id="rId12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footer" Target="footer7.xml"/><Relationship Id="rId47" Type="http://schemas.openxmlformats.org/officeDocument/2006/relationships/header" Target="header16.xml"/><Relationship Id="rId68" Type="http://schemas.openxmlformats.org/officeDocument/2006/relationships/header" Target="header24.xml"/><Relationship Id="rId89" Type="http://schemas.openxmlformats.org/officeDocument/2006/relationships/footer" Target="footer27.xml"/><Relationship Id="rId112" Type="http://schemas.openxmlformats.org/officeDocument/2006/relationships/image" Target="media/image27.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43"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0875A57-B0A6-41E7-82A2-1C7D1AEDFD7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52DD57-4519-44B3-BDA8-6D5E4AEDFD2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JQu20</b:Tag>
    <b:SourceType>InternetSite</b:SourceType>
    <b:Guid>{9B053269-485D-4691-A95D-2A75D2A3E079}</b:Guid>
    <b:Title>JQuery API</b:Title>
    <b:Year>2020</b:Year>
    <b:Author>
      <b:Author>
        <b:Corporate>JQuery</b:Corporate>
      </b:Author>
    </b:Author>
    <b:YearAccessed>2020</b:YearAccessed>
    <b:MonthAccessed>May</b:MonthAccessed>
    <b:DayAccessed>24</b:DayAccessed>
    <b:URL>https://api.jquery.com/</b:URL>
    <b:RefOrder>49</b:RefOrder>
  </b:Source>
  <b:Source>
    <b:Tag>Eng17</b:Tag>
    <b:SourceType>InternetSite</b:SourceType>
    <b:Guid>{BC84283A-F81C-4835-9A93-02F6493B0D37}</b:Guid>
    <b:Author>
      <b:Author>
        <b:NameList>
          <b:Person>
            <b:Last>Engelschall</b:Last>
            <b:First>Ralf</b:First>
            <b:Middle>S.</b:Middle>
          </b:Person>
        </b:NameList>
      </b:Author>
    </b:Author>
    <b:Title>ECMAScript 6 - New Features: Overview and Comparison</b:Title>
    <b:Year>2017</b:Year>
    <b:YearAccessed>2020</b:YearAccessed>
    <b:MonthAccessed>May</b:MonthAccessed>
    <b:DayAccessed>24</b:DayAccessed>
    <b:URL>http://es6-features.org/#ClassInheritance</b:URL>
    <b:RefOrder>48</b:RefOrder>
  </b:Source>
  <b:Source>
    <b:Tag>Pun17</b:Tag>
    <b:SourceType>InternetSite</b:SourceType>
    <b:Guid>{50BF573C-6AFD-4C2C-93C5-A108D92B0B85}</b:Guid>
    <b:Author>
      <b:Author>
        <b:NameList>
          <b:Person>
            <b:Last>Punchatz</b:Last>
            <b:First>Charles</b:First>
          </b:Person>
        </b:NameList>
      </b:Author>
    </b:Author>
    <b:Title>How JavaScript Became the Dominant Language of the Web</b:Title>
    <b:Year>2017</b:Year>
    <b:YearAccessed>2020</b:YearAccessed>
    <b:MonthAccessed>May</b:MonthAccessed>
    <b:URL>https://www.lform.com/blog/post/how-javascript-became-the-dominant-language-of-the-web</b:URL>
    <b:RefOrder>64</b:RefOrder>
  </b:Source>
  <b:Source>
    <b:Tag>Goo20</b:Tag>
    <b:SourceType>InternetSite</b:SourceType>
    <b:Guid>{5B47F4EF-9D92-4FAD-96C2-05C997AA0C3D}</b:Guid>
    <b:Author>
      <b:Author>
        <b:Corporate>Google</b:Corporate>
      </b:Author>
    </b:Author>
    <b:Title>Google Visualization API</b:Title>
    <b:Year>2020</b:Year>
    <b:YearAccessed>2020</b:YearAccessed>
    <b:MonthAccessed>May</b:MonthAccessed>
    <b:URL>https://developers.google.com/chart/interactive/docs/reference</b:URL>
    <b:RefOrder>50</b:RefOrder>
  </b:Source>
  <b:Source>
    <b:Tag>Bos20</b:Tag>
    <b:SourceType>InternetSite</b:SourceType>
    <b:Guid>{110552FE-79FC-4FDD-A6BA-A1B4525A5667}</b:Guid>
    <b:Author>
      <b:Author>
        <b:NameList>
          <b:Person>
            <b:Last>Bostock</b:Last>
            <b:First>Mike</b:First>
          </b:Person>
        </b:NameList>
      </b:Author>
    </b:Author>
    <b:Title>Data-Driven Documents D3</b:Title>
    <b:Year>2020</b:Year>
    <b:YearAccessed>2020</b:YearAccessed>
    <b:MonthAccessed>May</b:MonthAccessed>
    <b:URL>https://d3js.org/</b:URL>
    <b:RefOrder>51</b:RefOrder>
  </b:Source>
  <b:Source>
    <b:Tag>Goo201</b:Tag>
    <b:SourceType>InternetSite</b:SourceType>
    <b:Guid>{D92BE9C6-B339-43F5-95A5-813826FD612B}</b:Guid>
    <b:Author>
      <b:Author>
        <b:Corporate>Google Maps Platform</b:Corporate>
      </b:Author>
    </b:Author>
    <b:Title>Maps Javascript API</b:Title>
    <b:Year>2020</b:Year>
    <b:YearAccessed>2020</b:YearAccessed>
    <b:MonthAccessed>June</b:MonthAccessed>
    <b:URL>https://developers.google.com/maps/documentation/javascript/tutorial</b:URL>
    <b:RefOrder>52</b:RefOrder>
  </b:Source>
  <b:Source>
    <b:Tag>Fieia</b:Tag>
    <b:SourceType>Book</b:SourceType>
    <b:Guid>{678203BE-ACEB-4DCD-BF58-17E82DA349D5}</b:Guid>
    <b:Author>
      <b:Author>
        <b:NameList>
          <b:Person>
            <b:Last>Fielding</b:Last>
            <b:First>Roy</b:First>
            <b:Middle>Thomas</b:Middle>
          </b:Person>
        </b:NameList>
      </b:Author>
    </b:Author>
    <b:Title>Architectural Styles and the Design of Network-based Software Architectures</b:Title>
    <b:Year>University of California,</b:Year>
    <b:City>Irvinie</b:City>
    <b:Publisher>Dissertation</b:Publisher>
    <b:RefOrder>65</b:RefOrder>
  </b:Source>
  <b:Source>
    <b:Tag>FEM20</b:Tag>
    <b:SourceType>InternetSite</b:SourceType>
    <b:Guid>{B57C0DC6-1A8B-4AAA-8B05-1CA677963F13}</b:Guid>
    <b:Title>OpenFEMA API Documentation</b:Title>
    <b:Year>2020</b:Year>
    <b:Author>
      <b:Author>
        <b:Corporate>FEMA</b:Corporate>
      </b:Author>
    </b:Author>
    <b:YearAccessed>2020</b:YearAccessed>
    <b:MonthAccessed>May</b:MonthAccessed>
    <b:URL>https://www.fema.gov/openfema-api-documentation</b:URL>
    <b:RefOrder>58</b:RefOrder>
  </b:Source>
  <b:Source>
    <b:Tag>Env20</b:Tag>
    <b:SourceType>InternetSite</b:SourceType>
    <b:Guid>{9BFBAB39-DA26-4E2F-BC2C-2578C035CE92}</b:Guid>
    <b:Author>
      <b:Author>
        <b:Corporate>Environmental Agency UK</b:Corporate>
      </b:Author>
    </b:Author>
    <b:Title>Environment Agency Real Time flood-monitoring API</b:Title>
    <b:Year>2020</b:Year>
    <b:YearAccessed>2020</b:YearAccessed>
    <b:MonthAccessed>May</b:MonthAccessed>
    <b:URL>https://environment.data.gov.uk/flood-monitoring/doc/reference</b:URL>
    <b:RefOrder>57</b:RefOrder>
  </b:Source>
  <b:Source>
    <b:Tag>MET20</b:Tag>
    <b:SourceType>InternetSite</b:SourceType>
    <b:Guid>{82C64615-986C-4E8B-919D-57BCAC79F28D}</b:Guid>
    <b:Author>
      <b:Author>
        <b:Corporate>METEOSTAT</b:Corporate>
      </b:Author>
    </b:Author>
    <b:Title>About Meteostat</b:Title>
    <b:Year>2020</b:Year>
    <b:YearAccessed>2020</b:YearAccessed>
    <b:MonthAccessed>May</b:MonthAccessed>
    <b:URL>https://meteostat.net/en/about</b:URL>
    <b:RefOrder>60</b:RefOrder>
  </b:Source>
  <b:Source>
    <b:Tag>Aga20</b:Tag>
    <b:SourceType>InternetSite</b:SourceType>
    <b:Guid>{106EE040-E53E-46CD-B8FE-995176C3DBA0}</b:Guid>
    <b:Author>
      <b:Author>
        <b:NameList>
          <b:Person>
            <b:Last>Agafonking</b:Last>
            <b:First>Vladimir</b:First>
          </b:Person>
        </b:NameList>
      </b:Author>
    </b:Author>
    <b:Title>Leaflet: an open source Javascript library for mobile friendly interactive maps</b:Title>
    <b:Year>2020</b:Year>
    <b:YearAccessed>2020</b:YearAccessed>
    <b:MonthAccessed>June</b:MonthAccessed>
    <b:URL>https://leafletjs.com/</b:URL>
    <b:RefOrder>53</b:RefOrder>
  </b:Source>
  <b:Source>
    <b:Tag>Ten20</b:Tag>
    <b:SourceType>InternetSite</b:SourceType>
    <b:Guid>{556A59BD-2F6F-48FB-9403-91B7B8362A9C}</b:Guid>
    <b:Author>
      <b:Author>
        <b:Corporate>Tensorflow</b:Corporate>
      </b:Author>
    </b:Author>
    <b:Title>Tensorflow.js</b:Title>
    <b:Year>2020</b:Year>
    <b:YearAccessed>July</b:YearAccessed>
    <b:MonthAccessed>July</b:MonthAccessed>
    <b:URL>https://www.tensorflow.org/js</b:URL>
    <b:RefOrder>54</b:RefOrder>
  </b:Source>
  <b:Source>
    <b:Tag>Vem93</b:Tag>
    <b:SourceType>ConferenceProceedings</b:SourceType>
    <b:Guid>{A94A22E8-12C9-4B0C-BE88-B7C6C86F16EA}</b:Guid>
    <b:Title>Main problems and issues in neural networks application</b:Title>
    <b:Year>1993</b:Year>
    <b:Author>
      <b:Author>
        <b:NameList>
          <b:Person>
            <b:Last>Vemuri</b:Last>
            <b:First>V.R.</b:First>
          </b:Person>
        </b:NameList>
      </b:Author>
    </b:Author>
    <b:City>New Zealand</b:City>
    <b:Publisher>IEEE</b:Publisher>
    <b:RefOrder>45</b:RefOrder>
  </b:Source>
  <b:Source>
    <b:Tag>MaY19</b:Tag>
    <b:SourceType>Misc</b:SourceType>
    <b:Guid>{A5D2AF07-322E-4649-9B31-96C6E7B103B3}</b:Guid>
    <b:Title>Moving DeepLearning into Web Browsers: How Far Can We Go?</b:Title>
    <b:Year>2019</b:Year>
    <b:City>Beijing, China</b:City>
    <b:Publisher>Peking University</b:Publisher>
    <b:Author>
      <b:Author>
        <b:NameList>
          <b:Person>
            <b:Last>Ma</b:Last>
            <b:First>Ying</b:First>
          </b:Person>
          <b:Person>
            <b:Last>Xiang</b:Last>
            <b:First>Dongwei</b:First>
          </b:Person>
          <b:Person>
            <b:Last>Zheng</b:Last>
            <b:First>Shuyu</b:First>
          </b:Person>
          <b:Person>
            <b:Last>Tian</b:Last>
            <b:First>Deyu</b:First>
          </b:Person>
          <b:Person>
            <b:Last>Liu</b:Last>
            <b:First>Xuanzhe</b:First>
          </b:Person>
        </b:NameList>
      </b:Author>
    </b:Author>
    <b:RefOrder>46</b:RefOrder>
  </b:Source>
  <b:Source>
    <b:Tag>NOA20</b:Tag>
    <b:SourceType>InternetSite</b:SourceType>
    <b:Guid>{FC6E2E8B-6018-4F8A-AFD6-8C8ABAC0E7D6}</b:Guid>
    <b:Title>REST Services Usage</b:Title>
    <b:Year>2020</b:Year>
    <b:Author>
      <b:Author>
        <b:Corporate>NOAA</b:Corporate>
      </b:Author>
    </b:Author>
    <b:YearAccessed>2020</b:YearAccessed>
    <b:MonthAccessed>May</b:MonthAccessed>
    <b:URL>https://www7.ncdc.noaa.gov/rest/</b:URL>
    <b:RefOrder>62</b:RefOrder>
  </b:Source>
  <b:Source>
    <b:Tag>AEM20</b:Tag>
    <b:SourceType>InternetSite</b:SourceType>
    <b:Guid>{2E425CC3-8F1E-4B6F-884A-5612449DF6F9}</b:Guid>
    <b:Title>AEMET Open Data</b:Title>
    <b:Year>2020</b:Year>
    <b:YearAccessed>2020</b:YearAccessed>
    <b:MonthAccessed>June</b:MonthAccessed>
    <b:URL>https://opendata.aemet.es/dist/index.html?#!/observacion-convencional/Datos_de_observaci%C3%B3n_Tiempo_actual_1</b:URL>
    <b:Author>
      <b:Author>
        <b:Corporate>AEMET</b:Corporate>
      </b:Author>
    </b:Author>
    <b:Month>May</b:Month>
    <b:RefOrder>56</b:RefOrder>
  </b:Source>
  <b:Source>
    <b:Tag>Met20</b:Tag>
    <b:SourceType>InternetSite</b:SourceType>
    <b:Guid>{75546CE9-C4A9-4939-ABF8-BB8D881FBBA8}</b:Guid>
    <b:Author>
      <b:Author>
        <b:Corporate>MeteoNetwork API</b:Corporate>
      </b:Author>
    </b:Author>
    <b:Title>MeteoNetwork API</b:Title>
    <b:Year>2020</b:Year>
    <b:YearAccessed>2020</b:YearAccessed>
    <b:MonthAccessed>May</b:MonthAccessed>
    <b:URL>https://api.meteonetwork.it/documentation.html</b:URL>
    <b:RefOrder>59</b:RefOrder>
  </b:Source>
  <b:Source>
    <b:Tag>NOA201</b:Tag>
    <b:SourceType>InternetSite</b:SourceType>
    <b:Guid>{357B3D02-E7D3-4C69-BA08-C6904E211AB2}</b:Guid>
    <b:Author>
      <b:Author>
        <b:Corporate>NOAA</b:Corporate>
      </b:Author>
    </b:Author>
    <b:Title>Climate Data Online: Web Services Documentation</b:Title>
    <b:Year>2020</b:Year>
    <b:YearAccessed>2020</b:YearAccessed>
    <b:MonthAccessed>June</b:MonthAccessed>
    <b:URL>https://www.ncdc.noaa.gov/cdo-web/webservices/v2#data</b:URL>
    <b:RefOrder>61</b:RefOrder>
  </b:Source>
  <b:Source>
    <b:Tag>Dco20</b:Tag>
    <b:SourceType>InternetSite</b:SourceType>
    <b:Guid>{3DBC2302-B21F-4876-8C1F-F261D9D76693}</b:Guid>
    <b:Author>
      <b:Author>
        <b:Corporate>Documentation.js</b:Corporate>
      </b:Author>
    </b:Author>
    <b:Title>Documentation.js readme</b:Title>
    <b:Year>2020</b:Year>
    <b:YearAccessed>2020</b:YearAccessed>
    <b:MonthAccessed>July</b:MonthAccessed>
    <b:URL>https://github.com/documentationjs/documentation</b:URL>
    <b:RefOrder>55</b:RefOrder>
  </b:Source>
  <b:Source>
    <b:Tag>Nad16</b:Tag>
    <b:SourceType>Book</b:SourceType>
    <b:Guid>{2A078E79-C239-4F8F-9483-A91B6F9B59B6}</b:Guid>
    <b:Title>Mircoservice Architecture: Aligning principles, practices and culture</b:Title>
    <b:Year>2016</b:Year>
    <b:Author>
      <b:Author>
        <b:NameList>
          <b:Person>
            <b:Last>Nadareishvili</b:Last>
            <b:First>Irakli&lt;</b:First>
            <b:Middle>Mitra, Ronnie</b:Middle>
          </b:Person>
          <b:Person>
            <b:Last>Matt</b:Last>
            <b:First>McLarty</b:First>
          </b:Person>
          <b:Person>
            <b:Last>Amundsen</b:Last>
            <b:First>Mike</b:First>
          </b:Person>
        </b:NameList>
      </b:Author>
    </b:Author>
    <b:City>USA</b:City>
    <b:Publisher>O'Reily Media</b:Publisher>
    <b:Edition>1</b:Edition>
    <b:RefOrder>47</b:RefOrder>
  </b:Source>
  <b:Source>
    <b:Tag>Sit17</b:Tag>
    <b:SourceType>Report</b:SourceType>
    <b:Guid>{9C593E2B-FB0D-43FD-8E2F-0D646FA5F612}</b:Guid>
    <b:Title>An Overview of Rainfall-Runoff Model Types</b:Title>
    <b:Year>2017</b:Year>
    <b:City>Athens, Georgia</b:City>
    <b:Publisher>EPA</b:Publisher>
    <b:Author>
      <b:Author>
        <b:NameList>
          <b:Person>
            <b:Last>Sitterson</b:Last>
            <b:First>Jan</b:First>
          </b:Person>
          <b:Person>
            <b:Last>Knightes</b:Last>
            <b:First>Chris</b:First>
          </b:Person>
          <b:Person>
            <b:Last>Parmar</b:Last>
            <b:First>Rajbir</b:First>
          </b:Person>
          <b:Person>
            <b:Last>Wolfe</b:Last>
            <b:First>Kurt</b:First>
          </b:Person>
          <b:Person>
            <b:Last>Muche</b:Last>
            <b:First>Muluken</b:First>
          </b:Person>
          <b:Person>
            <b:Last>Avant</b:Last>
            <b:First>Brian</b:First>
          </b:Person>
        </b:NameList>
      </b:Author>
    </b:Author>
    <b:RefOrder>26</b:RefOrder>
  </b:Source>
  <b:Source>
    <b:Tag>Bev12</b:Tag>
    <b:SourceType>Report</b:SourceType>
    <b:Guid>{A2763088-B44F-47D9-BD84-41A903CB8480}</b:Guid>
    <b:Author>
      <b:Author>
        <b:NameList>
          <b:Person>
            <b:Last>Beven</b:Last>
            <b:First>K.J.</b:First>
          </b:Person>
        </b:NameList>
      </b:Author>
    </b:Author>
    <b:Title>Rrainfall-Runoff Mdelling: The Primer</b:Title>
    <b:Year>2012</b:Year>
    <b:Publisher>Wiley-Blackwell</b:Publisher>
    <b:RefOrder>27</b:RefOrder>
  </b:Source>
  <b:Source>
    <b:Tag>XuC02</b:Tag>
    <b:SourceType>Book</b:SourceType>
    <b:Guid>{E8E46F6D-DA7C-4EB0-89EA-ED5AC7BE312C}</b:Guid>
    <b:Title>Hydrologic Models</b:Title>
    <b:Year>2002</b:Year>
    <b:Publisher>Uppssa;a University Department of Earth Sciences Hydrology</b:Publisher>
    <b:City>Upssala</b:City>
    <b:Author>
      <b:Author>
        <b:NameList>
          <b:Person>
            <b:Last>Xu</b:Last>
            <b:First>C.Y.</b:First>
          </b:Person>
        </b:NameList>
      </b:Author>
    </b:Author>
    <b:Edition>2</b:Edition>
    <b:RefOrder>28</b:RefOrder>
  </b:Source>
  <b:Source>
    <b:Tag>Cho88</b:Tag>
    <b:SourceType>Book</b:SourceType>
    <b:Guid>{7C095AF5-8914-4CD2-9351-F6B13D1C99ED}</b:Guid>
    <b:Author>
      <b:Author>
        <b:NameList>
          <b:Person>
            <b:Last>Chow</b:Last>
            <b:First>Ven</b:First>
            <b:Middle>Te</b:Middle>
          </b:Person>
          <b:Person>
            <b:Last>Maidment</b:Last>
            <b:First>David</b:First>
            <b:Middle>R.</b:Middle>
          </b:Person>
          <b:Person>
            <b:Last>Mays</b:Last>
            <b:First>Larry</b:First>
            <b:Middle>W.</b:Middle>
          </b:Person>
        </b:NameList>
      </b:Author>
    </b:Author>
    <b:Title>Applied Hydrology</b:Title>
    <b:Year>1988</b:Year>
    <b:City>USA</b:City>
    <b:Publisher>McGraw-Hill</b:Publisher>
    <b:Edition>1</b:Edition>
    <b:RefOrder>22</b:RefOrder>
  </b:Source>
  <b:Source>
    <b:Tag>Kou03</b:Tag>
    <b:SourceType>ConferenceProceedings</b:SourceType>
    <b:Guid>{5C54CDB8-F8C1-4F7F-B364-1BB6BD7BAB81}</b:Guid>
    <b:Title>Rainfall dissaggregation methods: theory and applications</b:Title>
    <b:Year>2003</b:Year>
    <b:City>Rome</b:City>
    <b:Publisher>Workshop on Statistical and Mathematical Methods for Hydrological Analysis</b:Publisher>
    <b:Author>
      <b:Author>
        <b:NameList>
          <b:Person>
            <b:Last>Koutsoyiannis</b:Last>
            <b:First>D.</b:First>
          </b:Person>
        </b:NameList>
      </b:Author>
    </b:Author>
    <b:JournalName>Workshop on Statisitcal and Mathematical Methods for Hydrological Analaysis</b:JournalName>
    <b:RefOrder>23</b:RefOrder>
  </b:Source>
  <b:Source>
    <b:Tag>Kno09</b:Tag>
    <b:SourceType>JournalArticle</b:SourceType>
    <b:Guid>{E59E9FEE-9C0C-41C1-9071-DC484703F56B}</b:Guid>
    <b:Title>The development and assessment of a daily rainfall disaggregation model for Sotuh Africa</b:Title>
    <b:Year>2009</b:Year>
    <b:Author>
      <b:Author>
        <b:NameList>
          <b:Person>
            <b:Last>Knoesen</b:Last>
            <b:First>Darryn</b:First>
          </b:Person>
          <b:Person>
            <b:Last>Smithers</b:Last>
            <b:First>Jeff</b:First>
          </b:Person>
        </b:NameList>
      </b:Author>
    </b:Author>
    <b:JournalName>Hydrological Sciences Journal</b:JournalName>
    <b:Pages>217-233</b:Pages>
    <b:Volume>54</b:Volume>
    <b:Issue>2</b:Issue>
    <b:RefOrder>24</b:RefOrder>
  </b:Source>
  <b:Source>
    <b:Tag>Mul18</b:Tag>
    <b:SourceType>JournalArticle</b:SourceType>
    <b:Guid>{B3FC5825-BEDB-4082-A933-1AE19373FD08}</b:Guid>
    <b:Author>
      <b:Author>
        <b:NameList>
          <b:Person>
            <b:Last>Muller</b:Last>
            <b:First>H</b:First>
          </b:Person>
          <b:Person>
            <b:Last>Haberlandt</b:Last>
            <b:First>U</b:First>
          </b:Person>
        </b:NameList>
      </b:Author>
    </b:Author>
    <b:Title>Temporal rainfall disaggregation using a multiplicative cascade model for spatial application in urban hydrology</b:Title>
    <b:JournalName>Journal of Hydrology</b:JournalName>
    <b:Year>2018</b:Year>
    <b:Pages>847-864</b:Pages>
    <b:Volume>556</b:Volume>
    <b:RefOrder>25</b:RefOrder>
  </b:Source>
  <b:Source>
    <b:Tag>Kle82</b:Tag>
    <b:SourceType>Report</b:SourceType>
    <b:Guid>{419BF6CE-AC74-4C23-9287-166ED171EE99}</b:Guid>
    <b:Author>
      <b:Author>
        <b:NameList>
          <b:Person>
            <b:Last>Klemes</b:Last>
            <b:First>V.</b:First>
          </b:Person>
        </b:NameList>
      </b:Author>
    </b:Author>
    <b:Title>Empirical and Causal Models in Hydrology</b:Title>
    <b:Year>1982</b:Year>
    <b:Publisher>National Hydrology Research Institute, Enviroment Canada</b:Publisher>
    <b:RefOrder>29</b:RefOrder>
  </b:Source>
  <b:Source>
    <b:Tag>Vaz11</b:Tag>
    <b:SourceType>JournalArticle</b:SourceType>
    <b:Guid>{BECFE3A7-6CEB-406C-8F96-6EBEB54337DE}</b:Guid>
    <b:Title>Conceptual Rainfall-Runoff Model Perfromance with Different Spatial Rainfall Inputs</b:Title>
    <b:Year>2011</b:Year>
    <b:Author>
      <b:Author>
        <b:NameList>
          <b:Person>
            <b:Last>Vaze</b:Last>
            <b:First>J.</b:First>
          </b:Person>
          <b:Person>
            <b:Last>Post</b:Last>
            <b:First>D.A.</b:First>
          </b:Person>
          <b:Person>
            <b:Last>Chiew</b:Last>
            <b:First>F.H.S</b:First>
          </b:Person>
          <b:Person>
            <b:Last>Perraud</b:Last>
            <b:First>J.m.</b:First>
          </b:Person>
          <b:Person>
            <b:Last>Teng</b:Last>
            <b:First>J</b:First>
          </b:Person>
          <b:Person>
            <b:Last>Viney</b:Last>
          </b:Person>
          <b:Person>
            <b:Last>N.R.</b:Last>
          </b:Person>
        </b:NameList>
      </b:Author>
    </b:Author>
    <b:JournalName>Journal of Hydrometeorology</b:JournalName>
    <b:Pages>1100-1112</b:Pages>
    <b:Volume>12</b:Volume>
    <b:Issue>5</b:Issue>
    <b:RefOrder>30</b:RefOrder>
  </b:Source>
  <b:Source>
    <b:Tag>Dev15</b:Tag>
    <b:SourceType>JournalArticle</b:SourceType>
    <b:Guid>{741E17AA-08A3-48A3-ACB1-B96227FC40C9}</b:Guid>
    <b:Author>
      <b:Author>
        <b:NameList>
          <b:Person>
            <b:Last>Devi</b:Last>
            <b:First>G.K.</b:First>
          </b:Person>
          <b:Person>
            <b:Last>Ganasri</b:Last>
            <b:First>B.P.</b:First>
          </b:Person>
          <b:Person>
            <b:Last>Dwarakish</b:Last>
            <b:First>G.S.</b:First>
          </b:Person>
        </b:NameList>
      </b:Author>
    </b:Author>
    <b:Title>A Review on Hydrological Models</b:Title>
    <b:JournalName>Aquatic Procedia</b:JournalName>
    <b:Year>2015</b:Year>
    <b:Pages>1001-1007</b:Pages>
    <b:Volume>4</b:Volume>
    <b:RefOrder>31</b:RefOrder>
  </b:Source>
  <b:Source>
    <b:Tag>USD15</b:Tag>
    <b:SourceType>BookSection</b:SourceType>
    <b:Guid>{27183AF6-2F53-4DAF-9766-1D96EF375173}</b:Guid>
    <b:Title>Chapter 15: Time of Concentration</b:Title>
    <b:Year>2015</b:Year>
    <b:Author>
      <b:Author>
        <b:Corporate>USDA</b:Corporate>
      </b:Author>
      <b:Editor>
        <b:NameList>
          <b:Person>
            <b:Last>USDA</b:Last>
          </b:Person>
        </b:NameList>
      </b:Editor>
    </b:Author>
    <b:BookTitle>Hydrology National Engineering Handbook</b:BookTitle>
    <b:Publisher>National Resources Conservatioon Service</b:Publisher>
    <b:RefOrder>32</b:RefOrder>
  </b:Source>
  <b:Source>
    <b:Tag>Sha11</b:Tag>
    <b:SourceType>JournalArticle</b:SourceType>
    <b:Guid>{61913DE3-48AA-48DC-9C5C-AF92D04F0981}</b:Guid>
    <b:Title>Methodology for Identifying the Best Equations for Estimating the Time of Concentration of Watersheds in a Particular Region</b:Title>
    <b:Year>2011</b:Year>
    <b:Author>
      <b:Author>
        <b:NameList>
          <b:Person>
            <b:Last>Sharify</b:Last>
            <b:First>Soroosh</b:First>
          </b:Person>
          <b:Person>
            <b:Last>Hosseini</b:Last>
            <b:First>Mahmood</b:First>
          </b:Person>
        </b:NameList>
      </b:Author>
    </b:Author>
    <b:JournalName>Journal of Irrigiation and Drainage Engineering</b:JournalName>
    <b:Volume>137</b:Volume>
    <b:Issue>11</b:Issue>
    <b:RefOrder>33</b:RefOrder>
  </b:Source>
  <b:Source>
    <b:Tag>Sha98</b:Tag>
    <b:SourceType>JournalArticle</b:SourceType>
    <b:Guid>{9883B507-62F8-470E-A853-D58B1BBF82F1}</b:Guid>
    <b:Author>
      <b:Author>
        <b:NameList>
          <b:Person>
            <b:Last>Shaw</b:Last>
            <b:First>E.M.</b:First>
          </b:Person>
        </b:NameList>
      </b:Author>
    </b:Author>
    <b:Title>Unit hydrograph method in UK flood studies</b:Title>
    <b:JournalName>Encyclopedia of Hydrorlogy and Lakes</b:JournalName>
    <b:Year>1998</b:Year>
    <b:Pages>4020-4497</b:Pages>
    <b:Volume>225</b:Volume>
    <b:Issue>6</b:Issue>
    <b:RefOrder>34</b:RefOrder>
  </b:Source>
  <b:Source>
    <b:Tag>USD07</b:Tag>
    <b:SourceType>BookSection</b:SourceType>
    <b:Guid>{D47C7085-28F8-41AB-A18D-ABBFBA0C3C13}</b:Guid>
    <b:Title>Chapter 16: Hydrographs</b:Title>
    <b:Year>2007</b:Year>
    <b:Author>
      <b:Author>
        <b:Corporate>USDA</b:Corporate>
      </b:Author>
      <b:Editor>
        <b:NameList>
          <b:Person>
            <b:Last>USDA</b:Last>
          </b:Person>
        </b:NameList>
      </b:Editor>
    </b:Author>
    <b:BookTitle>Hydrologyy National Engineering Handbook</b:BookTitle>
    <b:Publisher>USDA</b:Publisher>
    <b:RefOrder>35</b:RefOrder>
  </b:Source>
  <b:Source>
    <b:Tag>Rag06</b:Tag>
    <b:SourceType>BookSection</b:SourceType>
    <b:Guid>{2797C7E5-8946-45DC-BC46-95BFEB826260}</b:Guid>
    <b:Title> Chapter 5: Hydrographs</b:Title>
    <b:Year>2006</b:Year>
    <b:Publisher>New Age International Limited</b:Publisher>
    <b:City>Delhi</b:City>
    <b:Author>
      <b:Author>
        <b:NameList>
          <b:Person>
            <b:Last>Raghunath</b:Last>
            <b:First>H.M.</b:First>
          </b:Person>
        </b:NameList>
      </b:Author>
    </b:Author>
    <b:BookTitle>Hydrology: Principles, Analysis, Design</b:BookTitle>
    <b:Pages>117-157</b:Pages>
    <b:RefOrder>36</b:RefOrder>
  </b:Source>
  <b:Source>
    <b:Tag>San18</b:Tag>
    <b:SourceType>JournalArticle</b:SourceType>
    <b:Guid>{261FA2A6-ED5B-47F0-B749-FDE220B89CCF}</b:Guid>
    <b:Title>Continous state-space representation of a bucket-type rainfall-runoff model: a case study with GR4 model using state-space GR4</b:Title>
    <b:Year>2018</b:Year>
    <b:Pages>1591-1605</b:Pages>
    <b:Author>
      <b:Author>
        <b:NameList>
          <b:Person>
            <b:Last>Santos</b:Last>
            <b:First>Leonard</b:First>
          </b:Person>
          <b:Person>
            <b:Last>Thirel</b:Last>
            <b:First>Guillaume</b:First>
          </b:Person>
          <b:Person>
            <b:Last>Perrin</b:Last>
            <b:First>Charles</b:First>
          </b:Person>
        </b:NameList>
      </b:Author>
    </b:Author>
    <b:JournalName>Geoscientific Model Development</b:JournalName>
    <b:Volume>11</b:Volume>
    <b:RefOrder>37</b:RefOrder>
  </b:Source>
  <b:Source>
    <b:Tag>Moz20</b:Tag>
    <b:SourceType>InternetSite</b:SourceType>
    <b:Guid>{9CB8573A-E241-4564-B9F1-A9E6B2516E11}</b:Guid>
    <b:Title>What is Javascript?</b:Title>
    <b:Year>2020</b:Year>
    <b:Author>
      <b:Author>
        <b:Corporate>Mozilla</b:Corporate>
      </b:Author>
    </b:Author>
    <b:YearAccessed>2020</b:YearAccessed>
    <b:MonthAccessed>May</b:MonthAccessed>
    <b:URL>https://developer.mozilla.org/en-US/docs/Learn/JavaScript/First_steps/What_is_JavaScript</b:URL>
    <b:RefOrder>66</b:RefOrder>
  </b:Source>
  <b:Source>
    <b:Tag>Rou20</b:Tag>
    <b:SourceType>InternetSite</b:SourceType>
    <b:Guid>{11E267F7-3457-4569-8A1E-33C9E55023F4}</b:Guid>
    <b:Author>
      <b:Author>
        <b:NameList>
          <b:Person>
            <b:Last>Rouse</b:Last>
            <b:First>Margaret</b:First>
          </b:Person>
        </b:NameList>
      </b:Author>
    </b:Author>
    <b:Title>RESTful API</b:Title>
    <b:Year>2020</b:Year>
    <b:YearAccessed>2020</b:YearAccessed>
    <b:MonthAccessed>May</b:MonthAccessed>
    <b:URL>https://searchapparchitecture.techtarget.com/definition/RESTful-API</b:URL>
    <b:RefOrder>67</b:RefOrder>
  </b:Source>
  <b:Source>
    <b:Tag>Tec20</b:Tag>
    <b:SourceType>InternetSite</b:SourceType>
    <b:Guid>{A8AF0C89-1B03-4DF4-BA6C-1D84E08FA97F}</b:Guid>
    <b:Author>
      <b:Author>
        <b:Corporate>TechnoMerge</b:Corporate>
      </b:Author>
    </b:Author>
    <b:Title>Types of API: How API Are Classified?</b:Title>
    <b:Year>2020</b:Year>
    <b:YearAccessed>2020</b:YearAccessed>
    <b:MonthAccessed>May</b:MonthAccessed>
    <b:URL>https://www.technomerger.com/2020/03/types-of-apis.html</b:URL>
    <b:RefOrder>68</b:RefOrder>
  </b:Source>
  <b:Source>
    <b:Tag>Swa151</b:Tag>
    <b:SourceType>JournalArticle</b:SourceType>
    <b:Guid>{24C58454-FC64-4595-8FA7-D9A1F551CE7E}</b:Guid>
    <b:Author>
      <b:Author>
        <b:NameList>
          <b:Person>
            <b:Last>Swain</b:Last>
            <b:First>Nathan</b:First>
            <b:Middle>R</b:Middle>
          </b:Person>
          <b:Person>
            <b:Last>Latu</b:Last>
            <b:First>Kilisimasi</b:First>
          </b:Person>
          <b:Person>
            <b:Last>Christensen</b:Last>
            <b:First>Scott</b:First>
            <b:Middle>D</b:Middle>
          </b:Person>
          <b:Person>
            <b:Last>Jones</b:Last>
            <b:First>Norman</b:First>
            <b:Middle>L.</b:Middle>
          </b:Person>
          <b:Person>
            <b:Last>Nelson</b:Last>
            <b:First>E.</b:First>
            <b:Middle>James</b:Middle>
          </b:Person>
          <b:Person>
            <b:Last>Ames</b:Last>
            <b:First>Daniel</b:First>
            <b:Middle>P.</b:Middle>
          </b:Person>
          <b:Person>
            <b:Last>Williams</b:Last>
            <b:First>Gustavious</b:First>
            <b:Middle>P.</b:Middle>
          </b:Person>
        </b:NameList>
      </b:Author>
    </b:Author>
    <b:Title>A review of oepnsource software solutons for developing water resources web applications</b:Title>
    <b:JournalName>Environmental Modelling &amp; Software</b:JournalName>
    <b:Year>May 2015</b:Year>
    <b:Volume>67</b:Volume>
    <b:Issue>C</b:Issue>
    <b:RefOrder>1</b:RefOrder>
  </b:Source>
  <b:Source>
    <b:Tag>Swa16</b:Tag>
    <b:SourceType>JournalArticle</b:SourceType>
    <b:Guid>{BED88419-CFE1-450C-AF71-9C9622A21A84}</b:Guid>
    <b:Author>
      <b:Author>
        <b:NameList>
          <b:Person>
            <b:Last>Swain</b:Last>
            <b:First>Nathan</b:First>
            <b:Middle>R.</b:Middle>
          </b:Person>
          <b:Person>
            <b:Last>Christensen</b:Last>
            <b:First>Scott</b:First>
            <b:Middle>D.</b:Middle>
          </b:Person>
          <b:Person>
            <b:Last>Snow</b:Last>
            <b:First>Alan</b:First>
            <b:Middle>D.</b:Middle>
          </b:Person>
          <b:Person>
            <b:Last>Dolder</b:Last>
            <b:First>Herman</b:First>
          </b:Person>
          <b:Person>
            <b:Last>Epinoza-Davalos</b:Last>
            <b:First>Gonzalo</b:First>
          </b:Person>
          <b:Person>
            <b:Last>Jones</b:Last>
            <b:First>Norman</b:First>
            <b:Middle>K.</b:Middle>
          </b:Person>
          <b:Person>
            <b:Last>Nelson</b:Last>
            <b:First>E.</b:First>
            <b:Middle>James</b:Middle>
          </b:Person>
          <b:Person>
            <b:Last>Ames</b:Last>
            <b:First>Daniel</b:First>
            <b:Middle>O.</b:Middle>
          </b:Person>
          <b:Person>
            <b:Last>Burian</b:Last>
            <b:First>Steven</b:First>
            <b:Middle>J.</b:Middle>
          </b:Person>
        </b:NameList>
      </b:Author>
    </b:Author>
    <b:Title>A new open source platform for lowering the barrier for environmental web app development</b:Title>
    <b:JournalName>Environmental Modelling &amp; Software</b:JournalName>
    <b:Year>November 2016</b:Year>
    <b:Pages>11-26</b:Pages>
    <b:Volume>85</b:Volume>
    <b:RefOrder>12</b:RefOrder>
  </b:Source>
  <b:Source>
    <b:Tag>Con13</b:Tag>
    <b:SourceType>JournalArticle</b:SourceType>
    <b:Guid>{E8765461-DFEF-4C49-BF9A-60F8C1049F72}</b:Guid>
    <b:Author>
      <b:Author>
        <b:NameList>
          <b:Person>
            <b:Last>Conner</b:Last>
            <b:First>Lafe</b:First>
            <b:Middle>G.</b:Middle>
          </b:Person>
          <b:Person>
            <b:Last>Ames</b:Last>
            <b:First>Daniel</b:First>
            <b:Middle>P.</b:Middle>
          </b:Person>
          <b:Person>
            <b:Last>Gill</b:Last>
            <b:First>Richard</b:First>
            <b:Middle>A.</b:Middle>
          </b:Person>
        </b:NameList>
      </b:Author>
    </b:Author>
    <b:Title>HydroSever Lite as an open source solution for archiving and sharing environmental data for independent university labs</b:Title>
    <b:JournalName>Ecological Informatics</b:JournalName>
    <b:Year>November 2013</b:Year>
    <b:Pages>171-177</b:Pages>
    <b:Volume>18</b:Volume>
    <b:RefOrder>13</b:RefOrder>
  </b:Source>
  <b:Source>
    <b:Tag>Ame12</b:Tag>
    <b:SourceType>JournalArticle</b:SourceType>
    <b:Guid>{DD2157BA-8E52-43D7-80E0-6399EB1E3285}</b:Guid>
    <b:Author>
      <b:Author>
        <b:NameList>
          <b:Person>
            <b:Last>Ames</b:Last>
            <b:First>Daniel</b:First>
            <b:Middle>P.</b:Middle>
          </b:Person>
          <b:Person>
            <b:Last>Horsburgh</b:Last>
            <b:First>Jeffery</b:First>
            <b:Middle>S.</b:Middle>
          </b:Person>
          <b:Person>
            <b:Last>Cao</b:Last>
            <b:First>Yang</b:First>
          </b:Person>
          <b:Person>
            <b:Last>Kadlec</b:Last>
            <b:First>Jiri</b:First>
          </b:Person>
          <b:Person>
            <b:Last>Whiteaker</b:Last>
            <b:First>Timothy</b:First>
          </b:Person>
          <b:Person>
            <b:Last>Valentine</b:Last>
            <b:First>David</b:First>
          </b:Person>
        </b:NameList>
      </b:Author>
    </b:Author>
    <b:Title>HydroDesktop: web services-based software for hydrologic data discovery, download, visualization and analysis</b:Title>
    <b:JournalName>Environmental Modelling &amp; Software</b:JournalName>
    <b:Year>November 2012</b:Year>
    <b:Pages>146-156</b:Pages>
    <b:Volume>37</b:Volume>
    <b:RefOrder>2</b:RefOrder>
  </b:Source>
  <b:Source>
    <b:Tag>Ame18</b:Tag>
    <b:SourceType>InternetSite</b:SourceType>
    <b:Guid>{877DF500-113E-4373-A860-B6FADB2CC282}</b:Guid>
    <b:Title>HydroShare</b:Title>
    <b:Year>2018</b:Year>
    <b:YearAccessed>2020</b:YearAccessed>
    <b:URL>https://www.hydroshare.org/resource/76ed0c1d065f440486416a979ff6488e</b:URL>
    <b:Author>
      <b:Author>
        <b:NameList>
          <b:Person>
            <b:Last>Ames</b:Last>
            <b:First>D.</b:First>
          </b:Person>
        </b:NameList>
      </b:Author>
    </b:Author>
    <b:RefOrder>5</b:RefOrder>
  </b:Source>
  <b:Source>
    <b:Tag>Alc19</b:Tag>
    <b:SourceType>JournalArticle</b:SourceType>
    <b:Guid>{01EC3EAB-D6B1-403C-8A24-345BDA263BD4}</b:Guid>
    <b:Author>
      <b:Author>
        <b:NameList>
          <b:Person>
            <b:Last>Alcantara Souffront</b:Last>
            <b:First>Michael</b:First>
            <b:Middle>A.</b:Middle>
          </b:Person>
          <b:Person>
            <b:Last>Nelson</b:Last>
            <b:First>E.</b:First>
            <b:Middle>James</b:Middle>
          </b:Person>
          <b:Person>
            <b:Last>Shakya</b:Last>
            <b:First>Kiran</b:First>
          </b:Person>
          <b:Person>
            <b:Last>Edwards</b:Last>
            <b:First>Christopher</b:First>
          </b:Person>
          <b:Person>
            <b:Last>Roberts</b:Last>
            <b:First>Wade</b:First>
          </b:Person>
          <b:Person>
            <b:Last>Krewson</b:Last>
            <b:First>Corey</b:First>
          </b:Person>
          <b:Person>
            <b:Last>Ames</b:Last>
            <b:First>Daniel</b:First>
            <b:Middle>P.</b:Middle>
          </b:Person>
          <b:Person>
            <b:Last>Jones</b:Last>
            <b:First>Norman</b:First>
            <b:Middle>L.</b:Middle>
          </b:Person>
          <b:Person>
            <b:Last>Gutierrez</b:Last>
            <b:First>Angelica</b:First>
          </b:Person>
        </b:NameList>
      </b:Author>
    </b:Author>
    <b:Title>Hydrologic Modeling as a Service (HMaaS): A New Approach to Address Hydroinformatic Challenges in Developing Countries</b:Title>
    <b:JournalName>Front. Environ. Sci.</b:JournalName>
    <b:Year>October 2019</b:Year>
    <b:RefOrder>7</b:RefOrder>
  </b:Source>
  <b:Source>
    <b:Tag>Ras19</b:Tag>
    <b:SourceType>JournalArticle</b:SourceType>
    <b:Guid>{0EE91AFC-9CDF-4DE9-91F1-DF4B84D8E1BA}</b:Guid>
    <b:Author>
      <b:Author>
        <b:NameList>
          <b:Person>
            <b:Last>Raseman</b:Last>
            <b:First>William</b:First>
            <b:Middle>J.</b:Middle>
          </b:Person>
          <b:Person>
            <b:First>Jacobson,</b:First>
            <b:Middle>Joshuah</b:Middle>
          </b:Person>
          <b:Person>
            <b:Last>Kasprzyk</b:Last>
            <b:First>Joseph</b:First>
            <b:Middle>R.</b:Middle>
          </b:Person>
        </b:NameList>
      </b:Author>
    </b:Author>
    <b:Title>Parasol: an open source, interactive parallel corodinates library for multi-objective decision making</b:Title>
    <b:JournalName>Environmental Modelling &amp; Software</b:JournalName>
    <b:Year>June 2019</b:Year>
    <b:Pages>153-163</b:Pages>
    <b:Volume>116</b:Volume>
    <b:RefOrder>3</b:RefOrder>
  </b:Source>
  <b:Source>
    <b:Tag>Hei13</b:Tag>
    <b:SourceType>JournalArticle</b:SourceType>
    <b:Guid>{57573811-F7F0-411E-BF4C-8A81408EAB88}</b:Guid>
    <b:Author>
      <b:Author>
        <b:NameList>
          <b:Person>
            <b:Last>Heistermann</b:Last>
            <b:First>M.</b:First>
          </b:Person>
          <b:Person>
            <b:Last>Jacobi</b:Last>
            <b:First>S.</b:First>
          </b:Person>
          <b:Person>
            <b:Last>Pfaff</b:Last>
            <b:First>T.</b:First>
          </b:Person>
        </b:NameList>
      </b:Author>
    </b:Author>
    <b:Title>An open source library for processing weather radar data (wradlib)</b:Title>
    <b:JournalName>Hydrology and Earth System Sciences</b:JournalName>
    <b:Year>February 2013</b:Year>
    <b:Pages>863-871</b:Pages>
    <b:Volume>17</b:Volume>
    <b:RefOrder>4</b:RefOrder>
  </b:Source>
  <b:Source>
    <b:Tag>Fog15</b:Tag>
    <b:SourceType>JournalArticle</b:SourceType>
    <b:Guid>{769ABA7C-7F21-4C75-AB65-2A9695985DC8}</b:Guid>
    <b:Title>FREEWAT: FREE and open source software tools for Water Resource Management</b:Title>
    <b:Year>April 2015</b:Year>
    <b:Author>
      <b:Author>
        <b:NameList>
          <b:Person>
            <b:Last>Foglia</b:Last>
            <b:First>Laura</b:First>
          </b:Person>
          <b:Person>
            <b:Last>Borsi</b:Last>
            <b:First>Iacopo</b:First>
          </b:Person>
          <b:Person>
            <b:Last>Rossetto</b:Last>
            <b:First>Rudy</b:First>
          </b:Person>
        </b:NameList>
      </b:Author>
    </b:Author>
    <b:JournalName>Rendiconti Online Societa Geologica Italiana</b:JournalName>
    <b:Pages>252-255</b:Pages>
    <b:Volume>35</b:Volume>
    <b:RefOrder>6</b:RefOrder>
  </b:Source>
  <b:Source>
    <b:Tag>Del141</b:Tag>
    <b:SourceType>JournalArticle</b:SourceType>
    <b:Guid>{52C430D6-309F-494F-96E4-EB1E2374103A}</b:Guid>
    <b:Author>
      <b:Author>
        <b:NameList>
          <b:Person>
            <b:Last>Delipetrev</b:Last>
            <b:First>Blagoj</b:First>
          </b:Person>
          <b:Person>
            <b:Last>Jonoski</b:Last>
            <b:First>Andreja</b:First>
          </b:Person>
          <b:Person>
            <b:Last>Solomatine</b:Last>
            <b:First>Dimitri</b:First>
            <b:Middle>P.</b:Middle>
          </b:Person>
        </b:NameList>
      </b:Author>
    </b:Author>
    <b:Title>Development of a web application for water resources based on open source software</b:Title>
    <b:JournalName>Computers &amp; Geosciences</b:JournalName>
    <b:Year>2014</b:Year>
    <b:Pages>35-42</b:Pages>
    <b:Volume>62</b:Volume>
    <b:RefOrder>9</b:RefOrder>
  </b:Source>
  <b:Source>
    <b:Tag>Daw07</b:Tag>
    <b:SourceType>JournalArticle</b:SourceType>
    <b:Guid>{BF5714F5-F54D-4737-B3FC-AE65F36CBB94}</b:Guid>
    <b:Author>
      <b:Author>
        <b:NameList>
          <b:Person>
            <b:Last>Dawson</b:Last>
            <b:First>C.W.</b:First>
          </b:Person>
          <b:Person>
            <b:Last>Abrahart</b:Last>
            <b:First>R.J.</b:First>
          </b:Person>
          <b:Person>
            <b:Last>See</b:Last>
            <b:First>L.M.</b:First>
          </b:Person>
        </b:NameList>
      </b:Author>
    </b:Author>
    <b:Title>HydroTest: A web-based toolbox of evaluation metrics for the standardised assessment of hydrological forecasts</b:Title>
    <b:JournalName>Environmenal Modelling &amp; Software</b:JournalName>
    <b:Year>July 2007</b:Year>
    <b:Pages>1034-1052</b:Pages>
    <b:Volume>22</b:Volume>
    <b:Issue>7</b:Issue>
    <b:RefOrder>8</b:RefOrder>
  </b:Source>
  <b:Source>
    <b:Tag>Rob17</b:Tag>
    <b:SourceType>JournalArticle</b:SourceType>
    <b:Guid>{E0828C30-8847-41D7-9751-CAD5C72F4434}</b:Guid>
    <b:Author>
      <b:Author>
        <b:NameList>
          <b:Person>
            <b:Last>Roberge</b:Last>
            <b:First>Martin</b:First>
            <b:Middle>C.</b:Middle>
          </b:Person>
          <b:Person>
            <b:Last>McGuire</b:Last>
            <b:First>Michael</b:First>
            <b:Middle>P.</b:Middle>
          </b:Person>
          <b:Person>
            <b:Last>Jie</b:Last>
            <b:First>Lian</b:First>
          </b:Person>
        </b:NameList>
      </b:Author>
    </b:Author>
    <b:Title>HydroCloud: A Web Application for Exploring Stream Gage Data</b:Title>
    <b:JournalName>Journal of Open Research Software</b:JournalName>
    <b:Year>2017</b:Year>
    <b:Pages>18</b:Pages>
    <b:Volume>5</b:Volume>
    <b:Issue>1</b:Issue>
    <b:RefOrder>10</b:RefOrder>
  </b:Source>
  <b:Source>
    <b:Tag>Bre19</b:Tag>
    <b:SourceType>JournalArticle</b:SourceType>
    <b:Guid>{0E3B9D95-2FC7-46A5-9347-D3E370F7E45F}</b:Guid>
    <b:Author>
      <b:Author>
        <b:NameList>
          <b:Person>
            <b:Last>Brendel</b:Last>
            <b:First>Conrad</b:First>
            <b:Middle>E.</b:Middle>
          </b:Person>
          <b:Person>
            <b:Last>Dymond</b:Last>
            <b:First>Randel</b:First>
            <b:Middle>L.</b:Middle>
          </b:Person>
          <b:Person>
            <b:Last>Aguilar</b:Last>
            <b:First>Marcus</b:First>
            <b:Middle>F.</b:Middle>
          </b:Person>
        </b:NameList>
      </b:Author>
    </b:Author>
    <b:Title>An interactive web app for retrieval, visualization and analysis of hydrologic and meteorological time series data</b:Title>
    <b:JournalName>Environmental Modelling &amp; Software</b:JournalName>
    <b:Year>July 2019</b:Year>
    <b:Pages>14-28</b:Pages>
    <b:Volume>117</b:Volume>
    <b:RefOrder>11</b:RefOrder>
  </b:Source>
  <b:Source>
    <b:Tag>Tyr13</b:Tag>
    <b:SourceType>Book</b:SourceType>
    <b:Guid>{DE102BF1-3DB3-4B7E-BC54-5AFC47EBAC89}</b:Guid>
    <b:Title>HydPy-ein interaktiv nutzbares Framework zur Erstellung und Anwendung hydrologischer Modelle</b:Title>
    <b:Year>2013</b:Year>
    <b:Author>
      <b:Author>
        <b:NameList>
          <b:Person>
            <b:Last>Tyralia</b:Last>
            <b:First>Christoph</b:First>
          </b:Person>
          <b:Person>
            <b:Last>Schumann</b:Last>
            <b:First>Andreas</b:First>
            <b:Middle>H.</b:Middle>
          </b:Person>
        </b:NameList>
      </b:Author>
    </b:Author>
    <b:City>Klobenz</b:City>
    <b:Publisher>Ruhr-Universitet Bochum</b:Publisher>
    <b:RefOrder>14</b:RefOrder>
  </b:Source>
  <b:Source>
    <b:Tag>Kra11</b:Tag>
    <b:SourceType>JournalArticle</b:SourceType>
    <b:Guid>{CF56562B-EC6D-4411-9E92-8B77F8DFBBC6}</b:Guid>
    <b:Title>CMF: A Hydrological Programming Language Extension for Integrated Catchment Models</b:Title>
    <b:Year>June 2011</b:Year>
    <b:Author>
      <b:Author>
        <b:NameList>
          <b:Person>
            <b:Last>Kraft</b:Last>
            <b:First>Philipp</b:First>
          </b:Person>
          <b:Person>
            <b:Last>Vache</b:Last>
            <b:First>Kellie</b:First>
            <b:Middle>B.</b:Middle>
          </b:Person>
          <b:Person>
            <b:Last>Frede</b:Last>
            <b:First>Hans-Georg</b:First>
          </b:Person>
          <b:Person>
            <b:Last>Breuer</b:Last>
            <b:First>Lutz</b:First>
          </b:Person>
        </b:NameList>
      </b:Author>
    </b:Author>
    <b:JournalName>Environmental Modelling &amp; Software</b:JournalName>
    <b:Pages>828-830</b:Pages>
    <b:Volume>26</b:Volume>
    <b:Issue>6</b:Issue>
    <b:RefOrder>15</b:RefOrder>
  </b:Source>
  <b:Source>
    <b:Tag>Sch19</b:Tag>
    <b:SourceType>InternetSite</b:SourceType>
    <b:Guid>{C87AD055-7478-40FD-AEA0-4AC5E64C6C58}</b:Guid>
    <b:Author>
      <b:Author>
        <b:NameList>
          <b:Person>
            <b:Last>Schellekens</b:Last>
            <b:First>Jaap</b:First>
          </b:Person>
          <b:Person>
            <b:Last>Visser</b:Last>
          </b:Person>
          <b:Person>
            <b:Last>Martijn</b:Last>
          </b:Person>
          <b:Person>
            <b:Last>Eilander</b:Last>
            <b:First>Dirk</b:First>
          </b:Person>
          <b:Person>
            <b:Last>Baart</b:Last>
            <b:First>Fedor</b:First>
          </b:Person>
          <b:Person>
            <b:Last>Tollenaar</b:Last>
            <b:First>Daniel</b:First>
          </b:Person>
        </b:NameList>
      </b:Author>
    </b:Author>
    <b:Title>openstreams/ wflow 2019.1</b:Title>
    <b:Year>2019</b:Year>
    <b:YearAccessed>2020</b:YearAccessed>
    <b:MonthAccessed>May</b:MonthAccessed>
    <b:URL>https://zenodo.org/record/3528154#.XzPgZTVS-Uk</b:URL>
    <b:RefOrder>16</b:RefOrder>
  </b:Source>
  <b:Source>
    <b:Tag>Ulm20</b:Tag>
    <b:SourceType>InternetSite</b:SourceType>
    <b:Guid>{889B71DD-4DEA-4DD3-8C9B-18F3381EE462}</b:Guid>
    <b:Author>
      <b:Author>
        <b:Corporate>Ulmo</b:Corporate>
      </b:Author>
    </b:Author>
    <b:Title>Ulmo Documentation</b:Title>
    <b:Year>2020</b:Year>
    <b:YearAccessed>2020</b:YearAccessed>
    <b:MonthAccessed>May</b:MonthAccessed>
    <b:URL>https://ulmo.readthedocs.io/en/latest/</b:URL>
    <b:RefOrder>17</b:RefOrder>
  </b:Source>
  <b:Source>
    <b:Tag>Met19</b:Tag>
    <b:SourceType>InternetSite</b:SourceType>
    <b:Guid>{FFD2F124-7E3C-44D0-896B-E71445C9FFE2}</b:Guid>
    <b:Author>
      <b:Author>
        <b:Corporate>MetPy Developers</b:Corporate>
      </b:Author>
    </b:Author>
    <b:Title>MetPy Documentation</b:Title>
    <b:Year>2019</b:Year>
    <b:YearAccessed>2020</b:YearAccessed>
    <b:MonthAccessed>April</b:MonthAccessed>
    <b:URL>https://unidata.github.io/MetPy/latest/index.html</b:URL>
    <b:RefOrder>18</b:RefOrder>
  </b:Source>
  <b:Source>
    <b:Tag>Geo16</b:Tag>
    <b:SourceType>InternetSite</b:SourceType>
    <b:Guid>{4D047802-7DA5-47D9-BFA1-1299E0955C8F}</b:Guid>
    <b:Author>
      <b:Author>
        <b:NameList>
          <b:Person>
            <b:Last>Georgy</b:Last>
            <b:First>Ayzel</b:First>
          </b:Person>
        </b:NameList>
      </b:Author>
    </b:Author>
    <b:Title>LHMP: lumped hydrological modelling playground</b:Title>
    <b:Year>2016</b:Year>
    <b:YearAccessed>2020</b:YearAccessed>
    <b:MonthAccessed>April</b:MonthAccessed>
    <b:URL>https://zenodo.org/record/59501#.XzPm1jVS-Uk</b:URL>
    <b:RefOrder>19</b:RefOrder>
  </b:Source>
  <b:Source>
    <b:Tag>Rob16</b:Tag>
    <b:SourceType>InternetSite</b:SourceType>
    <b:Guid>{4CAF11CE-A2E8-4E12-865D-1B4391CDD09D}</b:Guid>
    <b:Author>
      <b:Author>
        <b:NameList>
          <b:Person>
            <b:Last>Roberge</b:Last>
            <b:First>Martin</b:First>
          </b:Person>
        </b:NameList>
      </b:Author>
    </b:Author>
    <b:Title>Hydrofunctions</b:Title>
    <b:Year>2016</b:Year>
    <b:YearAccessed>2020</b:YearAccessed>
    <b:MonthAccessed>April</b:MonthAccessed>
    <b:URL>https://github.com/mroberge/hydrofunctions</b:URL>
    <b:RefOrder>20</b:RefOrder>
  </b:Source>
  <b:Source>
    <b:Tag>PyM16</b:Tag>
    <b:SourceType>InternetSite</b:SourceType>
    <b:Guid>{6FDE1183-3C68-4FB1-9D75-F428258EB7C1}</b:Guid>
    <b:Author>
      <b:Author>
        <b:Corporate>PyMT Devs</b:Corporate>
      </b:Author>
    </b:Author>
    <b:Title>Pymt: the python modeling toolkit</b:Title>
    <b:Year>2016</b:Year>
    <b:YearAccessed>2020</b:YearAccessed>
    <b:MonthAccessed>April</b:MonthAccessed>
    <b:URL>https://github.com/csdms/pymt</b:URL>
    <b:RefOrder>21</b:RefOrder>
  </b:Source>
  <b:Source>
    <b:Tag>Cle10</b:Tag>
    <b:SourceType>Book</b:SourceType>
    <b:Guid>{8811C051-EE4A-449F-BAC0-437C62320022}</b:Guid>
    <b:Title>Documenting Software Architecturres: Views and Beyond</b:Title>
    <b:Year>2010</b:Year>
    <b:Author>
      <b:Author>
        <b:NameList>
          <b:Person>
            <b:Last>Clements</b:Last>
            <b:First>Paul</b:First>
          </b:Person>
          <b:Person>
            <b:Last>Bachmann</b:Last>
            <b:First>Felix</b:First>
          </b:Person>
          <b:Person>
            <b:Last>Bass</b:Last>
            <b:First>Len</b:First>
          </b:Person>
          <b:Person>
            <b:Last>Garlan</b:Last>
            <b:First>David</b:First>
          </b:Person>
          <b:Person>
            <b:Last>Ivers</b:Last>
            <b:First>James</b:First>
          </b:Person>
          <b:Person>
            <b:Last>Little</b:Last>
            <b:First>Reed</b:First>
          </b:Person>
          <b:Person>
            <b:Last>Merson</b:Last>
            <b:First>Paulo</b:First>
          </b:Person>
          <b:Person>
            <b:Last>Nord</b:Last>
            <b:First>Robert</b:First>
          </b:Person>
          <b:Person>
            <b:Last>Stafford</b:Last>
          </b:Person>
          <b:Person>
            <b:Last>Judith</b:Last>
          </b:Person>
        </b:NameList>
      </b:Author>
    </b:Author>
    <b:City>Boston</b:City>
    <b:Publisher>Addision-Wesley</b:Publisher>
    <b:Edition>2</b:Edition>
    <b:RefOrder>69</b:RefOrder>
  </b:Source>
  <b:Source>
    <b:Tag>Gos05</b:Tag>
    <b:SourceType>BookSection</b:SourceType>
    <b:Guid>{96B6177F-67EF-456C-9F8C-9128C816B8DB}</b:Guid>
    <b:Title>Chapter 7</b:Title>
    <b:Year>2005</b:Year>
    <b:Author>
      <b:Author>
        <b:NameList>
          <b:Person>
            <b:Last>Gosling</b:Last>
            <b:First>James</b:First>
          </b:Person>
          <b:Person>
            <b:Last>Joy</b:Last>
            <b:First>Bill</b:First>
          </b:Person>
          <b:Person>
            <b:Last>Steele</b:Last>
            <b:First>Guy</b:First>
          </b:Person>
          <b:Person>
            <b:Last>Bracha</b:Last>
            <b:First>Gilad</b:First>
          </b:Person>
        </b:NameList>
      </b:Author>
    </b:Author>
    <b:BookTitle>The Java Language Specification</b:BookTitle>
    <b:RefOrder>70</b:RefOrder>
  </b:Source>
  <b:Source>
    <b:Tag>Gru43</b:Tag>
    <b:SourceType>JournalArticle</b:SourceType>
    <b:Guid>{B6DD49DB-DAC2-4BB4-91BC-C2ED8ABF1B15}</b:Guid>
    <b:Author>
      <b:Author>
        <b:NameList>
          <b:Person>
            <b:Last>Gruber</b:Last>
            <b:First>Thomas</b:First>
            <b:Middle>Robert</b:Middle>
          </b:Person>
        </b:NameList>
      </b:Author>
    </b:Author>
    <b:Title>Toward Principles for the Design of Ontologies Used for Knowledge Sharing</b:Title>
    <b:Year>1992</b:Year>
    <b:Pages>907-928</b:Pages>
    <b:JournalName>International Journal Human-Computer Studies</b:JournalName>
    <b:Volume>43</b:Volume>
    <b:RefOrder>71</b:RefOrder>
  </b:Source>
  <b:Source>
    <b:Tag>Kis69</b:Tag>
    <b:SourceType>JournalArticle</b:SourceType>
    <b:Guid>{5B1B825E-8B49-4A61-8A4B-39B4DD419FEC}</b:Guid>
    <b:Title>Time Series Analaysis of Hydrological Data</b:Title>
    <b:Year>1969</b:Year>
    <b:Author>
      <b:Author>
        <b:NameList>
          <b:Person>
            <b:Last>Kisiel</b:Last>
            <b:First>Chester</b:First>
            <b:Middle>C.</b:Middle>
          </b:Person>
        </b:NameList>
      </b:Author>
    </b:Author>
    <b:JournalName>Advances in Hydroscience</b:JournalName>
    <b:Pages>1-119</b:Pages>
    <b:Volume>2</b:Volume>
    <b:RefOrder>38</b:RefOrder>
  </b:Source>
  <b:Source>
    <b:Tag>Win10</b:Tag>
    <b:SourceType>JournalArticle</b:SourceType>
    <b:Guid>{597DE3F6-BE5C-49D9-A502-EFD0B5DA514B}</b:Guid>
    <b:Author>
      <b:Author>
        <b:NameList>
          <b:Person>
            <b:Last>Winters</b:Last>
            <b:First>R</b:First>
          </b:Person>
          <b:Person>
            <b:Last>Winters</b:Last>
            <b:First>A</b:First>
          </b:Person>
          <b:Person>
            <b:Last>Amedee</b:Last>
            <b:First>RG</b:First>
          </b:Person>
        </b:NameList>
      </b:Author>
    </b:Author>
    <b:Title>Statistics: A brief overview</b:Title>
    <b:JournalName>Oschsner Journal</b:JournalName>
    <b:Year>2010</b:Year>
    <b:Volume>10</b:Volume>
    <b:Issue>213</b:Issue>
    <b:RefOrder>39</b:RefOrder>
  </b:Source>
  <b:Source>
    <b:Tag>Zha15</b:Tag>
    <b:SourceType>JournalArticle</b:SourceType>
    <b:Guid>{4468BA10-0CB9-4CC5-BE41-D9932A609289}</b:Guid>
    <b:Author>
      <b:Author>
        <b:NameList>
          <b:Person>
            <b:Last>Zhao</b:Last>
            <b:First>Xiaosong</b:First>
          </b:Person>
          <b:Person>
            <b:Last>Huang</b:Last>
            <b:First>Yao</b:First>
          </b:Person>
        </b:NameList>
      </b:Author>
    </b:Author>
    <b:Title>A Comparison of Three Gap Filling Techniques for Eddy Covariance Net Carbon Fluxes in Short Vegetation Ecosystems</b:Title>
    <b:JournalName>Land-Atmosphere Interactions</b:JournalName>
    <b:Year>2015</b:Year>
    <b:Pages>12</b:Pages>
    <b:Volume>2015</b:Volume>
    <b:RefOrder>40</b:RefOrder>
  </b:Source>
  <b:Source>
    <b:Tag>Had93</b:Tag>
    <b:SourceType>JournalArticle</b:SourceType>
    <b:Guid>{0E1BEE19-D516-46DE-8E2C-8300EBC836B7}</b:Guid>
    <b:Author>
      <b:Author>
        <b:NameList>
          <b:Person>
            <b:Last>Hadi</b:Last>
            <b:First>Ali</b:First>
            <b:Middle>S</b:Middle>
          </b:Person>
          <b:Person>
            <b:Last>Simonoff</b:Last>
            <b:First>Jeffery</b:First>
            <b:Middle>S.</b:Middle>
          </b:Person>
        </b:NameList>
      </b:Author>
    </b:Author>
    <b:Title>Proceures for the Identification of Multiple Outliers in Linear Models</b:Title>
    <b:JournalName>Journal of the American Staistical Association</b:JournalName>
    <b:Year>1993</b:Year>
    <b:Volume>88</b:Volume>
    <b:Issue>424</b:Issue>
    <b:RefOrder>41</b:RefOrder>
  </b:Source>
  <b:Source>
    <b:Tag>Mak19</b:Tag>
    <b:SourceType>InternetSite</b:SourceType>
    <b:Guid>{F9809D56-D05B-4239-A9F5-15D90B5414A3}</b:Guid>
    <b:Title>Fast Fourier Trasnform: how to implement the fast fourier transform algorithm in Python from scratch.</b:Title>
    <b:Year>2019</b:Year>
    <b:Author>
      <b:Author>
        <b:NameList>
          <b:Person>
            <b:Last>Maklin</b:Last>
            <b:First>Cory</b:First>
          </b:Person>
        </b:NameList>
      </b:Author>
    </b:Author>
    <b:YearAccessed>2020</b:YearAccessed>
    <b:MonthAccessed>June</b:MonthAccessed>
    <b:URL>https://towardsdatascience.com/fast-fourier-transform-937926e591cb</b:URL>
    <b:RefOrder>42</b:RefOrder>
  </b:Source>
  <b:Source>
    <b:Tag>Mal18</b:Tag>
    <b:SourceType>InternetSite</b:SourceType>
    <b:Guid>{F00224F4-15E8-4E86-A9CE-CDDA97679517}</b:Guid>
    <b:Author>
      <b:Author>
        <b:NameList>
          <b:Person>
            <b:Last>Maladkar</b:Last>
            <b:First>Kishan</b:First>
          </b:Person>
        </b:NameList>
      </b:Author>
    </b:Author>
    <b:Title>6 types of Artificial Neural Networks Currently Being Used in Machine Learning</b:Title>
    <b:Year>2018</b:Year>
    <b:YearAccessed>2020</b:YearAccessed>
    <b:MonthAccessed>June</b:MonthAccessed>
    <b:URL>https://analyticsindiamag.com/6-types-of-artificial-neural-networks-currently-being-used-in-todays-technology/</b:URL>
    <b:RefOrder>44</b:RefOrder>
  </b:Source>
  <b:Source>
    <b:Tag>Bur00</b:Tag>
    <b:SourceType>JournalArticle</b:SourceType>
    <b:Guid>{89692E2D-865D-4E21-9036-E77BAA8E6B66}</b:Guid>
    <b:Author>
      <b:Author>
        <b:NameList>
          <b:Person>
            <b:Last>Burian</b:Last>
            <b:First>Steven</b:First>
            <b:Middle>J.</b:Middle>
          </b:Person>
          <b:Person>
            <b:Last>Durrans</b:Last>
            <b:First>Rocky</b:First>
            <b:Middle>S.</b:Middle>
          </b:Person>
          <b:Person>
            <b:Last>Tomic</b:Last>
            <b:First>Sasa</b:First>
          </b:Person>
          <b:Person>
            <b:Last>Pimmel</b:Last>
            <b:First>Russell</b:First>
            <b:Middle>L.</b:Middle>
          </b:Person>
          <b:Person>
            <b:Last>Wai</b:Last>
            <b:First>Chung</b:First>
            <b:Middle>Ngai</b:Middle>
          </b:Person>
        </b:NameList>
      </b:Author>
    </b:Author>
    <b:Title>Rainfall Disaggregation Using Artificial Neural Networks</b:Title>
    <b:JournalName>J. Hydrol. Eng</b:JournalName>
    <b:Year>2000</b:Year>
    <b:Pages>299-307</b:Pages>
    <b:Volume>5</b:Volume>
    <b:RefOrder>72</b:RefOrder>
  </b:Source>
  <b:Source>
    <b:Tag>Eur20</b:Tag>
    <b:SourceType>InternetSite</b:SourceType>
    <b:Guid>{6C67A203-B50D-43FE-8749-EC4DB0C79FCA}</b:Guid>
    <b:Title>WaterEurope</b:Title>
    <b:Year>2020</b:Year>
    <b:Author>
      <b:Author>
        <b:Corporate>EuroAquae</b:Corporate>
      </b:Author>
    </b:Author>
    <b:YearAccessed>2020</b:YearAccessed>
    <b:MonthAccessed>July</b:MonthAccessed>
    <b:URL>https://watereurope.aquacloud.net/</b:URL>
    <b:RefOrder>63</b:RefOrder>
  </b:Source>
  <b:Source>
    <b:Tag>Sit20</b:Tag>
    <b:SourceType>JournalArticle</b:SourceType>
    <b:Guid>{F128A8DC-F52D-4890-91B3-30AF7E9E73CB}</b:Guid>
    <b:Title>A Comprehensive Review of Deep Learning Applications in Hydrology and Water Resources.</b:Title>
    <b:Year>2020</b:Year>
    <b:JournalName>Water Scince &amp; Technology</b:JournalName>
    <b:Author>
      <b:Author>
        <b:NameList>
          <b:Person>
            <b:Last>Sit</b:Last>
            <b:First>Muhammed</b:First>
          </b:Person>
          <b:Person>
            <b:Last>Demiray</b:Last>
            <b:First>Bekir</b:First>
            <b:Middle>Z.</b:Middle>
          </b:Person>
          <b:Person>
            <b:Last>Xiang</b:Last>
            <b:First>Zhongrun</b:First>
          </b:Person>
          <b:Person>
            <b:Last>Enwing</b:Last>
            <b:First>Gregory</b:First>
            <b:Middle>J.</b:Middle>
          </b:Person>
          <b:Person>
            <b:Last>Sermet</b:Last>
            <b:First>Yusuf</b:First>
          </b:Person>
          <b:Person>
            <b:Last>Demir</b:Last>
            <b:First>Ibrahim</b:First>
          </b:Person>
        </b:NameList>
      </b:Author>
    </b:Author>
    <b:RefOrder>43</b:RefOrder>
  </b:Source>
</b:Sources>
</file>

<file path=customXml/itemProps1.xml><?xml version="1.0" encoding="utf-8"?>
<ds:datastoreItem xmlns:ds="http://schemas.openxmlformats.org/officeDocument/2006/customXml" ds:itemID="{70C5AA33-E340-452B-8E68-6D83BD41A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15413</TotalTime>
  <Pages>120</Pages>
  <Words>25715</Words>
  <Characters>146577</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Erazo</dc:creator>
  <cp:keywords/>
  <dc:description/>
  <cp:lastModifiedBy>Carlos Erazo</cp:lastModifiedBy>
  <cp:revision>224</cp:revision>
  <dcterms:created xsi:type="dcterms:W3CDTF">2020-05-23T13:48:00Z</dcterms:created>
  <dcterms:modified xsi:type="dcterms:W3CDTF">2020-08-15T04:08:00Z</dcterms:modified>
</cp:coreProperties>
</file>